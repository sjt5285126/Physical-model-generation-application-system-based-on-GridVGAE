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41A5" w:rsidRDefault="00000000">
      <w:pPr>
        <w:ind w:firstLine="480"/>
        <w:rPr>
          <w:rFonts w:ascii="楷体" w:eastAsia="楷体" w:hAnsi="楷体" w:cs="Times New Roman"/>
        </w:rPr>
      </w:pPr>
      <w:r>
        <w:rPr>
          <w:rFonts w:ascii="楷体" w:eastAsia="楷体" w:hAnsi="楷体" w:cs="Times New Roman" w:hint="eastAsia"/>
        </w:rPr>
        <w:t>分类号：                                             学校代码</w:t>
      </w:r>
      <w:r>
        <w:rPr>
          <w:rFonts w:ascii="楷体" w:eastAsia="楷体" w:hAnsi="楷体" w:cs="Times New Roman"/>
        </w:rPr>
        <w:t>：</w:t>
      </w:r>
      <w:r>
        <w:rPr>
          <w:rFonts w:ascii="楷体" w:eastAsia="楷体" w:hAnsi="楷体" w:cs="Times New Roman" w:hint="eastAsia"/>
        </w:rPr>
        <w:t>10112</w:t>
      </w:r>
    </w:p>
    <w:p w:rsidR="00F041A5" w:rsidRDefault="00000000">
      <w:pPr>
        <w:ind w:firstLineChars="2700" w:firstLine="6480"/>
        <w:rPr>
          <w:rFonts w:ascii="楷体" w:eastAsia="楷体" w:hAnsi="楷体" w:cs="Times New Roman"/>
        </w:rPr>
      </w:pPr>
      <w:r>
        <w:rPr>
          <w:rFonts w:cs="Times New Roman"/>
          <w:noProof/>
          <w:kern w:val="0"/>
        </w:rPr>
        <w:drawing>
          <wp:anchor distT="0" distB="0" distL="114300" distR="114300" simplePos="0" relativeHeight="251682816" behindDoc="0" locked="0" layoutInCell="1" allowOverlap="1">
            <wp:simplePos x="0" y="0"/>
            <wp:positionH relativeFrom="column">
              <wp:posOffset>1172845</wp:posOffset>
            </wp:positionH>
            <wp:positionV relativeFrom="paragraph">
              <wp:posOffset>20955</wp:posOffset>
            </wp:positionV>
            <wp:extent cx="3884295" cy="942975"/>
            <wp:effectExtent l="0" t="0" r="0" b="0"/>
            <wp:wrapNone/>
            <wp:docPr id="1027" name="图片 5"/>
            <wp:cNvGraphicFramePr/>
            <a:graphic xmlns:a="http://schemas.openxmlformats.org/drawingml/2006/main">
              <a:graphicData uri="http://schemas.openxmlformats.org/drawingml/2006/picture">
                <pic:pic xmlns:pic="http://schemas.openxmlformats.org/drawingml/2006/picture">
                  <pic:nvPicPr>
                    <pic:cNvPr id="1027" name="图片 5"/>
                    <pic:cNvPicPr/>
                  </pic:nvPicPr>
                  <pic:blipFill>
                    <a:blip r:embed="rId9" cstate="print">
                      <a:extLst>
                        <a:ext uri="{28A0092B-C50C-407E-A947-70E740481C1C}">
                          <a14:useLocalDpi xmlns:a14="http://schemas.microsoft.com/office/drawing/2010/main" val="0"/>
                        </a:ext>
                      </a:extLst>
                    </a:blip>
                    <a:srcRect t="3478" r="2675" b="10435"/>
                    <a:stretch>
                      <a:fillRect/>
                    </a:stretch>
                  </pic:blipFill>
                  <pic:spPr>
                    <a:xfrm>
                      <a:off x="0" y="0"/>
                      <a:ext cx="3884295" cy="942975"/>
                    </a:xfrm>
                    <a:prstGeom prst="rect">
                      <a:avLst/>
                    </a:prstGeom>
                  </pic:spPr>
                </pic:pic>
              </a:graphicData>
            </a:graphic>
          </wp:anchor>
        </w:drawing>
      </w:r>
      <w:r>
        <w:rPr>
          <w:rFonts w:ascii="楷体" w:eastAsia="楷体" w:hAnsi="楷体" w:cs="Times New Roman"/>
        </w:rPr>
        <w:t>密   级：</w:t>
      </w:r>
    </w:p>
    <w:p w:rsidR="00F041A5" w:rsidRDefault="00F041A5">
      <w:pPr>
        <w:ind w:firstLine="480"/>
        <w:jc w:val="left"/>
        <w:rPr>
          <w:rFonts w:ascii="楷体" w:eastAsia="楷体" w:hAnsi="楷体" w:cs="Times New Roman"/>
        </w:rPr>
      </w:pPr>
    </w:p>
    <w:p w:rsidR="00F041A5" w:rsidRDefault="00F041A5">
      <w:pPr>
        <w:ind w:firstLineChars="600" w:firstLine="1440"/>
        <w:rPr>
          <w:rFonts w:cs="Times New Roman"/>
        </w:rPr>
      </w:pPr>
    </w:p>
    <w:p w:rsidR="00F041A5" w:rsidRDefault="00F041A5">
      <w:pPr>
        <w:spacing w:line="240" w:lineRule="atLeast"/>
        <w:ind w:firstLine="480"/>
        <w:jc w:val="center"/>
        <w:rPr>
          <w:rFonts w:cs="Times New Roman"/>
        </w:rPr>
      </w:pPr>
    </w:p>
    <w:p w:rsidR="00F041A5" w:rsidRDefault="00000000">
      <w:pPr>
        <w:spacing w:line="240" w:lineRule="atLeast"/>
        <w:ind w:firstLine="1611"/>
        <w:jc w:val="center"/>
        <w:rPr>
          <w:rFonts w:ascii="楷体" w:eastAsia="楷体" w:hAnsi="楷体" w:cs="Times New Roman"/>
          <w:b/>
          <w:spacing w:val="-38"/>
          <w:sz w:val="84"/>
          <w:szCs w:val="84"/>
        </w:rPr>
      </w:pPr>
      <w:r>
        <w:rPr>
          <w:rFonts w:ascii="楷体" w:eastAsia="楷体" w:hAnsi="楷体" w:cs="Times New Roman"/>
          <w:b/>
          <w:spacing w:val="-38"/>
          <w:sz w:val="84"/>
          <w:szCs w:val="84"/>
        </w:rPr>
        <w:t>硕 士 学 位 论 文</w:t>
      </w:r>
    </w:p>
    <w:p w:rsidR="00F041A5" w:rsidRDefault="00000000">
      <w:pPr>
        <w:ind w:firstLine="803"/>
        <w:jc w:val="center"/>
        <w:rPr>
          <w:rFonts w:ascii="楷体" w:eastAsia="楷体" w:hAnsi="楷体" w:cs="Times New Roman"/>
          <w:b/>
          <w:sz w:val="40"/>
          <w:szCs w:val="40"/>
        </w:rPr>
      </w:pPr>
      <w:r>
        <w:rPr>
          <w:rFonts w:ascii="楷体" w:eastAsia="楷体" w:hAnsi="楷体" w:cs="Times New Roman"/>
          <w:b/>
          <w:sz w:val="40"/>
          <w:szCs w:val="40"/>
        </w:rPr>
        <w:t>（学 术 学 位）</w:t>
      </w:r>
    </w:p>
    <w:p w:rsidR="00F041A5" w:rsidRDefault="00F041A5">
      <w:pPr>
        <w:pStyle w:val="a5"/>
        <w:spacing w:line="380" w:lineRule="atLeast"/>
        <w:ind w:firstLine="880"/>
        <w:jc w:val="center"/>
        <w:rPr>
          <w:rFonts w:ascii="楷体" w:eastAsia="楷体" w:hAnsi="楷体"/>
          <w:sz w:val="44"/>
          <w:szCs w:val="44"/>
        </w:rPr>
      </w:pPr>
    </w:p>
    <w:p w:rsidR="00F041A5" w:rsidRDefault="00F041A5">
      <w:pPr>
        <w:pStyle w:val="a5"/>
        <w:spacing w:line="380" w:lineRule="atLeast"/>
        <w:ind w:firstLineChars="0" w:firstLine="0"/>
        <w:rPr>
          <w:rFonts w:ascii="楷体" w:eastAsia="楷体" w:hAnsi="楷体"/>
          <w:sz w:val="44"/>
          <w:szCs w:val="44"/>
        </w:rPr>
      </w:pPr>
    </w:p>
    <w:p w:rsidR="00F041A5" w:rsidRDefault="00000000">
      <w:pPr>
        <w:spacing w:line="240" w:lineRule="auto"/>
        <w:ind w:firstLine="883"/>
        <w:jc w:val="center"/>
        <w:rPr>
          <w:rFonts w:ascii="宋体" w:eastAsia="楷体" w:hAnsi="宋体" w:cs="Helvetica"/>
          <w:color w:val="333333"/>
          <w:sz w:val="28"/>
          <w:szCs w:val="28"/>
          <w:shd w:val="clear" w:color="auto" w:fill="FFFFFF"/>
        </w:rPr>
        <w:pPrChange w:id="0" w:author="dell" w:date="2023-02-17T15:44:00Z">
          <w:pPr>
            <w:ind w:firstLine="883"/>
            <w:jc w:val="center"/>
          </w:pPr>
        </w:pPrChange>
      </w:pPr>
      <w:bookmarkStart w:id="1" w:name="_Hlk96674293"/>
      <w:r>
        <w:rPr>
          <w:rFonts w:eastAsia="楷体" w:hint="eastAsia"/>
          <w:b/>
          <w:sz w:val="44"/>
          <w:szCs w:val="44"/>
        </w:rPr>
        <w:t>基于二维</w:t>
      </w:r>
      <w:proofErr w:type="spellStart"/>
      <w:r>
        <w:rPr>
          <w:rFonts w:eastAsia="楷体" w:hint="eastAsia"/>
          <w:b/>
          <w:sz w:val="44"/>
          <w:szCs w:val="44"/>
        </w:rPr>
        <w:t>Ising</w:t>
      </w:r>
      <w:proofErr w:type="spellEnd"/>
      <w:r>
        <w:rPr>
          <w:rFonts w:eastAsia="楷体" w:hint="eastAsia"/>
          <w:b/>
          <w:sz w:val="44"/>
          <w:szCs w:val="44"/>
        </w:rPr>
        <w:t>-XY</w:t>
      </w:r>
      <w:r>
        <w:rPr>
          <w:rFonts w:eastAsia="楷体" w:hint="eastAsia"/>
          <w:b/>
          <w:sz w:val="44"/>
          <w:szCs w:val="44"/>
        </w:rPr>
        <w:t>耦合模型的相变研究</w:t>
      </w:r>
    </w:p>
    <w:bookmarkEnd w:id="1"/>
    <w:p w:rsidR="00F041A5" w:rsidRDefault="00F041A5">
      <w:pPr>
        <w:pStyle w:val="a5"/>
        <w:spacing w:line="380" w:lineRule="atLeast"/>
        <w:ind w:firstLine="482"/>
        <w:rPr>
          <w:rFonts w:ascii="楷体" w:eastAsia="楷体" w:hAnsi="楷体"/>
          <w:b/>
          <w:szCs w:val="24"/>
        </w:rPr>
      </w:pPr>
    </w:p>
    <w:p w:rsidR="00F041A5" w:rsidRDefault="00000000">
      <w:pPr>
        <w:ind w:firstLineChars="575" w:firstLine="1840"/>
        <w:rPr>
          <w:rFonts w:ascii="楷体" w:eastAsia="楷体" w:hAnsi="楷体" w:cs="Times New Roman"/>
          <w:sz w:val="32"/>
          <w:szCs w:val="32"/>
          <w:u w:val="single"/>
        </w:rPr>
      </w:pPr>
      <w:r>
        <w:rPr>
          <w:rFonts w:ascii="楷体" w:eastAsia="楷体" w:hAnsi="楷体" w:cs="Times New Roman" w:hint="eastAsia"/>
          <w:sz w:val="32"/>
          <w:szCs w:val="32"/>
        </w:rPr>
        <w:t xml:space="preserve">姓    </w:t>
      </w:r>
      <w:r>
        <w:rPr>
          <w:rFonts w:ascii="楷体" w:eastAsia="楷体" w:hAnsi="楷体" w:cs="Times New Roman"/>
          <w:sz w:val="32"/>
          <w:szCs w:val="32"/>
        </w:rPr>
        <w:t>名：</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丁利利</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p>
    <w:p w:rsidR="00F041A5" w:rsidRDefault="00000000">
      <w:pPr>
        <w:ind w:firstLineChars="550" w:firstLine="1760"/>
        <w:rPr>
          <w:rFonts w:ascii="楷体" w:eastAsia="楷体" w:hAnsi="楷体" w:cs="Times New Roman"/>
          <w:sz w:val="32"/>
          <w:szCs w:val="32"/>
        </w:rPr>
      </w:pPr>
      <w:r>
        <w:rPr>
          <w:rFonts w:ascii="楷体" w:eastAsia="楷体" w:hAnsi="楷体" w:cs="Times New Roman"/>
          <w:sz w:val="32"/>
          <w:szCs w:val="32"/>
        </w:rPr>
        <w:t>学    号：</w:t>
      </w:r>
      <w:r>
        <w:rPr>
          <w:rFonts w:ascii="楷体" w:eastAsia="楷体" w:hAnsi="楷体" w:cs="Times New Roman"/>
          <w:sz w:val="32"/>
          <w:szCs w:val="32"/>
          <w:u w:val="single"/>
        </w:rPr>
        <w:t xml:space="preserve">      2020511050</w:t>
      </w:r>
      <w:r>
        <w:rPr>
          <w:rFonts w:ascii="楷体" w:eastAsia="楷体" w:hAnsi="楷体" w:cs="Times New Roman"/>
          <w:sz w:val="32"/>
          <w:szCs w:val="32"/>
          <w:u w:val="single"/>
        </w:rPr>
        <w:tab/>
      </w:r>
      <w:r>
        <w:rPr>
          <w:rFonts w:ascii="楷体" w:eastAsia="楷体" w:hAnsi="楷体" w:cs="Times New Roman"/>
          <w:sz w:val="32"/>
          <w:szCs w:val="32"/>
          <w:u w:val="single"/>
        </w:rPr>
        <w:tab/>
        <w:t xml:space="preserve">        </w:t>
      </w:r>
    </w:p>
    <w:p w:rsidR="00F041A5" w:rsidRDefault="00000000">
      <w:pPr>
        <w:ind w:firstLineChars="550" w:firstLine="1760"/>
        <w:rPr>
          <w:rFonts w:ascii="楷体" w:eastAsia="楷体" w:hAnsi="楷体" w:cs="Times New Roman"/>
          <w:sz w:val="32"/>
          <w:szCs w:val="32"/>
        </w:rPr>
      </w:pPr>
      <w:r>
        <w:rPr>
          <w:rFonts w:ascii="楷体" w:eastAsia="楷体" w:hAnsi="楷体" w:cs="Times New Roman" w:hint="eastAsia"/>
          <w:sz w:val="32"/>
          <w:szCs w:val="32"/>
        </w:rPr>
        <w:t>培养单位：</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 xml:space="preserve">物理与光电工程学院 </w:t>
      </w:r>
      <w:r>
        <w:rPr>
          <w:rFonts w:ascii="楷体" w:eastAsia="楷体" w:hAnsi="楷体" w:cs="Times New Roman"/>
          <w:sz w:val="32"/>
          <w:szCs w:val="32"/>
          <w:u w:val="single"/>
        </w:rPr>
        <w:t xml:space="preserve"> </w:t>
      </w:r>
    </w:p>
    <w:p w:rsidR="00F041A5" w:rsidRDefault="00000000">
      <w:pPr>
        <w:tabs>
          <w:tab w:val="left" w:leader="underscore" w:pos="1680"/>
        </w:tabs>
        <w:ind w:firstLineChars="550" w:firstLine="1760"/>
        <w:rPr>
          <w:rFonts w:ascii="楷体" w:eastAsia="楷体" w:hAnsi="楷体" w:cs="Times New Roman"/>
          <w:sz w:val="32"/>
          <w:szCs w:val="32"/>
        </w:rPr>
      </w:pPr>
      <w:r>
        <w:rPr>
          <w:rFonts w:ascii="楷体" w:eastAsia="楷体" w:hAnsi="楷体" w:cs="Times New Roman"/>
          <w:sz w:val="32"/>
          <w:szCs w:val="32"/>
        </w:rPr>
        <w:t>学</w:t>
      </w:r>
      <w:r>
        <w:rPr>
          <w:rFonts w:ascii="楷体" w:eastAsia="楷体" w:hAnsi="楷体" w:cs="Times New Roman" w:hint="eastAsia"/>
          <w:sz w:val="32"/>
          <w:szCs w:val="32"/>
        </w:rPr>
        <w:t xml:space="preserve">    </w:t>
      </w:r>
      <w:r>
        <w:rPr>
          <w:rFonts w:ascii="楷体" w:eastAsia="楷体" w:hAnsi="楷体" w:cs="Times New Roman"/>
          <w:sz w:val="32"/>
          <w:szCs w:val="32"/>
        </w:rPr>
        <w:t>科：</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物理学</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p>
    <w:p w:rsidR="00F041A5" w:rsidRDefault="00000000">
      <w:pPr>
        <w:ind w:firstLineChars="550" w:firstLine="1760"/>
        <w:rPr>
          <w:rFonts w:ascii="楷体" w:eastAsia="楷体" w:hAnsi="楷体" w:cs="Times New Roman"/>
          <w:sz w:val="32"/>
          <w:szCs w:val="32"/>
        </w:rPr>
      </w:pPr>
      <w:r>
        <w:rPr>
          <w:rFonts w:ascii="楷体" w:eastAsia="楷体" w:hAnsi="楷体" w:cs="Times New Roman"/>
          <w:sz w:val="32"/>
          <w:szCs w:val="32"/>
        </w:rPr>
        <w:t>研究方向：</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hint="eastAsia"/>
          <w:sz w:val="32"/>
          <w:szCs w:val="32"/>
          <w:u w:val="single"/>
        </w:rPr>
        <w:t xml:space="preserve">蒙特卡洛方法研究 </w:t>
      </w:r>
    </w:p>
    <w:p w:rsidR="00F041A5" w:rsidRDefault="00000000">
      <w:pPr>
        <w:ind w:firstLineChars="550" w:firstLine="1760"/>
        <w:rPr>
          <w:rFonts w:ascii="楷体" w:eastAsia="楷体" w:hAnsi="楷体" w:cs="Times New Roman"/>
          <w:sz w:val="32"/>
          <w:szCs w:val="32"/>
          <w:u w:val="single"/>
        </w:rPr>
      </w:pPr>
      <w:r>
        <w:rPr>
          <w:rFonts w:ascii="楷体" w:eastAsia="楷体" w:hAnsi="楷体" w:cs="Times New Roman"/>
          <w:sz w:val="32"/>
          <w:szCs w:val="32"/>
        </w:rPr>
        <w:t>指导教师：</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田彦婷</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 xml:space="preserve"> 副教授</w:t>
      </w:r>
      <w:r>
        <w:rPr>
          <w:rFonts w:ascii="楷体" w:eastAsia="楷体" w:hAnsi="楷体" w:cs="Times New Roman"/>
          <w:sz w:val="32"/>
          <w:szCs w:val="32"/>
          <w:u w:val="single"/>
        </w:rPr>
        <w:tab/>
        <w:t xml:space="preserve">   </w:t>
      </w:r>
    </w:p>
    <w:p w:rsidR="00F041A5" w:rsidRDefault="00000000">
      <w:pPr>
        <w:ind w:firstLineChars="550" w:firstLine="1760"/>
        <w:rPr>
          <w:rFonts w:ascii="楷体" w:eastAsia="楷体" w:hAnsi="楷体" w:cs="Times New Roman"/>
          <w:sz w:val="32"/>
          <w:szCs w:val="32"/>
        </w:rPr>
      </w:pPr>
      <w:r>
        <w:rPr>
          <w:rFonts w:ascii="楷体" w:eastAsia="楷体" w:hAnsi="楷体" w:cs="Times New Roman" w:hint="eastAsia"/>
          <w:sz w:val="32"/>
          <w:szCs w:val="32"/>
        </w:rPr>
        <w:t>合作导师：</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ins w:id="2" w:author="dell" w:date="2023-02-17T12:49:00Z">
        <w:r>
          <w:rPr>
            <w:rFonts w:ascii="楷体" w:eastAsia="楷体" w:hAnsi="楷体" w:cs="Times New Roman" w:hint="eastAsia"/>
            <w:sz w:val="32"/>
            <w:szCs w:val="32"/>
            <w:u w:val="single"/>
          </w:rPr>
          <w:t xml:space="preserve"> </w:t>
        </w:r>
      </w:ins>
      <w:r>
        <w:rPr>
          <w:rFonts w:ascii="楷体" w:eastAsia="楷体" w:hAnsi="楷体" w:cs="Times New Roman" w:hint="eastAsia"/>
          <w:sz w:val="32"/>
          <w:szCs w:val="32"/>
          <w:u w:val="single"/>
        </w:rPr>
        <w:t>张万舟</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副教授</w:t>
      </w:r>
      <w:r>
        <w:rPr>
          <w:rFonts w:ascii="楷体" w:eastAsia="楷体" w:hAnsi="楷体" w:cs="Times New Roman"/>
          <w:sz w:val="32"/>
          <w:szCs w:val="32"/>
          <w:u w:val="single"/>
        </w:rPr>
        <w:tab/>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p>
    <w:p w:rsidR="00F041A5" w:rsidRDefault="00000000">
      <w:pPr>
        <w:ind w:firstLineChars="550" w:firstLine="1760"/>
        <w:rPr>
          <w:rFonts w:ascii="楷体" w:eastAsia="楷体" w:hAnsi="楷体" w:cs="Times New Roman"/>
          <w:sz w:val="32"/>
          <w:szCs w:val="32"/>
        </w:rPr>
      </w:pPr>
      <w:r>
        <w:rPr>
          <w:rFonts w:ascii="楷体" w:eastAsia="楷体" w:hAnsi="楷体" w:cs="Times New Roman"/>
          <w:sz w:val="32"/>
          <w:szCs w:val="32"/>
          <w:u w:val="single"/>
        </w:rPr>
        <w:t xml:space="preserve">   </w:t>
      </w:r>
    </w:p>
    <w:p w:rsidR="00F041A5" w:rsidRDefault="00F041A5">
      <w:pPr>
        <w:ind w:firstLine="600"/>
        <w:rPr>
          <w:rFonts w:ascii="楷体" w:eastAsia="楷体" w:hAnsi="楷体" w:cs="Times New Roman"/>
          <w:sz w:val="30"/>
          <w:szCs w:val="30"/>
          <w:u w:val="single"/>
        </w:rPr>
      </w:pPr>
    </w:p>
    <w:p w:rsidR="00F041A5" w:rsidRDefault="00000000">
      <w:pPr>
        <w:ind w:firstLine="640"/>
        <w:jc w:val="center"/>
        <w:rPr>
          <w:rFonts w:ascii="楷体" w:eastAsia="楷体" w:hAnsi="楷体" w:cs="Times New Roman"/>
          <w:sz w:val="32"/>
          <w:szCs w:val="32"/>
        </w:rPr>
      </w:pPr>
      <w:r>
        <w:rPr>
          <w:rFonts w:ascii="楷体" w:eastAsia="楷体" w:hAnsi="楷体" w:cs="Times New Roman" w:hint="eastAsia"/>
          <w:sz w:val="32"/>
          <w:szCs w:val="32"/>
        </w:rPr>
        <w:t xml:space="preserve"> 论文提交</w:t>
      </w:r>
      <w:r>
        <w:rPr>
          <w:rFonts w:ascii="楷体" w:eastAsia="楷体" w:hAnsi="楷体" w:cs="Times New Roman"/>
          <w:sz w:val="32"/>
          <w:szCs w:val="32"/>
        </w:rPr>
        <w:t>日期： 2022 年 11</w:t>
      </w:r>
      <w:r>
        <w:rPr>
          <w:rFonts w:ascii="楷体" w:eastAsia="楷体" w:hAnsi="楷体" w:cs="Times New Roman" w:hint="eastAsia"/>
          <w:sz w:val="32"/>
          <w:szCs w:val="32"/>
        </w:rPr>
        <w:t>月</w:t>
      </w:r>
      <w:r>
        <w:rPr>
          <w:rFonts w:ascii="楷体" w:eastAsia="楷体" w:hAnsi="楷体" w:cs="Times New Roman"/>
          <w:sz w:val="32"/>
          <w:szCs w:val="32"/>
        </w:rPr>
        <w:t xml:space="preserve">  </w:t>
      </w:r>
    </w:p>
    <w:p w:rsidR="00F041A5" w:rsidRDefault="00F041A5">
      <w:pPr>
        <w:ind w:firstLine="640"/>
        <w:rPr>
          <w:rFonts w:ascii="楷体" w:eastAsia="楷体" w:hAnsi="楷体" w:cs="Times New Roman"/>
          <w:sz w:val="32"/>
          <w:szCs w:val="32"/>
        </w:rPr>
        <w:sectPr w:rsidR="00F041A5">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rsidR="00F041A5" w:rsidRDefault="00F041A5">
      <w:pPr>
        <w:spacing w:line="360" w:lineRule="auto"/>
        <w:ind w:firstLine="560"/>
        <w:rPr>
          <w:rFonts w:cs="Times New Roman"/>
          <w:sz w:val="28"/>
          <w:szCs w:val="28"/>
        </w:rPr>
      </w:pPr>
    </w:p>
    <w:p w:rsidR="00F041A5" w:rsidRDefault="00000000">
      <w:pPr>
        <w:spacing w:line="360" w:lineRule="auto"/>
        <w:ind w:firstLine="600"/>
        <w:jc w:val="center"/>
        <w:rPr>
          <w:rFonts w:cs="Times New Roman"/>
          <w:sz w:val="30"/>
          <w:szCs w:val="30"/>
        </w:rPr>
      </w:pPr>
      <w:bookmarkStart w:id="3" w:name="_Hlk126177250"/>
      <w:r>
        <w:rPr>
          <w:rFonts w:cs="Times New Roman" w:hint="eastAsia"/>
          <w:sz w:val="30"/>
          <w:szCs w:val="30"/>
        </w:rPr>
        <w:t xml:space="preserve">A </w:t>
      </w:r>
      <w:r>
        <w:rPr>
          <w:rFonts w:cs="Times New Roman"/>
          <w:sz w:val="30"/>
          <w:szCs w:val="30"/>
        </w:rPr>
        <w:t xml:space="preserve">Dissertation </w:t>
      </w:r>
      <w:r>
        <w:rPr>
          <w:rFonts w:cs="Times New Roman" w:hint="eastAsia"/>
          <w:sz w:val="30"/>
          <w:szCs w:val="30"/>
        </w:rPr>
        <w:t>S</w:t>
      </w:r>
      <w:r>
        <w:rPr>
          <w:rFonts w:cs="Times New Roman"/>
          <w:sz w:val="30"/>
          <w:szCs w:val="30"/>
        </w:rPr>
        <w:t>ubmitted to</w:t>
      </w:r>
    </w:p>
    <w:p w:rsidR="00F041A5" w:rsidRDefault="00000000">
      <w:pPr>
        <w:spacing w:line="360" w:lineRule="auto"/>
        <w:ind w:firstLine="600"/>
        <w:jc w:val="center"/>
        <w:rPr>
          <w:rFonts w:cs="Times New Roman"/>
          <w:sz w:val="30"/>
          <w:szCs w:val="30"/>
        </w:rPr>
      </w:pPr>
      <w:r>
        <w:rPr>
          <w:rFonts w:cs="Times New Roman"/>
          <w:sz w:val="30"/>
          <w:szCs w:val="30"/>
        </w:rPr>
        <w:t>T</w:t>
      </w:r>
      <w:r>
        <w:rPr>
          <w:rFonts w:cs="Times New Roman" w:hint="eastAsia"/>
          <w:sz w:val="30"/>
          <w:szCs w:val="30"/>
        </w:rPr>
        <w:t>aiyuan</w:t>
      </w:r>
      <w:r>
        <w:rPr>
          <w:rFonts w:cs="Times New Roman"/>
          <w:sz w:val="30"/>
          <w:szCs w:val="30"/>
        </w:rPr>
        <w:t xml:space="preserve"> U</w:t>
      </w:r>
      <w:r>
        <w:rPr>
          <w:rFonts w:cs="Times New Roman" w:hint="eastAsia"/>
          <w:sz w:val="30"/>
          <w:szCs w:val="30"/>
        </w:rPr>
        <w:t>niversity</w:t>
      </w:r>
      <w:r>
        <w:rPr>
          <w:rFonts w:cs="Times New Roman"/>
          <w:sz w:val="30"/>
          <w:szCs w:val="30"/>
        </w:rPr>
        <w:t xml:space="preserve"> of T</w:t>
      </w:r>
      <w:r>
        <w:rPr>
          <w:rFonts w:cs="Times New Roman" w:hint="eastAsia"/>
          <w:sz w:val="30"/>
          <w:szCs w:val="30"/>
        </w:rPr>
        <w:t>echnology</w:t>
      </w:r>
    </w:p>
    <w:p w:rsidR="00F041A5" w:rsidRDefault="00000000">
      <w:pPr>
        <w:spacing w:line="360" w:lineRule="auto"/>
        <w:ind w:firstLine="600"/>
        <w:jc w:val="center"/>
        <w:rPr>
          <w:rFonts w:cs="Times New Roman"/>
          <w:sz w:val="30"/>
          <w:szCs w:val="30"/>
        </w:rPr>
      </w:pPr>
      <w:r>
        <w:rPr>
          <w:rFonts w:cs="Times New Roman" w:hint="eastAsia"/>
          <w:sz w:val="30"/>
          <w:szCs w:val="30"/>
        </w:rPr>
        <w:t>In partial fulfillment of the requirement</w:t>
      </w:r>
    </w:p>
    <w:p w:rsidR="00F041A5" w:rsidRDefault="00000000">
      <w:pPr>
        <w:spacing w:line="360" w:lineRule="auto"/>
        <w:ind w:firstLine="600"/>
        <w:jc w:val="center"/>
        <w:rPr>
          <w:rFonts w:cs="Times New Roman"/>
          <w:sz w:val="30"/>
          <w:szCs w:val="30"/>
        </w:rPr>
      </w:pPr>
      <w:r>
        <w:rPr>
          <w:rFonts w:cs="Times New Roman" w:hint="eastAsia"/>
          <w:sz w:val="30"/>
          <w:szCs w:val="30"/>
        </w:rPr>
        <w:t>F</w:t>
      </w:r>
      <w:r>
        <w:rPr>
          <w:rFonts w:cs="Times New Roman"/>
          <w:sz w:val="30"/>
          <w:szCs w:val="30"/>
        </w:rPr>
        <w:t>or the degree of Master</w:t>
      </w:r>
    </w:p>
    <w:bookmarkEnd w:id="3"/>
    <w:p w:rsidR="00F041A5" w:rsidRDefault="00F041A5">
      <w:pPr>
        <w:ind w:firstLine="640"/>
        <w:jc w:val="center"/>
        <w:rPr>
          <w:rFonts w:cs="Times New Roman"/>
          <w:sz w:val="32"/>
        </w:rPr>
      </w:pPr>
    </w:p>
    <w:p w:rsidR="00F041A5" w:rsidRDefault="00000000">
      <w:pPr>
        <w:ind w:firstLine="723"/>
        <w:jc w:val="center"/>
        <w:rPr>
          <w:rFonts w:cs="Times New Roman"/>
          <w:b/>
          <w:bCs/>
          <w:sz w:val="36"/>
          <w:szCs w:val="36"/>
        </w:rPr>
      </w:pPr>
      <w:r>
        <w:rPr>
          <w:rFonts w:cs="Times New Roman"/>
          <w:b/>
          <w:bCs/>
          <w:sz w:val="36"/>
          <w:szCs w:val="36"/>
        </w:rPr>
        <w:t xml:space="preserve">Carlo Method and Machine Learning Study on Phase Transition of Two Dimensional </w:t>
      </w:r>
      <w:proofErr w:type="spellStart"/>
      <w:r>
        <w:rPr>
          <w:rFonts w:cs="Times New Roman"/>
          <w:b/>
          <w:bCs/>
          <w:sz w:val="36"/>
          <w:szCs w:val="36"/>
        </w:rPr>
        <w:t>Ising</w:t>
      </w:r>
      <w:proofErr w:type="spellEnd"/>
      <w:r>
        <w:rPr>
          <w:rFonts w:cs="Times New Roman"/>
          <w:b/>
          <w:bCs/>
          <w:sz w:val="36"/>
          <w:szCs w:val="36"/>
        </w:rPr>
        <w:t xml:space="preserve"> XY Coupling Model</w:t>
      </w:r>
    </w:p>
    <w:p w:rsidR="00F041A5" w:rsidRDefault="00F041A5">
      <w:pPr>
        <w:ind w:firstLine="640"/>
        <w:jc w:val="center"/>
        <w:rPr>
          <w:rFonts w:cs="Times New Roman"/>
          <w:sz w:val="32"/>
        </w:rPr>
      </w:pPr>
    </w:p>
    <w:p w:rsidR="00F041A5" w:rsidRDefault="00F041A5">
      <w:pPr>
        <w:ind w:firstLine="640"/>
        <w:jc w:val="center"/>
        <w:rPr>
          <w:rFonts w:cs="Times New Roman"/>
          <w:sz w:val="32"/>
        </w:rPr>
      </w:pPr>
    </w:p>
    <w:p w:rsidR="00F041A5" w:rsidRDefault="00000000">
      <w:pPr>
        <w:ind w:firstLine="560"/>
        <w:jc w:val="center"/>
        <w:rPr>
          <w:rFonts w:cs="Times New Roman"/>
          <w:sz w:val="28"/>
          <w:szCs w:val="28"/>
        </w:rPr>
      </w:pPr>
      <w:r>
        <w:rPr>
          <w:rFonts w:cs="Times New Roman"/>
          <w:sz w:val="28"/>
          <w:szCs w:val="28"/>
        </w:rPr>
        <w:t>By</w:t>
      </w:r>
    </w:p>
    <w:p w:rsidR="00F041A5" w:rsidRDefault="00000000">
      <w:pPr>
        <w:spacing w:line="360" w:lineRule="auto"/>
        <w:ind w:firstLine="560"/>
        <w:jc w:val="center"/>
        <w:rPr>
          <w:rFonts w:cs="Times New Roman"/>
          <w:sz w:val="28"/>
          <w:szCs w:val="28"/>
        </w:rPr>
      </w:pPr>
      <w:r>
        <w:rPr>
          <w:rFonts w:cs="Times New Roman"/>
          <w:sz w:val="28"/>
          <w:szCs w:val="28"/>
        </w:rPr>
        <w:t xml:space="preserve">    </w:t>
      </w:r>
      <w:r>
        <w:rPr>
          <w:rFonts w:cs="Times New Roman" w:hint="eastAsia"/>
          <w:sz w:val="28"/>
          <w:szCs w:val="28"/>
        </w:rPr>
        <w:t>Lili</w:t>
      </w:r>
      <w:r>
        <w:rPr>
          <w:rFonts w:cs="Times New Roman"/>
          <w:sz w:val="28"/>
          <w:szCs w:val="28"/>
        </w:rPr>
        <w:t xml:space="preserve"> Ding</w:t>
      </w:r>
    </w:p>
    <w:p w:rsidR="00F041A5" w:rsidRDefault="00F041A5">
      <w:pPr>
        <w:ind w:firstLine="640"/>
        <w:jc w:val="center"/>
        <w:rPr>
          <w:rFonts w:cs="Times New Roman"/>
          <w:sz w:val="32"/>
        </w:rPr>
      </w:pPr>
    </w:p>
    <w:p w:rsidR="00F041A5" w:rsidRDefault="00F041A5">
      <w:pPr>
        <w:ind w:firstLine="640"/>
        <w:jc w:val="center"/>
        <w:rPr>
          <w:rFonts w:cs="Times New Roman"/>
          <w:sz w:val="32"/>
        </w:rPr>
      </w:pPr>
    </w:p>
    <w:p w:rsidR="00F041A5" w:rsidRDefault="00F041A5">
      <w:pPr>
        <w:ind w:firstLine="640"/>
        <w:jc w:val="center"/>
        <w:rPr>
          <w:rFonts w:cs="Times New Roman"/>
          <w:sz w:val="32"/>
        </w:rPr>
      </w:pPr>
    </w:p>
    <w:p w:rsidR="00F041A5" w:rsidRDefault="00F041A5">
      <w:pPr>
        <w:ind w:firstLine="640"/>
        <w:jc w:val="center"/>
        <w:rPr>
          <w:rFonts w:cs="Times New Roman"/>
          <w:sz w:val="32"/>
        </w:rPr>
      </w:pPr>
    </w:p>
    <w:p w:rsidR="00F041A5" w:rsidRDefault="00F041A5">
      <w:pPr>
        <w:ind w:firstLine="640"/>
        <w:jc w:val="center"/>
        <w:rPr>
          <w:rFonts w:cs="Times New Roman"/>
          <w:sz w:val="32"/>
        </w:rPr>
      </w:pPr>
    </w:p>
    <w:p w:rsidR="00F041A5" w:rsidRDefault="00000000">
      <w:pPr>
        <w:ind w:firstLine="560"/>
        <w:jc w:val="center"/>
        <w:rPr>
          <w:rFonts w:cs="Times New Roman"/>
          <w:sz w:val="28"/>
          <w:szCs w:val="28"/>
        </w:rPr>
      </w:pPr>
      <w:r>
        <w:rPr>
          <w:rFonts w:cs="Times New Roman" w:hint="eastAsia"/>
          <w:sz w:val="28"/>
          <w:szCs w:val="28"/>
        </w:rPr>
        <w:t xml:space="preserve">College of </w:t>
      </w:r>
      <w:r>
        <w:rPr>
          <w:rFonts w:cs="Times New Roman"/>
          <w:sz w:val="28"/>
          <w:szCs w:val="28"/>
        </w:rPr>
        <w:t>P</w:t>
      </w:r>
      <w:r>
        <w:rPr>
          <w:rFonts w:cs="Times New Roman" w:hint="eastAsia"/>
          <w:sz w:val="28"/>
          <w:szCs w:val="28"/>
        </w:rPr>
        <w:t>h</w:t>
      </w:r>
      <w:r>
        <w:rPr>
          <w:rFonts w:cs="Times New Roman"/>
          <w:sz w:val="28"/>
          <w:szCs w:val="28"/>
        </w:rPr>
        <w:t>ysics</w:t>
      </w:r>
      <w:r>
        <w:rPr>
          <w:rFonts w:cs="Times New Roman" w:hint="eastAsia"/>
          <w:sz w:val="28"/>
          <w:szCs w:val="28"/>
        </w:rPr>
        <w:t xml:space="preserve"> and </w:t>
      </w:r>
      <w:r>
        <w:rPr>
          <w:rFonts w:cs="Times New Roman"/>
          <w:sz w:val="28"/>
          <w:szCs w:val="28"/>
        </w:rPr>
        <w:t>O</w:t>
      </w:r>
      <w:r>
        <w:rPr>
          <w:rFonts w:cs="Times New Roman" w:hint="eastAsia"/>
          <w:sz w:val="28"/>
          <w:szCs w:val="28"/>
        </w:rPr>
        <w:t>p</w:t>
      </w:r>
      <w:r>
        <w:rPr>
          <w:rFonts w:cs="Times New Roman"/>
          <w:sz w:val="28"/>
          <w:szCs w:val="28"/>
        </w:rPr>
        <w:t>toelectronics</w:t>
      </w:r>
    </w:p>
    <w:p w:rsidR="00F041A5" w:rsidRDefault="00000000">
      <w:pPr>
        <w:spacing w:line="360" w:lineRule="auto"/>
        <w:ind w:firstLine="560"/>
        <w:jc w:val="center"/>
        <w:rPr>
          <w:rFonts w:cs="Times New Roman"/>
          <w:sz w:val="28"/>
          <w:szCs w:val="28"/>
        </w:rPr>
      </w:pPr>
      <w:r>
        <w:rPr>
          <w:rFonts w:cs="Times New Roman"/>
          <w:sz w:val="28"/>
          <w:szCs w:val="28"/>
        </w:rPr>
        <w:t xml:space="preserve"> 2022</w:t>
      </w:r>
    </w:p>
    <w:p w:rsidR="00F041A5" w:rsidRDefault="00F041A5">
      <w:pPr>
        <w:ind w:firstLine="600"/>
        <w:rPr>
          <w:rFonts w:eastAsia="黑体" w:cs="Times New Roman"/>
          <w:sz w:val="30"/>
          <w:szCs w:val="30"/>
        </w:rPr>
      </w:pPr>
    </w:p>
    <w:p w:rsidR="00F041A5" w:rsidRDefault="00000000">
      <w:pPr>
        <w:widowControl/>
        <w:ind w:firstLine="600"/>
        <w:jc w:val="left"/>
        <w:rPr>
          <w:rFonts w:eastAsia="黑体" w:cs="Times New Roman"/>
          <w:sz w:val="30"/>
          <w:szCs w:val="30"/>
        </w:rPr>
      </w:pPr>
      <w:r>
        <w:rPr>
          <w:rFonts w:eastAsia="黑体" w:cs="Times New Roman"/>
          <w:sz w:val="30"/>
          <w:szCs w:val="30"/>
        </w:rPr>
        <w:br w:type="page"/>
      </w:r>
    </w:p>
    <w:p w:rsidR="00F041A5" w:rsidRDefault="00F041A5">
      <w:pPr>
        <w:ind w:firstLine="600"/>
        <w:rPr>
          <w:rFonts w:eastAsia="黑体" w:cs="Times New Roman"/>
          <w:sz w:val="30"/>
          <w:szCs w:val="30"/>
        </w:rPr>
        <w:sectPr w:rsidR="00F041A5">
          <w:pgSz w:w="11906" w:h="16838"/>
          <w:pgMar w:top="1440" w:right="1800" w:bottom="1440" w:left="1800" w:header="851" w:footer="992" w:gutter="0"/>
          <w:cols w:space="425"/>
          <w:titlePg/>
          <w:docGrid w:type="lines" w:linePitch="312"/>
        </w:sectPr>
      </w:pPr>
    </w:p>
    <w:p w:rsidR="00F041A5" w:rsidRDefault="00000000">
      <w:pPr>
        <w:pStyle w:val="af6"/>
        <w:ind w:firstLine="640"/>
      </w:pPr>
      <w:bookmarkStart w:id="4" w:name="_Toc29546809"/>
      <w:bookmarkStart w:id="5" w:name="_Toc68972035"/>
      <w:r>
        <w:lastRenderedPageBreak/>
        <w:t>学位论文原创性声明</w:t>
      </w:r>
      <w:bookmarkEnd w:id="4"/>
      <w:bookmarkEnd w:id="5"/>
    </w:p>
    <w:p w:rsidR="00F041A5" w:rsidRDefault="00000000">
      <w:pPr>
        <w:adjustRightInd w:val="0"/>
        <w:snapToGrid w:val="0"/>
        <w:ind w:firstLine="560"/>
        <w:rPr>
          <w:rFonts w:cs="Times New Roman"/>
          <w:sz w:val="28"/>
        </w:rPr>
      </w:pPr>
      <w:r>
        <w:rPr>
          <w:rFonts w:cs="Times New Roman"/>
          <w:sz w:val="28"/>
        </w:rPr>
        <w:t>本人郑重声明：所呈交的学位论文，是本人在导师的指导下，独立进行研究所取得的成果。除文中已经注明引用的内容外，本论文不包含其他个人或集体已发表或撰写过的科研成果。对本文的研究做出贡献的个人和集体，均已在文中以明确方式标明。本声明的法律责任由本人承担。</w:t>
      </w:r>
    </w:p>
    <w:p w:rsidR="00F041A5" w:rsidRDefault="00F041A5">
      <w:pPr>
        <w:adjustRightInd w:val="0"/>
        <w:snapToGrid w:val="0"/>
        <w:ind w:firstLine="560"/>
        <w:rPr>
          <w:rFonts w:cs="Times New Roman"/>
          <w:sz w:val="28"/>
        </w:rPr>
      </w:pPr>
    </w:p>
    <w:p w:rsidR="00F041A5" w:rsidRDefault="00F041A5">
      <w:pPr>
        <w:adjustRightInd w:val="0"/>
        <w:snapToGrid w:val="0"/>
        <w:ind w:firstLine="560"/>
        <w:rPr>
          <w:rFonts w:cs="Times New Roman"/>
          <w:sz w:val="28"/>
        </w:rPr>
      </w:pPr>
    </w:p>
    <w:p w:rsidR="00F041A5" w:rsidRDefault="00000000">
      <w:pPr>
        <w:adjustRightInd w:val="0"/>
        <w:snapToGrid w:val="0"/>
        <w:ind w:firstLine="560"/>
        <w:rPr>
          <w:rFonts w:cs="Times New Roman"/>
          <w:sz w:val="28"/>
        </w:rPr>
      </w:pPr>
      <w:r>
        <w:rPr>
          <w:rFonts w:cs="Times New Roman"/>
          <w:sz w:val="28"/>
        </w:rPr>
        <w:t>论文作者签名：</w:t>
      </w:r>
      <w:r>
        <w:rPr>
          <w:rFonts w:cs="Times New Roman"/>
          <w:sz w:val="28"/>
        </w:rPr>
        <w:t xml:space="preserve">                 </w:t>
      </w:r>
      <w:r>
        <w:rPr>
          <w:rFonts w:cs="Times New Roman" w:hint="eastAsia"/>
          <w:sz w:val="28"/>
        </w:rPr>
        <w:t xml:space="preserve">  </w:t>
      </w:r>
      <w:r>
        <w:rPr>
          <w:rFonts w:cs="Times New Roman"/>
          <w:sz w:val="28"/>
        </w:rPr>
        <w:t>签字日期：</w:t>
      </w:r>
      <w:r>
        <w:rPr>
          <w:rFonts w:cs="Times New Roman"/>
          <w:sz w:val="28"/>
        </w:rPr>
        <w:t xml:space="preserve">   </w:t>
      </w:r>
      <w:r>
        <w:rPr>
          <w:rFonts w:cs="Times New Roman" w:hint="eastAsia"/>
          <w:sz w:val="28"/>
        </w:rPr>
        <w:t xml:space="preserve">  </w:t>
      </w:r>
      <w:r>
        <w:rPr>
          <w:rFonts w:cs="Times New Roman"/>
          <w:sz w:val="28"/>
        </w:rPr>
        <w:t xml:space="preserve"> </w:t>
      </w:r>
      <w:r>
        <w:rPr>
          <w:rFonts w:cs="Times New Roman"/>
          <w:sz w:val="28"/>
        </w:rPr>
        <w:t>年</w:t>
      </w:r>
      <w:r>
        <w:rPr>
          <w:rFonts w:cs="Times New Roman"/>
          <w:sz w:val="28"/>
        </w:rPr>
        <w:t xml:space="preserve"> </w:t>
      </w:r>
      <w:r>
        <w:rPr>
          <w:rFonts w:cs="Times New Roman" w:hint="eastAsia"/>
          <w:sz w:val="28"/>
        </w:rPr>
        <w:t xml:space="preserve"> </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rsidR="00F041A5" w:rsidRDefault="00F041A5">
      <w:pPr>
        <w:adjustRightInd w:val="0"/>
        <w:snapToGrid w:val="0"/>
        <w:ind w:firstLine="560"/>
        <w:rPr>
          <w:rFonts w:cs="Times New Roman"/>
          <w:sz w:val="28"/>
        </w:rPr>
      </w:pPr>
    </w:p>
    <w:p w:rsidR="00F041A5" w:rsidRDefault="00F041A5">
      <w:pPr>
        <w:pStyle w:val="af6"/>
        <w:ind w:firstLine="640"/>
      </w:pPr>
    </w:p>
    <w:p w:rsidR="00F041A5" w:rsidRDefault="00F041A5">
      <w:pPr>
        <w:pStyle w:val="af6"/>
        <w:ind w:firstLine="640"/>
      </w:pPr>
    </w:p>
    <w:p w:rsidR="00F041A5" w:rsidRDefault="00000000">
      <w:pPr>
        <w:pStyle w:val="af6"/>
        <w:ind w:firstLine="640"/>
      </w:pPr>
      <w:bookmarkStart w:id="6" w:name="_Toc29546810"/>
      <w:bookmarkStart w:id="7" w:name="_Toc68972036"/>
      <w:r>
        <w:t>学位论文版权使用授权书</w:t>
      </w:r>
      <w:bookmarkEnd w:id="6"/>
      <w:bookmarkEnd w:id="7"/>
    </w:p>
    <w:p w:rsidR="00F041A5" w:rsidRDefault="00000000">
      <w:pPr>
        <w:adjustRightInd w:val="0"/>
        <w:snapToGrid w:val="0"/>
        <w:ind w:firstLine="560"/>
        <w:rPr>
          <w:rFonts w:cs="Times New Roman"/>
          <w:sz w:val="28"/>
        </w:rPr>
      </w:pPr>
      <w:r>
        <w:rPr>
          <w:rFonts w:cs="Times New Roman"/>
          <w:sz w:val="28"/>
        </w:rPr>
        <w:t>本学位论文作者和指导教师完全了解太原理工大学有关保留、使用学位论文的规定：学校有权保留并向国家有关部门或机构送交学位论文的复印件和电子版；允许本学位论文被查阅和借阅；学校可以将本学位论文的全部或部分内容编入有关数据库进行检索，可以采用影印、缩印或其他复制手段保存和汇编本学位论文。</w:t>
      </w:r>
    </w:p>
    <w:p w:rsidR="00F041A5" w:rsidRDefault="00F041A5">
      <w:pPr>
        <w:adjustRightInd w:val="0"/>
        <w:snapToGrid w:val="0"/>
        <w:ind w:firstLine="560"/>
        <w:rPr>
          <w:rFonts w:cs="Times New Roman"/>
          <w:sz w:val="28"/>
        </w:rPr>
      </w:pPr>
    </w:p>
    <w:p w:rsidR="00F041A5" w:rsidRDefault="00000000">
      <w:pPr>
        <w:adjustRightInd w:val="0"/>
        <w:snapToGrid w:val="0"/>
        <w:ind w:firstLine="560"/>
        <w:rPr>
          <w:rFonts w:cs="Times New Roman"/>
          <w:sz w:val="28"/>
        </w:rPr>
      </w:pPr>
      <w:r>
        <w:rPr>
          <w:rFonts w:cs="Times New Roman"/>
          <w:sz w:val="28"/>
        </w:rPr>
        <w:t>本学位论文属于：保密</w:t>
      </w:r>
      <w:r>
        <w:rPr>
          <w:rFonts w:cs="Times New Roman" w:hint="eastAsia"/>
          <w:sz w:val="28"/>
        </w:rPr>
        <w:t xml:space="preserve"> </w:t>
      </w:r>
      <w:r>
        <w:rPr>
          <w:rFonts w:ascii="宋体" w:hAnsi="宋体" w:cs="Times New Roman" w:hint="eastAsia"/>
          <w:sz w:val="28"/>
        </w:rPr>
        <w:t>□</w:t>
      </w:r>
      <w:r>
        <w:rPr>
          <w:rFonts w:cs="Times New Roman"/>
          <w:sz w:val="28"/>
        </w:rPr>
        <w:t xml:space="preserve">    </w:t>
      </w:r>
      <w:r>
        <w:rPr>
          <w:rFonts w:cs="Times New Roman" w:hint="eastAsia"/>
          <w:sz w:val="28"/>
        </w:rPr>
        <w:t xml:space="preserve"> </w:t>
      </w:r>
      <w:r>
        <w:rPr>
          <w:rFonts w:cs="Times New Roman"/>
          <w:sz w:val="28"/>
        </w:rPr>
        <w:t>在</w:t>
      </w:r>
      <w:r>
        <w:rPr>
          <w:rFonts w:cs="Times New Roman"/>
          <w:sz w:val="28"/>
          <w:u w:val="single"/>
        </w:rPr>
        <w:t xml:space="preserve">      </w:t>
      </w:r>
      <w:r>
        <w:rPr>
          <w:rFonts w:cs="Times New Roman"/>
          <w:sz w:val="28"/>
        </w:rPr>
        <w:t>年解密后适用本授权书</w:t>
      </w:r>
    </w:p>
    <w:p w:rsidR="00F041A5" w:rsidRDefault="00F041A5">
      <w:pPr>
        <w:adjustRightInd w:val="0"/>
        <w:snapToGrid w:val="0"/>
        <w:ind w:firstLine="560"/>
        <w:rPr>
          <w:rFonts w:cs="Times New Roman"/>
          <w:sz w:val="28"/>
        </w:rPr>
      </w:pPr>
    </w:p>
    <w:p w:rsidR="00F041A5" w:rsidRDefault="00000000">
      <w:pPr>
        <w:adjustRightInd w:val="0"/>
        <w:snapToGrid w:val="0"/>
        <w:ind w:firstLine="560"/>
        <w:rPr>
          <w:rFonts w:cs="Times New Roman"/>
          <w:sz w:val="28"/>
        </w:rPr>
      </w:pPr>
      <w:r>
        <w:rPr>
          <w:rFonts w:cs="Times New Roman"/>
          <w:sz w:val="28"/>
        </w:rPr>
        <w:t xml:space="preserve">               </w:t>
      </w:r>
      <w:r>
        <w:rPr>
          <w:rFonts w:cs="Times New Roman"/>
          <w:sz w:val="28"/>
        </w:rPr>
        <w:t>不保密</w:t>
      </w:r>
      <w:r>
        <w:rPr>
          <w:rFonts w:ascii="宋体" w:hAnsi="宋体" w:cs="Times New Roman" w:hint="eastAsia"/>
          <w:sz w:val="28"/>
        </w:rPr>
        <w:t>□</w:t>
      </w:r>
    </w:p>
    <w:p w:rsidR="00F041A5" w:rsidRDefault="00F041A5">
      <w:pPr>
        <w:adjustRightInd w:val="0"/>
        <w:snapToGrid w:val="0"/>
        <w:ind w:firstLine="560"/>
        <w:rPr>
          <w:rFonts w:cs="Times New Roman"/>
          <w:sz w:val="28"/>
        </w:rPr>
      </w:pPr>
    </w:p>
    <w:p w:rsidR="00F041A5" w:rsidRDefault="00F041A5">
      <w:pPr>
        <w:adjustRightInd w:val="0"/>
        <w:snapToGrid w:val="0"/>
        <w:ind w:firstLine="560"/>
        <w:rPr>
          <w:rFonts w:cs="Times New Roman"/>
          <w:sz w:val="28"/>
        </w:rPr>
      </w:pPr>
    </w:p>
    <w:p w:rsidR="00F041A5" w:rsidRDefault="00000000">
      <w:pPr>
        <w:adjustRightInd w:val="0"/>
        <w:snapToGrid w:val="0"/>
        <w:ind w:firstLine="560"/>
        <w:rPr>
          <w:rFonts w:cs="Times New Roman"/>
          <w:sz w:val="28"/>
        </w:rPr>
      </w:pPr>
      <w:r>
        <w:rPr>
          <w:rFonts w:cs="Times New Roman"/>
          <w:sz w:val="28"/>
        </w:rPr>
        <w:t>论文作者签名：</w:t>
      </w:r>
      <w:r>
        <w:rPr>
          <w:rFonts w:cs="Times New Roman"/>
          <w:sz w:val="28"/>
        </w:rPr>
        <w:t xml:space="preserve">                    </w:t>
      </w:r>
      <w:r>
        <w:rPr>
          <w:rFonts w:cs="Times New Roman" w:hint="eastAsia"/>
          <w:sz w:val="28"/>
        </w:rPr>
        <w:t xml:space="preserve"> </w:t>
      </w:r>
      <w:r>
        <w:rPr>
          <w:rFonts w:cs="Times New Roman"/>
          <w:sz w:val="28"/>
        </w:rPr>
        <w:t>导师签名：</w:t>
      </w:r>
    </w:p>
    <w:p w:rsidR="00F041A5" w:rsidRDefault="00F041A5">
      <w:pPr>
        <w:adjustRightInd w:val="0"/>
        <w:snapToGrid w:val="0"/>
        <w:ind w:firstLine="560"/>
        <w:rPr>
          <w:rFonts w:cs="Times New Roman"/>
          <w:sz w:val="28"/>
        </w:rPr>
      </w:pPr>
    </w:p>
    <w:p w:rsidR="00F041A5" w:rsidRDefault="00000000">
      <w:pPr>
        <w:adjustRightInd w:val="0"/>
        <w:snapToGrid w:val="0"/>
        <w:ind w:firstLine="560"/>
        <w:rPr>
          <w:rFonts w:cs="Times New Roman"/>
          <w:sz w:val="28"/>
        </w:rPr>
      </w:pPr>
      <w:r>
        <w:rPr>
          <w:rFonts w:cs="Times New Roman"/>
          <w:sz w:val="28"/>
        </w:rPr>
        <w:t>签字日期：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r>
        <w:rPr>
          <w:rFonts w:cs="Times New Roman"/>
          <w:sz w:val="28"/>
        </w:rPr>
        <w:t xml:space="preserve">         </w:t>
      </w:r>
      <w:r>
        <w:rPr>
          <w:rFonts w:cs="Times New Roman"/>
          <w:sz w:val="28"/>
        </w:rPr>
        <w:t>签字日期：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rsidR="00F041A5" w:rsidRDefault="00000000">
      <w:pPr>
        <w:widowControl/>
        <w:ind w:firstLine="560"/>
        <w:jc w:val="left"/>
        <w:rPr>
          <w:rFonts w:cs="Times New Roman"/>
          <w:sz w:val="28"/>
        </w:rPr>
      </w:pPr>
      <w:r>
        <w:rPr>
          <w:rFonts w:cs="Times New Roman"/>
          <w:sz w:val="28"/>
        </w:rPr>
        <w:br w:type="page"/>
      </w:r>
    </w:p>
    <w:p w:rsidR="00F041A5" w:rsidRDefault="00F041A5">
      <w:pPr>
        <w:adjustRightInd w:val="0"/>
        <w:snapToGrid w:val="0"/>
        <w:ind w:firstLine="560"/>
        <w:rPr>
          <w:rFonts w:cs="Times New Roman"/>
          <w:sz w:val="28"/>
        </w:rPr>
      </w:pPr>
    </w:p>
    <w:p w:rsidR="00F041A5" w:rsidRDefault="00000000">
      <w:pPr>
        <w:widowControl/>
        <w:ind w:firstLine="560"/>
        <w:jc w:val="left"/>
        <w:rPr>
          <w:rFonts w:cs="Times New Roman"/>
          <w:sz w:val="28"/>
        </w:rPr>
      </w:pPr>
      <w:r>
        <w:rPr>
          <w:rFonts w:cs="Times New Roman"/>
          <w:sz w:val="28"/>
        </w:rPr>
        <w:br w:type="page"/>
      </w:r>
    </w:p>
    <w:p w:rsidR="00F041A5" w:rsidRDefault="00F041A5">
      <w:pPr>
        <w:adjustRightInd w:val="0"/>
        <w:snapToGrid w:val="0"/>
        <w:ind w:firstLine="560"/>
        <w:rPr>
          <w:rFonts w:cs="Times New Roman"/>
          <w:sz w:val="28"/>
        </w:rPr>
        <w:sectPr w:rsidR="00F041A5">
          <w:pgSz w:w="11906" w:h="16838"/>
          <w:pgMar w:top="1440" w:right="1134" w:bottom="1440" w:left="1701" w:header="851" w:footer="992" w:gutter="0"/>
          <w:cols w:space="425"/>
          <w:docGrid w:type="lines" w:linePitch="312"/>
        </w:sectPr>
      </w:pPr>
    </w:p>
    <w:p w:rsidR="00F041A5" w:rsidRDefault="00000000">
      <w:pPr>
        <w:pStyle w:val="af6"/>
        <w:ind w:firstLine="640"/>
      </w:pPr>
      <w:r>
        <w:lastRenderedPageBreak/>
        <w:t>学位论文答辩信息表</w:t>
      </w:r>
    </w:p>
    <w:tbl>
      <w:tblPr>
        <w:tblStyle w:val="af2"/>
        <w:tblW w:w="8931" w:type="dxa"/>
        <w:tblLayout w:type="fixed"/>
        <w:tblLook w:val="04A0" w:firstRow="1" w:lastRow="0" w:firstColumn="1" w:lastColumn="0" w:noHBand="0" w:noVBand="1"/>
      </w:tblPr>
      <w:tblGrid>
        <w:gridCol w:w="1560"/>
        <w:gridCol w:w="283"/>
        <w:gridCol w:w="1418"/>
        <w:gridCol w:w="1417"/>
        <w:gridCol w:w="1843"/>
        <w:gridCol w:w="2410"/>
      </w:tblGrid>
      <w:tr w:rsidR="00F041A5">
        <w:tc>
          <w:tcPr>
            <w:tcW w:w="1843" w:type="dxa"/>
            <w:gridSpan w:val="2"/>
          </w:tcPr>
          <w:p w:rsidR="00F041A5" w:rsidRDefault="00000000">
            <w:pPr>
              <w:spacing w:before="120"/>
              <w:ind w:firstLine="560"/>
              <w:jc w:val="center"/>
              <w:rPr>
                <w:rFonts w:cs="Times New Roman"/>
                <w:sz w:val="28"/>
                <w:szCs w:val="28"/>
              </w:rPr>
            </w:pPr>
            <w:r>
              <w:rPr>
                <w:rFonts w:cs="Times New Roman"/>
                <w:sz w:val="28"/>
                <w:szCs w:val="28"/>
              </w:rPr>
              <w:t>论文题目</w:t>
            </w:r>
          </w:p>
        </w:tc>
        <w:tc>
          <w:tcPr>
            <w:tcW w:w="7088" w:type="dxa"/>
            <w:gridSpan w:val="4"/>
          </w:tcPr>
          <w:p w:rsidR="00F041A5" w:rsidRDefault="00000000">
            <w:pPr>
              <w:ind w:firstLine="560"/>
              <w:jc w:val="center"/>
              <w:rPr>
                <w:rFonts w:ascii="宋体" w:hAnsi="宋体" w:cs="Helvetica"/>
                <w:color w:val="333333"/>
                <w:sz w:val="28"/>
                <w:szCs w:val="28"/>
                <w:shd w:val="clear" w:color="auto" w:fill="FFFFFF"/>
              </w:rPr>
            </w:pPr>
            <w:r>
              <w:rPr>
                <w:rFonts w:ascii="宋体" w:hAnsi="宋体" w:cs="Helvetica" w:hint="eastAsia"/>
                <w:color w:val="333333"/>
                <w:sz w:val="28"/>
                <w:szCs w:val="28"/>
                <w:shd w:val="clear" w:color="auto" w:fill="FFFFFF"/>
              </w:rPr>
              <w:t>蒙特卡罗和机器学习方法研究二维</w:t>
            </w:r>
            <w:proofErr w:type="spellStart"/>
            <w:r>
              <w:rPr>
                <w:rFonts w:ascii="宋体" w:hAnsi="宋体" w:cs="Helvetica" w:hint="eastAsia"/>
                <w:color w:val="333333"/>
                <w:sz w:val="28"/>
                <w:szCs w:val="28"/>
                <w:shd w:val="clear" w:color="auto" w:fill="FFFFFF"/>
              </w:rPr>
              <w:t>Ising</w:t>
            </w:r>
            <w:proofErr w:type="spellEnd"/>
            <w:r>
              <w:rPr>
                <w:rFonts w:ascii="宋体" w:hAnsi="宋体" w:cs="Helvetica" w:hint="eastAsia"/>
                <w:color w:val="333333"/>
                <w:sz w:val="28"/>
                <w:szCs w:val="28"/>
                <w:shd w:val="clear" w:color="auto" w:fill="FFFFFF"/>
              </w:rPr>
              <w:t>-XY耦合模型的相变</w:t>
            </w:r>
          </w:p>
        </w:tc>
      </w:tr>
      <w:tr w:rsidR="00F041A5">
        <w:tc>
          <w:tcPr>
            <w:tcW w:w="1843" w:type="dxa"/>
            <w:gridSpan w:val="2"/>
          </w:tcPr>
          <w:p w:rsidR="00F041A5" w:rsidRDefault="00000000">
            <w:pPr>
              <w:spacing w:before="120"/>
              <w:ind w:firstLine="560"/>
              <w:jc w:val="center"/>
              <w:rPr>
                <w:rFonts w:cs="Times New Roman"/>
                <w:sz w:val="28"/>
                <w:szCs w:val="28"/>
              </w:rPr>
            </w:pPr>
            <w:r>
              <w:rPr>
                <w:rFonts w:cs="Times New Roman"/>
                <w:sz w:val="28"/>
                <w:szCs w:val="28"/>
              </w:rPr>
              <w:t>答辩日期</w:t>
            </w:r>
          </w:p>
        </w:tc>
        <w:tc>
          <w:tcPr>
            <w:tcW w:w="2835" w:type="dxa"/>
            <w:gridSpan w:val="2"/>
          </w:tcPr>
          <w:p w:rsidR="00F041A5" w:rsidRDefault="00F041A5">
            <w:pPr>
              <w:spacing w:before="120"/>
              <w:ind w:firstLine="560"/>
              <w:jc w:val="center"/>
              <w:rPr>
                <w:rFonts w:cs="Times New Roman"/>
                <w:sz w:val="28"/>
                <w:szCs w:val="28"/>
              </w:rPr>
            </w:pPr>
          </w:p>
        </w:tc>
        <w:tc>
          <w:tcPr>
            <w:tcW w:w="1843" w:type="dxa"/>
          </w:tcPr>
          <w:p w:rsidR="00F041A5" w:rsidRDefault="00000000">
            <w:pPr>
              <w:spacing w:before="120"/>
              <w:ind w:firstLine="560"/>
              <w:jc w:val="center"/>
              <w:rPr>
                <w:rFonts w:cs="Times New Roman"/>
                <w:color w:val="FF0000"/>
                <w:sz w:val="28"/>
                <w:szCs w:val="28"/>
              </w:rPr>
            </w:pPr>
            <w:r>
              <w:rPr>
                <w:rFonts w:cs="Times New Roman"/>
                <w:sz w:val="28"/>
                <w:szCs w:val="28"/>
              </w:rPr>
              <w:t>答辩秘书</w:t>
            </w:r>
          </w:p>
        </w:tc>
        <w:tc>
          <w:tcPr>
            <w:tcW w:w="2410" w:type="dxa"/>
          </w:tcPr>
          <w:p w:rsidR="00F041A5" w:rsidRDefault="00F041A5">
            <w:pPr>
              <w:spacing w:before="120"/>
              <w:ind w:firstLine="560"/>
              <w:jc w:val="center"/>
              <w:rPr>
                <w:rFonts w:cs="Times New Roman"/>
                <w:sz w:val="28"/>
                <w:szCs w:val="28"/>
              </w:rPr>
            </w:pPr>
          </w:p>
        </w:tc>
      </w:tr>
      <w:tr w:rsidR="00F041A5">
        <w:tc>
          <w:tcPr>
            <w:tcW w:w="8931" w:type="dxa"/>
            <w:gridSpan w:val="6"/>
          </w:tcPr>
          <w:p w:rsidR="00F041A5" w:rsidRDefault="00000000">
            <w:pPr>
              <w:spacing w:before="120"/>
              <w:ind w:firstLine="560"/>
              <w:jc w:val="center"/>
              <w:rPr>
                <w:rFonts w:cs="Times New Roman"/>
                <w:sz w:val="28"/>
                <w:szCs w:val="28"/>
              </w:rPr>
            </w:pPr>
            <w:r>
              <w:rPr>
                <w:rFonts w:cs="Times New Roman"/>
                <w:sz w:val="28"/>
                <w:szCs w:val="28"/>
              </w:rPr>
              <w:t>学位论文答辩委员会成员</w:t>
            </w:r>
          </w:p>
        </w:tc>
      </w:tr>
      <w:tr w:rsidR="00F041A5">
        <w:tc>
          <w:tcPr>
            <w:tcW w:w="1560" w:type="dxa"/>
          </w:tcPr>
          <w:p w:rsidR="00F041A5" w:rsidRDefault="00000000">
            <w:pPr>
              <w:spacing w:before="120"/>
              <w:ind w:firstLine="560"/>
              <w:jc w:val="center"/>
              <w:rPr>
                <w:rFonts w:cs="Times New Roman"/>
                <w:sz w:val="28"/>
                <w:szCs w:val="28"/>
              </w:rPr>
            </w:pPr>
            <w:r>
              <w:rPr>
                <w:rFonts w:cs="Times New Roman"/>
                <w:sz w:val="28"/>
                <w:szCs w:val="28"/>
              </w:rPr>
              <w:t>姓名</w:t>
            </w:r>
          </w:p>
        </w:tc>
        <w:tc>
          <w:tcPr>
            <w:tcW w:w="1701" w:type="dxa"/>
            <w:gridSpan w:val="2"/>
          </w:tcPr>
          <w:p w:rsidR="00F041A5" w:rsidRDefault="00000000">
            <w:pPr>
              <w:spacing w:before="120"/>
              <w:ind w:firstLine="560"/>
              <w:jc w:val="center"/>
              <w:rPr>
                <w:rFonts w:cs="Times New Roman"/>
                <w:sz w:val="28"/>
                <w:szCs w:val="28"/>
              </w:rPr>
            </w:pPr>
            <w:r>
              <w:rPr>
                <w:rFonts w:cs="Times New Roman"/>
                <w:sz w:val="28"/>
                <w:szCs w:val="28"/>
              </w:rPr>
              <w:t>职称</w:t>
            </w:r>
          </w:p>
        </w:tc>
        <w:tc>
          <w:tcPr>
            <w:tcW w:w="3260" w:type="dxa"/>
            <w:gridSpan w:val="2"/>
          </w:tcPr>
          <w:p w:rsidR="00F041A5" w:rsidRDefault="00000000">
            <w:pPr>
              <w:spacing w:before="120"/>
              <w:ind w:firstLine="560"/>
              <w:jc w:val="center"/>
              <w:rPr>
                <w:rFonts w:cs="Times New Roman"/>
                <w:sz w:val="28"/>
                <w:szCs w:val="28"/>
              </w:rPr>
            </w:pPr>
            <w:r>
              <w:rPr>
                <w:rFonts w:cs="Times New Roman"/>
                <w:sz w:val="28"/>
                <w:szCs w:val="28"/>
              </w:rPr>
              <w:t>工作单位</w:t>
            </w:r>
          </w:p>
        </w:tc>
        <w:tc>
          <w:tcPr>
            <w:tcW w:w="2410" w:type="dxa"/>
          </w:tcPr>
          <w:p w:rsidR="00F041A5" w:rsidRDefault="00000000">
            <w:pPr>
              <w:spacing w:before="120"/>
              <w:ind w:firstLine="560"/>
              <w:jc w:val="center"/>
              <w:rPr>
                <w:rFonts w:cs="Times New Roman"/>
                <w:sz w:val="28"/>
                <w:szCs w:val="28"/>
              </w:rPr>
            </w:pPr>
            <w:r>
              <w:rPr>
                <w:rFonts w:cs="Times New Roman" w:hint="eastAsia"/>
                <w:sz w:val="28"/>
                <w:szCs w:val="28"/>
              </w:rPr>
              <w:t>备注</w:t>
            </w:r>
          </w:p>
        </w:tc>
      </w:tr>
      <w:tr w:rsidR="00F041A5">
        <w:tc>
          <w:tcPr>
            <w:tcW w:w="1560" w:type="dxa"/>
          </w:tcPr>
          <w:p w:rsidR="00F041A5" w:rsidRDefault="00F041A5">
            <w:pPr>
              <w:spacing w:before="120"/>
              <w:ind w:firstLine="560"/>
              <w:jc w:val="center"/>
              <w:rPr>
                <w:rFonts w:cs="Times New Roman"/>
                <w:sz w:val="28"/>
                <w:szCs w:val="28"/>
              </w:rPr>
            </w:pPr>
          </w:p>
        </w:tc>
        <w:tc>
          <w:tcPr>
            <w:tcW w:w="1701" w:type="dxa"/>
            <w:gridSpan w:val="2"/>
          </w:tcPr>
          <w:p w:rsidR="00F041A5" w:rsidRDefault="00F041A5">
            <w:pPr>
              <w:spacing w:before="120"/>
              <w:ind w:firstLine="560"/>
              <w:jc w:val="center"/>
              <w:rPr>
                <w:rFonts w:cs="Times New Roman"/>
                <w:sz w:val="28"/>
                <w:szCs w:val="28"/>
              </w:rPr>
            </w:pPr>
          </w:p>
        </w:tc>
        <w:tc>
          <w:tcPr>
            <w:tcW w:w="3260" w:type="dxa"/>
            <w:gridSpan w:val="2"/>
          </w:tcPr>
          <w:p w:rsidR="00F041A5" w:rsidRDefault="00F041A5">
            <w:pPr>
              <w:spacing w:before="120"/>
              <w:ind w:firstLine="560"/>
              <w:jc w:val="center"/>
              <w:rPr>
                <w:rFonts w:cs="Times New Roman"/>
                <w:sz w:val="28"/>
                <w:szCs w:val="28"/>
              </w:rPr>
            </w:pPr>
          </w:p>
        </w:tc>
        <w:tc>
          <w:tcPr>
            <w:tcW w:w="2410" w:type="dxa"/>
          </w:tcPr>
          <w:p w:rsidR="00F041A5" w:rsidRDefault="00F041A5">
            <w:pPr>
              <w:spacing w:before="120"/>
              <w:ind w:firstLine="560"/>
              <w:jc w:val="center"/>
              <w:rPr>
                <w:rFonts w:cs="Times New Roman"/>
                <w:sz w:val="28"/>
                <w:szCs w:val="28"/>
              </w:rPr>
            </w:pPr>
          </w:p>
        </w:tc>
      </w:tr>
      <w:tr w:rsidR="00F041A5">
        <w:tc>
          <w:tcPr>
            <w:tcW w:w="1560" w:type="dxa"/>
          </w:tcPr>
          <w:p w:rsidR="00F041A5" w:rsidRDefault="00F041A5">
            <w:pPr>
              <w:spacing w:before="120"/>
              <w:ind w:firstLine="560"/>
              <w:jc w:val="center"/>
              <w:rPr>
                <w:rFonts w:cs="Times New Roman"/>
                <w:sz w:val="28"/>
                <w:szCs w:val="28"/>
              </w:rPr>
            </w:pPr>
          </w:p>
        </w:tc>
        <w:tc>
          <w:tcPr>
            <w:tcW w:w="1701" w:type="dxa"/>
            <w:gridSpan w:val="2"/>
          </w:tcPr>
          <w:p w:rsidR="00F041A5" w:rsidRDefault="00F041A5">
            <w:pPr>
              <w:spacing w:before="120"/>
              <w:ind w:firstLine="560"/>
              <w:jc w:val="center"/>
              <w:rPr>
                <w:rFonts w:cs="Times New Roman"/>
                <w:sz w:val="28"/>
                <w:szCs w:val="28"/>
              </w:rPr>
            </w:pPr>
          </w:p>
        </w:tc>
        <w:tc>
          <w:tcPr>
            <w:tcW w:w="3260" w:type="dxa"/>
            <w:gridSpan w:val="2"/>
          </w:tcPr>
          <w:p w:rsidR="00F041A5" w:rsidRDefault="00F041A5">
            <w:pPr>
              <w:spacing w:before="120"/>
              <w:ind w:firstLine="560"/>
              <w:jc w:val="center"/>
              <w:rPr>
                <w:rFonts w:cs="Times New Roman"/>
                <w:sz w:val="28"/>
                <w:szCs w:val="28"/>
              </w:rPr>
            </w:pPr>
          </w:p>
        </w:tc>
        <w:tc>
          <w:tcPr>
            <w:tcW w:w="2410" w:type="dxa"/>
          </w:tcPr>
          <w:p w:rsidR="00F041A5" w:rsidRDefault="00F041A5">
            <w:pPr>
              <w:spacing w:before="120"/>
              <w:ind w:firstLine="560"/>
              <w:jc w:val="center"/>
              <w:rPr>
                <w:rFonts w:cs="Times New Roman"/>
                <w:sz w:val="28"/>
                <w:szCs w:val="28"/>
              </w:rPr>
            </w:pPr>
          </w:p>
        </w:tc>
      </w:tr>
      <w:tr w:rsidR="00F041A5">
        <w:tc>
          <w:tcPr>
            <w:tcW w:w="1560" w:type="dxa"/>
          </w:tcPr>
          <w:p w:rsidR="00F041A5" w:rsidRDefault="00F041A5">
            <w:pPr>
              <w:spacing w:before="120"/>
              <w:ind w:firstLine="560"/>
              <w:jc w:val="center"/>
              <w:rPr>
                <w:rFonts w:cs="Times New Roman"/>
                <w:sz w:val="28"/>
                <w:szCs w:val="28"/>
              </w:rPr>
            </w:pPr>
          </w:p>
        </w:tc>
        <w:tc>
          <w:tcPr>
            <w:tcW w:w="1701" w:type="dxa"/>
            <w:gridSpan w:val="2"/>
          </w:tcPr>
          <w:p w:rsidR="00F041A5" w:rsidRDefault="00F041A5">
            <w:pPr>
              <w:spacing w:before="120"/>
              <w:ind w:firstLine="560"/>
              <w:jc w:val="center"/>
              <w:rPr>
                <w:rFonts w:cs="Times New Roman"/>
                <w:sz w:val="28"/>
                <w:szCs w:val="28"/>
              </w:rPr>
            </w:pPr>
          </w:p>
        </w:tc>
        <w:tc>
          <w:tcPr>
            <w:tcW w:w="3260" w:type="dxa"/>
            <w:gridSpan w:val="2"/>
          </w:tcPr>
          <w:p w:rsidR="00F041A5" w:rsidRDefault="00F041A5">
            <w:pPr>
              <w:spacing w:before="120"/>
              <w:ind w:firstLine="560"/>
              <w:jc w:val="center"/>
              <w:rPr>
                <w:rFonts w:cs="Times New Roman"/>
                <w:sz w:val="28"/>
                <w:szCs w:val="28"/>
              </w:rPr>
            </w:pPr>
          </w:p>
        </w:tc>
        <w:tc>
          <w:tcPr>
            <w:tcW w:w="2410" w:type="dxa"/>
          </w:tcPr>
          <w:p w:rsidR="00F041A5" w:rsidRDefault="00F041A5">
            <w:pPr>
              <w:spacing w:before="120"/>
              <w:ind w:firstLine="560"/>
              <w:jc w:val="center"/>
              <w:rPr>
                <w:rFonts w:cs="Times New Roman"/>
                <w:sz w:val="28"/>
                <w:szCs w:val="28"/>
              </w:rPr>
            </w:pPr>
          </w:p>
        </w:tc>
      </w:tr>
    </w:tbl>
    <w:p w:rsidR="00F041A5" w:rsidRDefault="00F041A5">
      <w:pPr>
        <w:pStyle w:val="af6"/>
        <w:ind w:firstLine="640"/>
      </w:pPr>
    </w:p>
    <w:p w:rsidR="00F041A5" w:rsidRDefault="00F041A5">
      <w:pPr>
        <w:ind w:firstLine="560"/>
        <w:jc w:val="left"/>
        <w:rPr>
          <w:rFonts w:cs="Times New Roman"/>
          <w:sz w:val="28"/>
          <w:szCs w:val="28"/>
        </w:rPr>
      </w:pPr>
    </w:p>
    <w:p w:rsidR="00F041A5" w:rsidRDefault="00000000">
      <w:pPr>
        <w:widowControl/>
        <w:ind w:firstLine="560"/>
        <w:jc w:val="left"/>
        <w:rPr>
          <w:rFonts w:cs="Times New Roman"/>
          <w:sz w:val="28"/>
          <w:szCs w:val="28"/>
        </w:rPr>
      </w:pPr>
      <w:r>
        <w:rPr>
          <w:rFonts w:cs="Times New Roman"/>
          <w:sz w:val="28"/>
          <w:szCs w:val="28"/>
        </w:rPr>
        <w:br w:type="page"/>
      </w:r>
    </w:p>
    <w:p w:rsidR="00F041A5" w:rsidRDefault="00F041A5">
      <w:pPr>
        <w:ind w:firstLine="560"/>
        <w:jc w:val="left"/>
        <w:rPr>
          <w:rFonts w:cs="Times New Roman"/>
          <w:sz w:val="28"/>
          <w:szCs w:val="28"/>
        </w:rPr>
      </w:pPr>
    </w:p>
    <w:p w:rsidR="00F041A5" w:rsidRDefault="00000000">
      <w:pPr>
        <w:widowControl/>
        <w:ind w:firstLine="560"/>
        <w:jc w:val="left"/>
        <w:rPr>
          <w:rFonts w:cs="Times New Roman"/>
          <w:sz w:val="28"/>
          <w:szCs w:val="28"/>
        </w:rPr>
      </w:pPr>
      <w:r>
        <w:rPr>
          <w:rFonts w:cs="Times New Roman"/>
          <w:sz w:val="28"/>
          <w:szCs w:val="28"/>
        </w:rPr>
        <w:br w:type="page"/>
      </w:r>
    </w:p>
    <w:p w:rsidR="00F041A5" w:rsidRDefault="00F041A5">
      <w:pPr>
        <w:ind w:firstLine="560"/>
        <w:jc w:val="left"/>
        <w:rPr>
          <w:rFonts w:cs="Times New Roman"/>
          <w:sz w:val="28"/>
          <w:szCs w:val="28"/>
        </w:rPr>
        <w:sectPr w:rsidR="00F041A5">
          <w:pgSz w:w="11906" w:h="16838"/>
          <w:pgMar w:top="1440" w:right="1134" w:bottom="1440" w:left="1701" w:header="851" w:footer="992" w:gutter="0"/>
          <w:cols w:space="425"/>
          <w:docGrid w:type="lines" w:linePitch="312"/>
        </w:sectPr>
      </w:pPr>
    </w:p>
    <w:p w:rsidR="00F041A5" w:rsidRDefault="00000000">
      <w:pPr>
        <w:pStyle w:val="1"/>
        <w:spacing w:line="240" w:lineRule="auto"/>
        <w:ind w:firstLine="640"/>
        <w:rPr>
          <w:rFonts w:ascii="黑体" w:hAnsi="黑体"/>
          <w:bCs w:val="0"/>
          <w:kern w:val="2"/>
          <w:szCs w:val="32"/>
        </w:rPr>
      </w:pPr>
      <w:bookmarkStart w:id="8" w:name="_Toc126178578"/>
      <w:bookmarkStart w:id="9" w:name="_Toc128817003"/>
      <w:r>
        <w:rPr>
          <w:rFonts w:ascii="黑体" w:hAnsi="黑体"/>
          <w:bCs w:val="0"/>
          <w:kern w:val="2"/>
          <w:szCs w:val="32"/>
        </w:rPr>
        <w:lastRenderedPageBreak/>
        <w:t>摘  要</w:t>
      </w:r>
      <w:bookmarkEnd w:id="8"/>
      <w:bookmarkEnd w:id="9"/>
    </w:p>
    <w:p w:rsidR="00F041A5" w:rsidRDefault="00000000">
      <w:pPr>
        <w:ind w:firstLine="480"/>
        <w:rPr>
          <w:rFonts w:eastAsiaTheme="minorEastAsia"/>
        </w:rPr>
      </w:pPr>
      <w:r>
        <w:rPr>
          <w:rFonts w:hint="eastAsia"/>
        </w:rPr>
        <w:t>相变是</w:t>
      </w:r>
      <w:r>
        <w:t>自然界广泛存在的一类突变现象</w:t>
      </w:r>
      <w:r>
        <w:rPr>
          <w:rFonts w:hint="eastAsia"/>
        </w:rPr>
        <w:t>，相变理论是</w:t>
      </w:r>
      <w:r>
        <w:t>统计物理领域里一项长期且重要的</w:t>
      </w:r>
      <w:r>
        <w:rPr>
          <w:rFonts w:hint="eastAsia"/>
        </w:rPr>
        <w:t>研究内容，</w:t>
      </w:r>
      <w:proofErr w:type="spellStart"/>
      <w:r>
        <w:rPr>
          <w:rFonts w:hint="eastAsia"/>
        </w:rPr>
        <w:t>Ising</w:t>
      </w:r>
      <w:proofErr w:type="spellEnd"/>
      <w:r>
        <w:rPr>
          <w:rFonts w:hint="eastAsia"/>
        </w:rPr>
        <w:t>模型和</w:t>
      </w:r>
      <w:r>
        <w:rPr>
          <w:rFonts w:hint="eastAsia"/>
        </w:rPr>
        <w:t>XY</w:t>
      </w:r>
      <w:r>
        <w:rPr>
          <w:rFonts w:hint="eastAsia"/>
        </w:rPr>
        <w:t>模型是研究该类问题的重要载体。</w:t>
      </w:r>
      <w:proofErr w:type="spellStart"/>
      <w:r>
        <w:rPr>
          <w:rFonts w:hint="eastAsia"/>
        </w:rPr>
        <w:t>Ising</w:t>
      </w:r>
      <w:proofErr w:type="spellEnd"/>
      <w:r>
        <w:rPr>
          <w:rFonts w:hint="eastAsia"/>
        </w:rPr>
        <w:t>模型是经典统计力学的一个重要模型，</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平面的任意方向。本论文将二维</w:t>
      </w:r>
      <w:proofErr w:type="spellStart"/>
      <w:r>
        <w:rPr>
          <w:rFonts w:hint="eastAsia"/>
        </w:rPr>
        <w:t>Ising</w:t>
      </w:r>
      <w:proofErr w:type="spellEnd"/>
      <w:r>
        <w:rPr>
          <w:rFonts w:hint="eastAsia"/>
        </w:rPr>
        <w:t>模型与二维</w:t>
      </w:r>
      <w:r>
        <w:rPr>
          <w:rFonts w:hint="eastAsia"/>
        </w:rPr>
        <w:t>XY</w:t>
      </w:r>
      <w:r>
        <w:rPr>
          <w:rFonts w:hint="eastAsia"/>
        </w:rPr>
        <w:t>模型结合起来得到一个二维双层</w:t>
      </w:r>
      <w:r>
        <w:rPr>
          <w:rFonts w:hint="eastAsia"/>
        </w:rPr>
        <w:t>XY</w:t>
      </w:r>
      <w:r>
        <w:rPr>
          <w:rFonts w:hint="eastAsia"/>
        </w:rPr>
        <w:t>耦合模型和一个二维</w:t>
      </w:r>
      <w:proofErr w:type="spellStart"/>
      <w:r>
        <w:rPr>
          <w:rFonts w:hint="eastAsia"/>
        </w:rPr>
        <w:t>Ising</w:t>
      </w:r>
      <w:proofErr w:type="spellEnd"/>
      <w:r>
        <w:rPr>
          <w:rFonts w:hint="eastAsia"/>
        </w:rPr>
        <w:t>-XY</w:t>
      </w:r>
      <w:r>
        <w:rPr>
          <w:rFonts w:hint="eastAsia"/>
        </w:rPr>
        <w:t>耦合模型，分别采用蒙特卡罗方法和</w:t>
      </w:r>
      <w:r>
        <w:rPr>
          <w:rFonts w:eastAsiaTheme="minorEastAsia" w:hint="eastAsia"/>
        </w:rPr>
        <w:t>图神经网络方法研究了</w:t>
      </w:r>
      <w:r>
        <w:rPr>
          <w:rFonts w:hint="eastAsia"/>
        </w:rPr>
        <w:t>双层</w:t>
      </w:r>
      <w:r>
        <w:rPr>
          <w:rFonts w:hint="eastAsia"/>
        </w:rPr>
        <w:t>XY</w:t>
      </w:r>
      <w:r>
        <w:rPr>
          <w:rFonts w:hint="eastAsia"/>
        </w:rPr>
        <w:t>耦合模型和</w:t>
      </w:r>
      <w:r>
        <w:rPr>
          <w:rFonts w:eastAsiaTheme="minorEastAsia" w:hint="eastAsia"/>
        </w:rPr>
        <w:t>二维</w:t>
      </w:r>
      <w:proofErr w:type="spellStart"/>
      <w:r>
        <w:rPr>
          <w:rFonts w:eastAsiaTheme="minorEastAsia" w:hint="eastAsia"/>
        </w:rPr>
        <w:t>Ising</w:t>
      </w:r>
      <w:proofErr w:type="spellEnd"/>
      <w:r>
        <w:rPr>
          <w:rFonts w:eastAsiaTheme="minorEastAsia" w:hint="eastAsia"/>
        </w:rPr>
        <w:t>-XY</w:t>
      </w:r>
      <w:r>
        <w:rPr>
          <w:rFonts w:eastAsiaTheme="minorEastAsia" w:hint="eastAsia"/>
        </w:rPr>
        <w:t>耦合模型的相变情况。</w:t>
      </w:r>
    </w:p>
    <w:p w:rsidR="00F041A5" w:rsidRDefault="00000000">
      <w:pPr>
        <w:ind w:firstLine="480"/>
      </w:pPr>
      <w:r>
        <w:rPr>
          <w:rFonts w:hint="eastAsia"/>
        </w:rPr>
        <w:t>首先，采用蒙特卡罗方法中的</w:t>
      </w:r>
      <w:proofErr w:type="spellStart"/>
      <w:r>
        <w:rPr>
          <w:rFonts w:hint="eastAsia"/>
        </w:rPr>
        <w:t>wolff</w:t>
      </w:r>
      <w:proofErr w:type="spellEnd"/>
      <w:r>
        <w:rPr>
          <w:rFonts w:hint="eastAsia"/>
        </w:rPr>
        <w:t>算法研究双层</w:t>
      </w:r>
      <w:r>
        <w:rPr>
          <w:rFonts w:hint="eastAsia"/>
        </w:rPr>
        <w:t>XY</w:t>
      </w:r>
      <w:r>
        <w:rPr>
          <w:rFonts w:hint="eastAsia"/>
        </w:rPr>
        <w:t>耦合模型的相变情况，固定</w:t>
      </w:r>
      <m:oMath>
        <m:sSub>
          <m:sSubPr>
            <m:ctrlPr>
              <w:rPr>
                <w:rFonts w:ascii="Cambria Math" w:hAnsi="Cambria Math"/>
                <w:i/>
              </w:rPr>
            </m:ctrlPr>
          </m:sSubPr>
          <m:e>
            <m:r>
              <w:rPr>
                <w:rFonts w:ascii="Cambria Math" w:hAnsi="Cambria Math"/>
              </w:rPr>
              <m:t xml:space="preserve"> </m:t>
            </m:r>
            <m:r>
              <w:rPr>
                <w:rFonts w:ascii="Cambria Math" w:hAnsi="Cambria Math" w:hint="eastAsia"/>
              </w:rPr>
              <m:t>J</m:t>
            </m:r>
          </m:e>
          <m:sub>
            <m:r>
              <w:rPr>
                <w:rFonts w:ascii="Cambria Math" w:hAnsi="Cambria Math" w:hint="eastAsia"/>
              </w:rPr>
              <m:t>a</m:t>
            </m:r>
            <m:r>
              <w:rPr>
                <w:rFonts w:ascii="Cambria Math" w:hAnsi="Cambria Math"/>
              </w:rPr>
              <m:t xml:space="preserve"> </m:t>
            </m:r>
          </m:sub>
        </m:sSub>
      </m:oMath>
      <w:r>
        <w:rPr>
          <w:rFonts w:hint="eastAsia"/>
        </w:rPr>
        <w:t>，通过调整</w:t>
      </w:r>
      <m:oMath>
        <m:sSub>
          <m:sSubPr>
            <m:ctrlPr>
              <w:rPr>
                <w:rFonts w:ascii="Cambria Math" w:hAnsi="Cambria Math"/>
                <w:i/>
              </w:rPr>
            </m:ctrlPr>
          </m:sSubPr>
          <m:e>
            <m:r>
              <w:rPr>
                <w:rFonts w:ascii="Cambria Math" w:hAnsi="Cambria Math"/>
              </w:rPr>
              <m:t xml:space="preserve"> J</m:t>
            </m:r>
          </m:e>
          <m:sub>
            <m:r>
              <w:rPr>
                <w:rFonts w:ascii="Cambria Math" w:hAnsi="Cambria Math"/>
              </w:rPr>
              <m:t xml:space="preserve">b </m:t>
            </m:r>
          </m:sub>
        </m:sSub>
      </m:oMath>
      <w:r>
        <w:rPr>
          <w:rFonts w:hint="eastAsia"/>
        </w:rPr>
        <w:t>大小改变空间耦合系数；通过模拟计算不同耦合系数下的物理量，例如磁化强度、比热、</w:t>
      </w:r>
      <w:r>
        <w:rPr>
          <w:rFonts w:hint="eastAsia"/>
        </w:rPr>
        <w:t>Binder</w:t>
      </w:r>
      <w:r>
        <w:rPr>
          <w:rFonts w:hint="eastAsia"/>
        </w:rPr>
        <w:t>累积量、</w:t>
      </w:r>
      <w:proofErr w:type="gramStart"/>
      <w:r>
        <w:rPr>
          <w:rFonts w:hint="eastAsia"/>
        </w:rPr>
        <w:t>超流密度</w:t>
      </w:r>
      <w:proofErr w:type="gramEnd"/>
      <w:r>
        <w:rPr>
          <w:rFonts w:hint="eastAsia"/>
        </w:rPr>
        <w:t>等，再运用尺寸外推公式可以分析确定</w:t>
      </w:r>
      <w:proofErr w:type="spellStart"/>
      <w:r>
        <w:rPr>
          <w:rFonts w:hint="eastAsia"/>
        </w:rPr>
        <w:t>Ising</w:t>
      </w:r>
      <w:proofErr w:type="spellEnd"/>
      <w:r>
        <w:rPr>
          <w:rFonts w:hint="eastAsia"/>
        </w:rPr>
        <w:t>型相变点和</w:t>
      </w:r>
      <w:r>
        <w:rPr>
          <w:rFonts w:hint="eastAsia"/>
        </w:rPr>
        <w:t>XY</w:t>
      </w:r>
      <w:r>
        <w:rPr>
          <w:rFonts w:hint="eastAsia"/>
        </w:rPr>
        <w:t>型相变点的位置。研究发现在空间各向同性极限、各向异性、</w:t>
      </w:r>
      <w:r>
        <w:rPr>
          <w:rFonts w:hint="eastAsia"/>
          <w:highlight w:val="yellow"/>
        </w:rPr>
        <w:t>各向异性</w:t>
      </w:r>
      <w:r>
        <w:rPr>
          <w:rFonts w:hint="eastAsia"/>
        </w:rPr>
        <w:t>极限三种情况下双层</w:t>
      </w:r>
      <w:r>
        <w:rPr>
          <w:rFonts w:hint="eastAsia"/>
        </w:rPr>
        <w:t>XY</w:t>
      </w:r>
      <w:r>
        <w:rPr>
          <w:rFonts w:hint="eastAsia"/>
        </w:rPr>
        <w:t>模型的</w:t>
      </w:r>
      <w:r>
        <w:rPr>
          <w:rFonts w:eastAsiaTheme="minorEastAsia" w:hint="eastAsia"/>
        </w:rPr>
        <w:t>XY</w:t>
      </w:r>
      <w:r>
        <w:rPr>
          <w:rFonts w:eastAsiaTheme="minorEastAsia" w:hint="eastAsia"/>
        </w:rPr>
        <w:t>型和</w:t>
      </w:r>
      <w:proofErr w:type="spellStart"/>
      <w:r>
        <w:rPr>
          <w:rFonts w:eastAsiaTheme="minorEastAsia" w:hint="eastAsia"/>
        </w:rPr>
        <w:t>Ising</w:t>
      </w:r>
      <w:proofErr w:type="spellEnd"/>
      <w:proofErr w:type="gramStart"/>
      <w:r>
        <w:rPr>
          <w:rFonts w:eastAsiaTheme="minorEastAsia" w:hint="eastAsia"/>
        </w:rPr>
        <w:t>型同时</w:t>
      </w:r>
      <w:proofErr w:type="gramEnd"/>
      <w:r>
        <w:rPr>
          <w:rFonts w:eastAsiaTheme="minorEastAsia" w:hint="eastAsia"/>
        </w:rPr>
        <w:t>发生相变，即只能观察到一次相变发生。</w:t>
      </w:r>
    </w:p>
    <w:p w:rsidR="00F041A5" w:rsidRDefault="00000000">
      <w:pPr>
        <w:ind w:firstLine="480"/>
        <w:rPr>
          <w:rFonts w:eastAsiaTheme="minorEastAsia"/>
        </w:rPr>
      </w:pPr>
      <w:r>
        <w:rPr>
          <w:rFonts w:hint="eastAsia"/>
        </w:rPr>
        <w:t>其次，采用</w:t>
      </w:r>
      <w:proofErr w:type="spellStart"/>
      <w:r>
        <w:rPr>
          <w:rFonts w:hint="eastAsia"/>
        </w:rPr>
        <w:t>wolff</w:t>
      </w:r>
      <w:proofErr w:type="spellEnd"/>
      <w:r>
        <w:rPr>
          <w:rFonts w:hint="eastAsia"/>
        </w:rPr>
        <w:t>算法研究了</w:t>
      </w:r>
      <w:r>
        <w:rPr>
          <w:rFonts w:eastAsiaTheme="minorEastAsia" w:hint="eastAsia"/>
        </w:rPr>
        <w:t>二维</w:t>
      </w:r>
      <w:proofErr w:type="spellStart"/>
      <w:r>
        <w:rPr>
          <w:rFonts w:eastAsiaTheme="minorEastAsia" w:hint="eastAsia"/>
        </w:rPr>
        <w:t>Ising</w:t>
      </w:r>
      <w:proofErr w:type="spellEnd"/>
      <w:r>
        <w:rPr>
          <w:rFonts w:eastAsiaTheme="minorEastAsia" w:hint="eastAsia"/>
        </w:rPr>
        <w:t>-XY</w:t>
      </w:r>
      <w:r>
        <w:rPr>
          <w:rFonts w:eastAsiaTheme="minorEastAsia" w:hint="eastAsia"/>
        </w:rPr>
        <w:t>耦合模型的相变情况，首先，通过计算比热大致确定相变点，分析了</w:t>
      </w:r>
      <m:oMath>
        <m:r>
          <w:rPr>
            <w:rFonts w:ascii="Cambria Math" w:eastAsiaTheme="minorEastAsia" w:hAnsi="Cambria Math" w:hint="eastAsia"/>
          </w:rPr>
          <m:t>A=B</m:t>
        </m:r>
      </m:oMath>
      <w:r>
        <w:rPr>
          <w:rFonts w:eastAsiaTheme="minorEastAsia" w:hint="eastAsia"/>
        </w:rPr>
        <w:t>时的</w:t>
      </w:r>
      <w:r>
        <w:rPr>
          <w:rFonts w:eastAsiaTheme="minorEastAsia" w:hint="eastAsia"/>
        </w:rPr>
        <w:t>AC</w:t>
      </w:r>
      <w:r>
        <w:rPr>
          <w:rFonts w:eastAsiaTheme="minorEastAsia" w:hint="eastAsia"/>
        </w:rPr>
        <w:t>平面相图，研究发现在各向同性、各向异性、各向异性极限三种情况下</w:t>
      </w:r>
      <w:proofErr w:type="spellStart"/>
      <w:r>
        <w:rPr>
          <w:rFonts w:eastAsiaTheme="minorEastAsia" w:hint="eastAsia"/>
        </w:rPr>
        <w:t>Ising</w:t>
      </w:r>
      <w:proofErr w:type="spellEnd"/>
      <w:r>
        <w:rPr>
          <w:rFonts w:eastAsiaTheme="minorEastAsia" w:hint="eastAsia"/>
        </w:rPr>
        <w:t>模型与</w:t>
      </w:r>
      <w:r>
        <w:rPr>
          <w:rFonts w:eastAsiaTheme="minorEastAsia" w:hint="eastAsia"/>
        </w:rPr>
        <w:t>XY</w:t>
      </w:r>
      <w:r>
        <w:rPr>
          <w:rFonts w:eastAsiaTheme="minorEastAsia" w:hint="eastAsia"/>
        </w:rPr>
        <w:t>模型发生的顺序各不相同。</w:t>
      </w:r>
    </w:p>
    <w:p w:rsidR="00F041A5" w:rsidRDefault="00000000">
      <w:pPr>
        <w:ind w:firstLine="480"/>
        <w:rPr>
          <w:ins w:id="10" w:author="丁 利利·" w:date="2023-03-01T10:15:00Z"/>
          <w:rFonts w:eastAsiaTheme="minorEastAsia"/>
        </w:rPr>
      </w:pPr>
      <w:r>
        <w:rPr>
          <w:rFonts w:eastAsiaTheme="minorEastAsia" w:hint="eastAsia"/>
        </w:rPr>
        <w:t>最后，引入了颇具前景的图神经网络方法来模拟二维</w:t>
      </w:r>
      <w:proofErr w:type="spellStart"/>
      <w:r>
        <w:rPr>
          <w:rFonts w:eastAsiaTheme="minorEastAsia" w:hint="eastAsia"/>
        </w:rPr>
        <w:t>Ising</w:t>
      </w:r>
      <w:proofErr w:type="spellEnd"/>
      <w:r>
        <w:rPr>
          <w:rFonts w:eastAsiaTheme="minorEastAsia" w:hint="eastAsia"/>
        </w:rPr>
        <w:t>-XY</w:t>
      </w:r>
      <w:r>
        <w:rPr>
          <w:rFonts w:eastAsiaTheme="minorEastAsia" w:hint="eastAsia"/>
        </w:rPr>
        <w:t>模型。相比较与之前的机器学习方法，图神经网络无疑是更适合物理模型，图神经网络的边特性可以较好的体现</w:t>
      </w:r>
      <w:proofErr w:type="spellStart"/>
      <w:r>
        <w:rPr>
          <w:rFonts w:eastAsiaTheme="minorEastAsia" w:hint="eastAsia"/>
        </w:rPr>
        <w:t>Ising</w:t>
      </w:r>
      <w:proofErr w:type="spellEnd"/>
      <w:r>
        <w:rPr>
          <w:rFonts w:eastAsiaTheme="minorEastAsia" w:hint="eastAsia"/>
        </w:rPr>
        <w:t>-XY</w:t>
      </w:r>
      <w:r>
        <w:rPr>
          <w:rFonts w:eastAsiaTheme="minorEastAsia" w:hint="eastAsia"/>
        </w:rPr>
        <w:t>构型中不同自旋点之间的联系。经过实验可知，图神经网络具有的强大特性可以有效地模拟从传统蒙特卡洛方法中生成的构型，并且是全新的具有相同物理特性的构型。</w:t>
      </w:r>
    </w:p>
    <w:p w:rsidR="0009389F" w:rsidRPr="0009389F" w:rsidDel="0009389F" w:rsidRDefault="0009389F">
      <w:pPr>
        <w:ind w:firstLine="480"/>
        <w:rPr>
          <w:del w:id="11" w:author="丁 利利·" w:date="2023-03-01T10:17:00Z"/>
          <w:rFonts w:asciiTheme="minorEastAsia" w:eastAsiaTheme="minorEastAsia" w:hAnsiTheme="minorEastAsia"/>
        </w:rPr>
      </w:pPr>
    </w:p>
    <w:p w:rsidR="00F041A5" w:rsidRDefault="00000000">
      <w:pPr>
        <w:ind w:firstLine="482"/>
        <w:sectPr w:rsidR="00F041A5">
          <w:headerReference w:type="default" r:id="rId16"/>
          <w:footerReference w:type="default" r:id="rId17"/>
          <w:pgSz w:w="11906" w:h="16838"/>
          <w:pgMar w:top="1440" w:right="1134" w:bottom="1440" w:left="1701" w:header="851" w:footer="992" w:gutter="0"/>
          <w:pgNumType w:fmt="upperRoman" w:start="1"/>
          <w:cols w:space="425"/>
          <w:docGrid w:type="lines" w:linePitch="312"/>
        </w:sectPr>
      </w:pPr>
      <w:r>
        <w:rPr>
          <w:rFonts w:ascii="宋体" w:eastAsia="宋体" w:hAnsi="宋体"/>
          <w:b/>
        </w:rPr>
        <w:t>关键词：</w:t>
      </w:r>
      <w:r>
        <w:rPr>
          <w:rFonts w:ascii="宋体" w:eastAsia="宋体" w:hAnsi="宋体" w:hint="eastAsia"/>
        </w:rPr>
        <w:t>蒙特卡罗算法</w:t>
      </w:r>
      <w:r>
        <w:rPr>
          <w:rFonts w:hint="eastAsia"/>
        </w:rPr>
        <w:t>;</w:t>
      </w:r>
      <w:proofErr w:type="spellStart"/>
      <w:r>
        <w:rPr>
          <w:rFonts w:hint="eastAsia"/>
        </w:rPr>
        <w:t>Ising</w:t>
      </w:r>
      <w:proofErr w:type="spellEnd"/>
      <w:r>
        <w:rPr>
          <w:rFonts w:hint="eastAsia"/>
        </w:rPr>
        <w:t>模型</w:t>
      </w:r>
      <w:r>
        <w:rPr>
          <w:rFonts w:hint="eastAsia"/>
        </w:rPr>
        <w:t>;XY</w:t>
      </w:r>
      <w:r>
        <w:rPr>
          <w:rFonts w:hint="eastAsia"/>
        </w:rPr>
        <w:t>模型</w:t>
      </w:r>
      <w:r>
        <w:rPr>
          <w:rFonts w:cs="Times New Roman" w:hint="eastAsia"/>
        </w:rPr>
        <w:t>;</w:t>
      </w:r>
      <w:r>
        <w:rPr>
          <w:rFonts w:hint="eastAsia"/>
        </w:rPr>
        <w:t>各向异性</w:t>
      </w:r>
      <w:r>
        <w:rPr>
          <w:rFonts w:hint="eastAsia"/>
        </w:rPr>
        <w:t>;</w:t>
      </w:r>
      <w:r>
        <w:rPr>
          <w:rFonts w:hint="eastAsia"/>
        </w:rPr>
        <w:t>图神经网络</w:t>
      </w:r>
    </w:p>
    <w:p w:rsidR="00F041A5" w:rsidRDefault="00F041A5">
      <w:pPr>
        <w:ind w:firstLine="480"/>
        <w:rPr>
          <w:rFonts w:cs="Times New Roman"/>
        </w:rPr>
        <w:sectPr w:rsidR="00F041A5">
          <w:headerReference w:type="even" r:id="rId18"/>
          <w:headerReference w:type="default" r:id="rId19"/>
          <w:pgSz w:w="11906" w:h="16838"/>
          <w:pgMar w:top="1440" w:right="1134" w:bottom="1440" w:left="1701" w:header="851" w:footer="992" w:gutter="0"/>
          <w:pgNumType w:fmt="upperRoman"/>
          <w:cols w:space="425"/>
          <w:docGrid w:type="lines" w:linePitch="312"/>
        </w:sectPr>
      </w:pPr>
    </w:p>
    <w:p w:rsidR="00F041A5" w:rsidRDefault="00000000">
      <w:pPr>
        <w:pStyle w:val="1"/>
        <w:spacing w:line="240" w:lineRule="auto"/>
        <w:ind w:firstLine="640"/>
      </w:pPr>
      <w:bookmarkStart w:id="12" w:name="_Toc126178579"/>
      <w:bookmarkStart w:id="13" w:name="_Toc128817004"/>
      <w:r>
        <w:lastRenderedPageBreak/>
        <w:t>ABSTRACT</w:t>
      </w:r>
      <w:bookmarkEnd w:id="12"/>
      <w:bookmarkEnd w:id="13"/>
    </w:p>
    <w:p w:rsidR="00F041A5" w:rsidRDefault="00000000">
      <w:pPr>
        <w:ind w:firstLine="480"/>
        <w:rPr>
          <w:rFonts w:cs="Times New Roman"/>
        </w:rPr>
      </w:pPr>
      <w:bookmarkStart w:id="14" w:name="_Hlk116981175"/>
      <w:r>
        <w:rPr>
          <w:rFonts w:cs="Times New Roman"/>
          <w:bCs/>
        </w:rPr>
        <w:t xml:space="preserve">The </w:t>
      </w:r>
      <w:proofErr w:type="spellStart"/>
      <w:r>
        <w:rPr>
          <w:rFonts w:cs="Times New Roman"/>
          <w:bCs/>
        </w:rPr>
        <w:t>Ising</w:t>
      </w:r>
      <w:proofErr w:type="spellEnd"/>
      <w:r>
        <w:rPr>
          <w:rFonts w:cs="Times New Roman"/>
          <w:bCs/>
        </w:rPr>
        <w:t xml:space="preserve"> model and the XY model are very important models in the fields of thermodynamics and statistical physics, and have received extensive attention. In this paper, a two-dimensional </w:t>
      </w:r>
      <w:proofErr w:type="spellStart"/>
      <w:r>
        <w:rPr>
          <w:rFonts w:cs="Times New Roman"/>
          <w:bCs/>
        </w:rPr>
        <w:t>Ising</w:t>
      </w:r>
      <w:proofErr w:type="spellEnd"/>
      <w:r>
        <w:rPr>
          <w:rFonts w:cs="Times New Roman"/>
          <w:bCs/>
        </w:rPr>
        <w:t xml:space="preserve">-XY coupled model is obtained by combining the two-dimensional </w:t>
      </w:r>
      <w:proofErr w:type="spellStart"/>
      <w:r>
        <w:rPr>
          <w:rFonts w:cs="Times New Roman"/>
          <w:bCs/>
        </w:rPr>
        <w:t>Ising</w:t>
      </w:r>
      <w:proofErr w:type="spellEnd"/>
      <w:r>
        <w:rPr>
          <w:rFonts w:cs="Times New Roman"/>
          <w:bCs/>
        </w:rPr>
        <w:t xml:space="preserve"> model with the two-dimensional XY model, and two possible phase diagrams of the model in the case of spatial anisotropy under periodic boundary conditions are given. There are four phases in the first case: (a) a disordered phase; (b) a </w:t>
      </w:r>
      <w:proofErr w:type="spellStart"/>
      <w:r>
        <w:rPr>
          <w:rFonts w:cs="Times New Roman"/>
          <w:bCs/>
        </w:rPr>
        <w:t>Ising</w:t>
      </w:r>
      <w:proofErr w:type="spellEnd"/>
      <w:r>
        <w:rPr>
          <w:rFonts w:cs="Times New Roman"/>
          <w:bCs/>
        </w:rPr>
        <w:t xml:space="preserve">-ordered and XY-disordered; (c)a </w:t>
      </w:r>
      <w:proofErr w:type="spellStart"/>
      <w:r>
        <w:rPr>
          <w:rFonts w:cs="Times New Roman"/>
          <w:bCs/>
        </w:rPr>
        <w:t>Ising-dieordered</w:t>
      </w:r>
      <w:proofErr w:type="spellEnd"/>
      <w:r>
        <w:rPr>
          <w:rFonts w:cs="Times New Roman"/>
          <w:bCs/>
        </w:rPr>
        <w:t xml:space="preserve"> and XY-ordered;(d) a fully ordered phase. In the second case, there are three phases in total: (a) </w:t>
      </w:r>
      <w:proofErr w:type="spellStart"/>
      <w:r>
        <w:rPr>
          <w:rFonts w:cs="Times New Roman"/>
          <w:bCs/>
        </w:rPr>
        <w:t>Ising</w:t>
      </w:r>
      <w:proofErr w:type="spellEnd"/>
      <w:r>
        <w:rPr>
          <w:rFonts w:cs="Times New Roman"/>
          <w:bCs/>
        </w:rPr>
        <w:t xml:space="preserve">, XY are disordered; (b) </w:t>
      </w:r>
      <w:proofErr w:type="spellStart"/>
      <w:r>
        <w:rPr>
          <w:rFonts w:cs="Times New Roman"/>
          <w:bCs/>
        </w:rPr>
        <w:t>Ising</w:t>
      </w:r>
      <w:proofErr w:type="spellEnd"/>
      <w:r>
        <w:rPr>
          <w:rFonts w:cs="Times New Roman"/>
          <w:bCs/>
        </w:rPr>
        <w:t xml:space="preserve"> is ordered, XY is disordered; (c) </w:t>
      </w:r>
      <w:proofErr w:type="spellStart"/>
      <w:r>
        <w:rPr>
          <w:rFonts w:cs="Times New Roman"/>
          <w:bCs/>
        </w:rPr>
        <w:t>ISing</w:t>
      </w:r>
      <w:proofErr w:type="spellEnd"/>
      <w:r>
        <w:rPr>
          <w:rFonts w:cs="Times New Roman"/>
          <w:bCs/>
        </w:rPr>
        <w:t xml:space="preserve">, XY are ordered. Therefore, there is an </w:t>
      </w:r>
      <w:proofErr w:type="spellStart"/>
      <w:r>
        <w:rPr>
          <w:rFonts w:cs="Times New Roman"/>
          <w:bCs/>
        </w:rPr>
        <w:t>Ising</w:t>
      </w:r>
      <w:proofErr w:type="spellEnd"/>
      <w:r>
        <w:rPr>
          <w:rFonts w:cs="Times New Roman"/>
          <w:bCs/>
        </w:rPr>
        <w:t xml:space="preserve">-type phase transition and a KT phase transition in the </w:t>
      </w:r>
      <w:proofErr w:type="spellStart"/>
      <w:r>
        <w:rPr>
          <w:rFonts w:cs="Times New Roman"/>
          <w:bCs/>
        </w:rPr>
        <w:t>Ising</w:t>
      </w:r>
      <w:proofErr w:type="spellEnd"/>
      <w:r>
        <w:rPr>
          <w:rFonts w:cs="Times New Roman"/>
          <w:bCs/>
        </w:rPr>
        <w:t xml:space="preserve">-XY model, and the sequence of these </w:t>
      </w:r>
      <w:proofErr w:type="gramStart"/>
      <w:r>
        <w:rPr>
          <w:rFonts w:cs="Times New Roman"/>
          <w:bCs/>
        </w:rPr>
        <w:t>two phase</w:t>
      </w:r>
      <w:proofErr w:type="gramEnd"/>
      <w:r>
        <w:rPr>
          <w:rFonts w:cs="Times New Roman"/>
          <w:bCs/>
        </w:rPr>
        <w:t xml:space="preserve"> transitions is not unique.</w:t>
      </w:r>
    </w:p>
    <w:bookmarkEnd w:id="14"/>
    <w:p w:rsidR="00F041A5" w:rsidRDefault="00000000">
      <w:pPr>
        <w:ind w:firstLine="560"/>
        <w:rPr>
          <w:rFonts w:cs="Times New Roman"/>
          <w:sz w:val="28"/>
          <w:szCs w:val="28"/>
        </w:rPr>
      </w:pPr>
      <w:r>
        <w:rPr>
          <w:rFonts w:cs="Times New Roman"/>
          <w:sz w:val="28"/>
          <w:szCs w:val="28"/>
        </w:rPr>
        <w:t xml:space="preserve">In this paper, we study the physical phenomena, sequence parameters and corresponding phase diagrams of the two-layer XY model and </w:t>
      </w:r>
      <w:proofErr w:type="spellStart"/>
      <w:r>
        <w:rPr>
          <w:rFonts w:cs="Times New Roman"/>
          <w:sz w:val="28"/>
          <w:szCs w:val="28"/>
        </w:rPr>
        <w:t>Ising</w:t>
      </w:r>
      <w:proofErr w:type="spellEnd"/>
      <w:r>
        <w:rPr>
          <w:rFonts w:cs="Times New Roman"/>
          <w:sz w:val="28"/>
          <w:szCs w:val="28"/>
        </w:rPr>
        <w:t xml:space="preserve">-XY coupled model in spatial anisotropy under periodic boundary conditions. In this paper, we use the metropolis and </w:t>
      </w:r>
      <w:proofErr w:type="spellStart"/>
      <w:r>
        <w:rPr>
          <w:rFonts w:cs="Times New Roman"/>
          <w:sz w:val="28"/>
          <w:szCs w:val="28"/>
        </w:rPr>
        <w:t>wolff</w:t>
      </w:r>
      <w:proofErr w:type="spellEnd"/>
      <w:r>
        <w:rPr>
          <w:rFonts w:cs="Times New Roman"/>
          <w:sz w:val="28"/>
          <w:szCs w:val="28"/>
        </w:rPr>
        <w:t xml:space="preserve"> algorithms, which are commonly used in Monte Carlo, to analyze and compare the results with those obtained by previous theoretical derivations.</w:t>
      </w:r>
    </w:p>
    <w:p w:rsidR="00F041A5" w:rsidRDefault="00000000">
      <w:pPr>
        <w:ind w:firstLine="560"/>
        <w:rPr>
          <w:rFonts w:cs="Times New Roman"/>
          <w:sz w:val="28"/>
          <w:szCs w:val="28"/>
        </w:rPr>
      </w:pPr>
      <w:r>
        <w:rPr>
          <w:rFonts w:cs="Times New Roman"/>
          <w:sz w:val="28"/>
          <w:szCs w:val="28"/>
        </w:rPr>
        <w:t xml:space="preserve">In the first chapter, Monte Carlo methods and their background are described; then the current research status of Monte Carlo methods in the field of statistical physics is briefly explained; then several commonly used Monte Carlo methods are introduced mainly including metropolis algorithm, </w:t>
      </w:r>
      <w:proofErr w:type="spellStart"/>
      <w:r>
        <w:rPr>
          <w:rFonts w:cs="Times New Roman"/>
          <w:sz w:val="28"/>
          <w:szCs w:val="28"/>
        </w:rPr>
        <w:t>wolff</w:t>
      </w:r>
      <w:proofErr w:type="spellEnd"/>
      <w:r>
        <w:rPr>
          <w:rFonts w:cs="Times New Roman"/>
          <w:sz w:val="28"/>
          <w:szCs w:val="28"/>
        </w:rPr>
        <w:t xml:space="preserve"> algorithm, Wang-Landau algorithm, and </w:t>
      </w:r>
      <w:proofErr w:type="spellStart"/>
      <w:r>
        <w:rPr>
          <w:rFonts w:cs="Times New Roman"/>
          <w:sz w:val="28"/>
          <w:szCs w:val="28"/>
        </w:rPr>
        <w:t>Swendsen</w:t>
      </w:r>
      <w:proofErr w:type="spellEnd"/>
      <w:r>
        <w:rPr>
          <w:rFonts w:cs="Times New Roman"/>
          <w:sz w:val="28"/>
          <w:szCs w:val="28"/>
        </w:rPr>
        <w:t>-Wang algorithm.</w:t>
      </w:r>
    </w:p>
    <w:p w:rsidR="00F041A5" w:rsidRDefault="00000000">
      <w:pPr>
        <w:ind w:firstLine="560"/>
        <w:rPr>
          <w:rFonts w:cs="Times New Roman"/>
          <w:sz w:val="28"/>
          <w:szCs w:val="28"/>
        </w:rPr>
      </w:pPr>
      <w:r>
        <w:rPr>
          <w:rFonts w:cs="Times New Roman"/>
          <w:sz w:val="28"/>
          <w:szCs w:val="28"/>
        </w:rPr>
        <w:t xml:space="preserve">In the second chapter, the physical model of this research is mainly introduced. Firstly, the common </w:t>
      </w:r>
      <w:proofErr w:type="spellStart"/>
      <w:r>
        <w:rPr>
          <w:rFonts w:cs="Times New Roman"/>
          <w:sz w:val="28"/>
          <w:szCs w:val="28"/>
        </w:rPr>
        <w:t>Ising</w:t>
      </w:r>
      <w:proofErr w:type="spellEnd"/>
      <w:r>
        <w:rPr>
          <w:rFonts w:cs="Times New Roman"/>
          <w:sz w:val="28"/>
          <w:szCs w:val="28"/>
        </w:rPr>
        <w:t xml:space="preserve"> model and XY model are introduced, then the double-layer XY model and </w:t>
      </w:r>
      <w:proofErr w:type="spellStart"/>
      <w:r>
        <w:rPr>
          <w:rFonts w:cs="Times New Roman"/>
          <w:sz w:val="28"/>
          <w:szCs w:val="28"/>
        </w:rPr>
        <w:t>Ising</w:t>
      </w:r>
      <w:proofErr w:type="spellEnd"/>
      <w:r>
        <w:rPr>
          <w:rFonts w:cs="Times New Roman"/>
          <w:sz w:val="28"/>
          <w:szCs w:val="28"/>
        </w:rPr>
        <w:t>-XY coupling model are introduced in detail, and the concept of phase transition is briefly explained, and finally, the research content of this paper is introduced.</w:t>
      </w:r>
    </w:p>
    <w:p w:rsidR="00F041A5" w:rsidRDefault="00000000">
      <w:pPr>
        <w:ind w:firstLine="560"/>
        <w:rPr>
          <w:rFonts w:cs="Times New Roman"/>
          <w:sz w:val="28"/>
          <w:szCs w:val="28"/>
        </w:rPr>
      </w:pPr>
      <w:r>
        <w:rPr>
          <w:rFonts w:cs="Times New Roman" w:hint="eastAsia"/>
          <w:sz w:val="28"/>
          <w:szCs w:val="28"/>
        </w:rPr>
        <w:t xml:space="preserve">In Chapter 3, the phase transition of the two-layer XY coupled model is investigated by the </w:t>
      </w:r>
      <w:proofErr w:type="spellStart"/>
      <w:r>
        <w:rPr>
          <w:rFonts w:cs="Times New Roman" w:hint="eastAsia"/>
          <w:sz w:val="28"/>
          <w:szCs w:val="28"/>
        </w:rPr>
        <w:t>wolff</w:t>
      </w:r>
      <w:proofErr w:type="spellEnd"/>
      <w:r>
        <w:rPr>
          <w:rFonts w:cs="Times New Roman" w:hint="eastAsia"/>
          <w:sz w:val="28"/>
          <w:szCs w:val="28"/>
        </w:rPr>
        <w:t xml:space="preserve"> algorithm; fixing </w:t>
      </w:r>
      <w:r>
        <w:rPr>
          <w:rFonts w:cs="Times New Roman" w:hint="eastAsia"/>
          <w:sz w:val="28"/>
          <w:szCs w:val="28"/>
        </w:rPr>
        <w:t>〖</w:t>
      </w:r>
      <w:r>
        <w:rPr>
          <w:rFonts w:cs="Times New Roman" w:hint="eastAsia"/>
          <w:sz w:val="28"/>
          <w:szCs w:val="28"/>
        </w:rPr>
        <w:t xml:space="preserve"> J</w:t>
      </w:r>
      <w:r>
        <w:rPr>
          <w:rFonts w:cs="Times New Roman" w:hint="eastAsia"/>
          <w:sz w:val="28"/>
          <w:szCs w:val="28"/>
        </w:rPr>
        <w:t>〗</w:t>
      </w:r>
      <w:r>
        <w:rPr>
          <w:rFonts w:cs="Times New Roman" w:hint="eastAsia"/>
          <w:sz w:val="28"/>
          <w:szCs w:val="28"/>
        </w:rPr>
        <w:t xml:space="preserve">_(a ) and changing the spatial coupling coefficient by adjusting the size of </w:t>
      </w:r>
      <w:r>
        <w:rPr>
          <w:rFonts w:cs="Times New Roman" w:hint="eastAsia"/>
          <w:sz w:val="28"/>
          <w:szCs w:val="28"/>
        </w:rPr>
        <w:t>〖</w:t>
      </w:r>
      <w:r>
        <w:rPr>
          <w:rFonts w:cs="Times New Roman" w:hint="eastAsia"/>
          <w:sz w:val="28"/>
          <w:szCs w:val="28"/>
        </w:rPr>
        <w:t xml:space="preserve"> J</w:t>
      </w:r>
      <w:r>
        <w:rPr>
          <w:rFonts w:cs="Times New Roman" w:hint="eastAsia"/>
          <w:sz w:val="28"/>
          <w:szCs w:val="28"/>
        </w:rPr>
        <w:t>〗</w:t>
      </w:r>
      <w:r>
        <w:rPr>
          <w:rFonts w:cs="Times New Roman" w:hint="eastAsia"/>
          <w:sz w:val="28"/>
          <w:szCs w:val="28"/>
        </w:rPr>
        <w:t>_(b ); calculating the physical quantities under differ</w:t>
      </w:r>
      <w:r>
        <w:rPr>
          <w:rFonts w:cs="Times New Roman"/>
          <w:sz w:val="28"/>
          <w:szCs w:val="28"/>
        </w:rPr>
        <w:t xml:space="preserve">ent coupling coefficients by simulation, such as </w:t>
      </w:r>
      <w:r>
        <w:rPr>
          <w:rFonts w:cs="Times New Roman"/>
          <w:sz w:val="28"/>
          <w:szCs w:val="28"/>
        </w:rPr>
        <w:lastRenderedPageBreak/>
        <w:t xml:space="preserve">magnetization strength, specific heat, Binder accumulation, superfluid density, etc., and then applying the dimensional extrapolation formula can analytically determine the </w:t>
      </w:r>
      <w:proofErr w:type="spellStart"/>
      <w:r>
        <w:rPr>
          <w:rFonts w:cs="Times New Roman"/>
          <w:sz w:val="28"/>
          <w:szCs w:val="28"/>
        </w:rPr>
        <w:t>Ising</w:t>
      </w:r>
      <w:proofErr w:type="spellEnd"/>
      <w:r>
        <w:rPr>
          <w:rFonts w:cs="Times New Roman"/>
          <w:sz w:val="28"/>
          <w:szCs w:val="28"/>
        </w:rPr>
        <w:t xml:space="preserve">-type </w:t>
      </w:r>
      <w:proofErr w:type="gramStart"/>
      <w:r>
        <w:rPr>
          <w:rFonts w:cs="Times New Roman"/>
          <w:sz w:val="28"/>
          <w:szCs w:val="28"/>
        </w:rPr>
        <w:t>The</w:t>
      </w:r>
      <w:proofErr w:type="gramEnd"/>
      <w:r>
        <w:rPr>
          <w:rFonts w:cs="Times New Roman"/>
          <w:sz w:val="28"/>
          <w:szCs w:val="28"/>
        </w:rPr>
        <w:t xml:space="preserve"> positions of the </w:t>
      </w:r>
      <w:proofErr w:type="spellStart"/>
      <w:r>
        <w:rPr>
          <w:rFonts w:cs="Times New Roman"/>
          <w:sz w:val="28"/>
          <w:szCs w:val="28"/>
        </w:rPr>
        <w:t>Ising</w:t>
      </w:r>
      <w:proofErr w:type="spellEnd"/>
      <w:r>
        <w:rPr>
          <w:rFonts w:cs="Times New Roman"/>
          <w:sz w:val="28"/>
          <w:szCs w:val="28"/>
        </w:rPr>
        <w:t xml:space="preserve">-type phase transition point and XY-type phase transition point can be determined analytically by applying the dimensional extrapolation formula. It is found that the XY-type and </w:t>
      </w:r>
      <w:proofErr w:type="spellStart"/>
      <w:r>
        <w:rPr>
          <w:rFonts w:cs="Times New Roman"/>
          <w:sz w:val="28"/>
          <w:szCs w:val="28"/>
        </w:rPr>
        <w:t>Ising</w:t>
      </w:r>
      <w:proofErr w:type="spellEnd"/>
      <w:r>
        <w:rPr>
          <w:rFonts w:cs="Times New Roman"/>
          <w:sz w:val="28"/>
          <w:szCs w:val="28"/>
        </w:rPr>
        <w:t>-type phase transitions of the two-layer XY model occur simultaneously in the three cases of spatial isotropy limit, anisotropy, and anisotropy limit, i.e., only one phase transition occurrence can be observed.</w:t>
      </w:r>
    </w:p>
    <w:p w:rsidR="00F041A5" w:rsidRDefault="00000000">
      <w:pPr>
        <w:ind w:firstLine="560"/>
        <w:rPr>
          <w:rFonts w:cs="Times New Roman"/>
          <w:sz w:val="28"/>
          <w:szCs w:val="28"/>
        </w:rPr>
      </w:pPr>
      <w:r>
        <w:rPr>
          <w:rFonts w:cs="Times New Roman"/>
          <w:sz w:val="28"/>
          <w:szCs w:val="28"/>
        </w:rPr>
        <w:t xml:space="preserve">   In Chapter 4, a study of the phase transition in the two-dimensional </w:t>
      </w:r>
      <w:proofErr w:type="spellStart"/>
      <w:r>
        <w:rPr>
          <w:rFonts w:cs="Times New Roman"/>
          <w:sz w:val="28"/>
          <w:szCs w:val="28"/>
        </w:rPr>
        <w:t>Ising</w:t>
      </w:r>
      <w:proofErr w:type="spellEnd"/>
      <w:r>
        <w:rPr>
          <w:rFonts w:cs="Times New Roman"/>
          <w:sz w:val="28"/>
          <w:szCs w:val="28"/>
        </w:rPr>
        <w:t xml:space="preserve">-XY coupled model using the </w:t>
      </w:r>
      <w:proofErr w:type="spellStart"/>
      <w:r>
        <w:rPr>
          <w:rFonts w:cs="Times New Roman"/>
          <w:sz w:val="28"/>
          <w:szCs w:val="28"/>
        </w:rPr>
        <w:t>wolff</w:t>
      </w:r>
      <w:proofErr w:type="spellEnd"/>
      <w:r>
        <w:rPr>
          <w:rFonts w:cs="Times New Roman"/>
          <w:sz w:val="28"/>
          <w:szCs w:val="28"/>
        </w:rPr>
        <w:t xml:space="preserve"> algorithm is presented. First, the phase transition point is roughly determined by calculating the specific heat, and the AC plane phase diagram at A=B is analyzed, and it is found that the </w:t>
      </w:r>
      <w:proofErr w:type="spellStart"/>
      <w:r>
        <w:rPr>
          <w:rFonts w:cs="Times New Roman"/>
          <w:sz w:val="28"/>
          <w:szCs w:val="28"/>
        </w:rPr>
        <w:t>Ising</w:t>
      </w:r>
      <w:proofErr w:type="spellEnd"/>
      <w:r>
        <w:rPr>
          <w:rFonts w:cs="Times New Roman"/>
          <w:sz w:val="28"/>
          <w:szCs w:val="28"/>
        </w:rPr>
        <w:t xml:space="preserve"> model occurs in a different order from the XY model in the three cases of isotropic, anisotropic, and anisotropic limits.</w:t>
      </w:r>
    </w:p>
    <w:p w:rsidR="00F041A5" w:rsidRDefault="00000000">
      <w:pPr>
        <w:ind w:firstLine="560"/>
        <w:rPr>
          <w:rFonts w:cs="Times New Roman"/>
          <w:sz w:val="28"/>
          <w:szCs w:val="28"/>
        </w:rPr>
      </w:pPr>
      <w:r>
        <w:rPr>
          <w:rFonts w:cs="Times New Roman"/>
          <w:sz w:val="28"/>
          <w:szCs w:val="28"/>
        </w:rPr>
        <w:t xml:space="preserve">In Chapter 5, the current promising machine learning method is introduced to simulate the two-dimensional </w:t>
      </w:r>
      <w:proofErr w:type="spellStart"/>
      <w:r>
        <w:rPr>
          <w:rFonts w:cs="Times New Roman"/>
          <w:sz w:val="28"/>
          <w:szCs w:val="28"/>
        </w:rPr>
        <w:t>Ising</w:t>
      </w:r>
      <w:proofErr w:type="spellEnd"/>
      <w:r>
        <w:rPr>
          <w:rFonts w:cs="Times New Roman"/>
          <w:sz w:val="28"/>
          <w:szCs w:val="28"/>
        </w:rPr>
        <w:t xml:space="preserve">-XY model. Compared with the previous machine learning methods, the graph neural network is undoubtedly more suitable for the physical model, and the edge properties of the graph neural network can better reflect the connection between different spin points in the </w:t>
      </w:r>
      <w:proofErr w:type="spellStart"/>
      <w:r>
        <w:rPr>
          <w:rFonts w:cs="Times New Roman"/>
          <w:sz w:val="28"/>
          <w:szCs w:val="28"/>
        </w:rPr>
        <w:t>Ising</w:t>
      </w:r>
      <w:proofErr w:type="spellEnd"/>
      <w:r>
        <w:rPr>
          <w:rFonts w:cs="Times New Roman"/>
          <w:sz w:val="28"/>
          <w:szCs w:val="28"/>
        </w:rPr>
        <w:t>-XY configuration. After the experiments, it can be seen that the powerful properties of the graph neural network can effectively simulate the configurations generated from the traditional Monte Carlo methods, and they are new configurations with the same physical properties.</w:t>
      </w:r>
    </w:p>
    <w:p w:rsidR="00F041A5" w:rsidRDefault="00000000">
      <w:pPr>
        <w:widowControl/>
        <w:ind w:firstLine="562"/>
        <w:jc w:val="left"/>
        <w:rPr>
          <w:bCs/>
          <w:kern w:val="0"/>
          <w:sz w:val="18"/>
          <w:szCs w:val="18"/>
        </w:rPr>
      </w:pPr>
      <w:r>
        <w:rPr>
          <w:rStyle w:val="KeywordsChar"/>
          <w:sz w:val="28"/>
          <w:szCs w:val="28"/>
          <w:lang w:eastAsia="zh-CN"/>
        </w:rPr>
        <w:t>Key</w:t>
      </w:r>
      <w:r>
        <w:rPr>
          <w:rStyle w:val="KeywordsChar"/>
          <w:rFonts w:hint="eastAsia"/>
          <w:sz w:val="28"/>
          <w:szCs w:val="28"/>
          <w:lang w:eastAsia="zh-CN"/>
        </w:rPr>
        <w:t>w</w:t>
      </w:r>
      <w:r>
        <w:rPr>
          <w:rStyle w:val="KeywordsChar"/>
          <w:sz w:val="28"/>
          <w:szCs w:val="28"/>
          <w:lang w:eastAsia="zh-CN"/>
        </w:rPr>
        <w:t>ords</w:t>
      </w:r>
      <w:r>
        <w:rPr>
          <w:rStyle w:val="Char"/>
          <w:rFonts w:ascii="Times New Roman" w:hAnsi="Times New Roman"/>
          <w:sz w:val="28"/>
          <w:szCs w:val="28"/>
          <w:lang w:eastAsia="zh-CN"/>
        </w:rPr>
        <w:t>: Monte Carlo method</w:t>
      </w:r>
      <w:r>
        <w:rPr>
          <w:rStyle w:val="Char"/>
          <w:rFonts w:ascii="Times New Roman" w:hAnsi="Times New Roman"/>
          <w:sz w:val="28"/>
          <w:szCs w:val="28"/>
          <w:lang w:eastAsia="zh-CN"/>
        </w:rPr>
        <w:t>；</w:t>
      </w:r>
      <w:proofErr w:type="spellStart"/>
      <w:r>
        <w:rPr>
          <w:rStyle w:val="Char"/>
          <w:rFonts w:ascii="Times New Roman" w:hAnsi="Times New Roman" w:hint="eastAsia"/>
          <w:sz w:val="28"/>
          <w:szCs w:val="28"/>
          <w:lang w:eastAsia="zh-CN"/>
        </w:rPr>
        <w:t>Ising</w:t>
      </w:r>
      <w:proofErr w:type="spellEnd"/>
      <w:r>
        <w:rPr>
          <w:rStyle w:val="Char"/>
          <w:rFonts w:ascii="Times New Roman" w:hAnsi="Times New Roman"/>
          <w:sz w:val="28"/>
          <w:szCs w:val="28"/>
          <w:lang w:eastAsia="zh-CN"/>
        </w:rPr>
        <w:t xml:space="preserve"> </w:t>
      </w:r>
      <w:r>
        <w:rPr>
          <w:rStyle w:val="Char"/>
          <w:rFonts w:ascii="Times New Roman" w:hAnsi="Times New Roman" w:hint="eastAsia"/>
          <w:sz w:val="28"/>
          <w:szCs w:val="28"/>
          <w:lang w:eastAsia="zh-CN"/>
        </w:rPr>
        <w:t>model</w:t>
      </w:r>
      <w:r>
        <w:rPr>
          <w:rStyle w:val="Char"/>
          <w:rFonts w:ascii="Times New Roman" w:hAnsi="Times New Roman"/>
          <w:sz w:val="28"/>
          <w:szCs w:val="28"/>
          <w:lang w:eastAsia="zh-CN"/>
        </w:rPr>
        <w:t>；</w:t>
      </w:r>
      <w:r>
        <w:rPr>
          <w:rStyle w:val="Char"/>
          <w:rFonts w:ascii="Times New Roman" w:hAnsi="Times New Roman" w:hint="eastAsia"/>
          <w:sz w:val="28"/>
          <w:szCs w:val="28"/>
          <w:lang w:eastAsia="zh-CN"/>
        </w:rPr>
        <w:t>XY</w:t>
      </w:r>
      <w:r>
        <w:rPr>
          <w:rStyle w:val="Char"/>
          <w:rFonts w:ascii="Times New Roman" w:hAnsi="Times New Roman"/>
          <w:sz w:val="28"/>
          <w:szCs w:val="28"/>
          <w:lang w:eastAsia="zh-CN"/>
        </w:rPr>
        <w:t xml:space="preserve"> model</w:t>
      </w:r>
      <w:r>
        <w:rPr>
          <w:rStyle w:val="Char"/>
          <w:rFonts w:ascii="Times New Roman" w:hAnsi="Times New Roman"/>
          <w:sz w:val="28"/>
          <w:szCs w:val="28"/>
          <w:lang w:eastAsia="zh-CN"/>
        </w:rPr>
        <w:t>；</w:t>
      </w:r>
      <w:r>
        <w:rPr>
          <w:rStyle w:val="Char"/>
          <w:rFonts w:ascii="Times New Roman" w:hAnsi="Times New Roman" w:hint="eastAsia"/>
          <w:sz w:val="28"/>
          <w:szCs w:val="28"/>
          <w:lang w:eastAsia="zh-CN"/>
        </w:rPr>
        <w:t>a</w:t>
      </w:r>
      <w:r>
        <w:rPr>
          <w:rStyle w:val="Char"/>
          <w:rFonts w:ascii="Times New Roman" w:hAnsi="Times New Roman"/>
          <w:sz w:val="28"/>
          <w:szCs w:val="28"/>
          <w:lang w:eastAsia="zh-CN"/>
        </w:rPr>
        <w:t>nisotropic</w:t>
      </w:r>
      <w:r>
        <w:rPr>
          <w:rStyle w:val="Char"/>
          <w:rFonts w:ascii="Times New Roman" w:hAnsi="Times New Roman" w:hint="eastAsia"/>
          <w:sz w:val="28"/>
          <w:szCs w:val="28"/>
          <w:lang w:eastAsia="zh-CN"/>
        </w:rPr>
        <w:t>；</w:t>
      </w:r>
      <w:r>
        <w:rPr>
          <w:rStyle w:val="Char"/>
          <w:rFonts w:ascii="Times New Roman" w:hAnsi="Times New Roman"/>
          <w:sz w:val="28"/>
          <w:szCs w:val="28"/>
          <w:lang w:eastAsia="zh-CN"/>
        </w:rPr>
        <w:t>Graph Neural Networks</w:t>
      </w:r>
    </w:p>
    <w:p w:rsidR="00F041A5" w:rsidRDefault="00F041A5">
      <w:pPr>
        <w:ind w:firstLine="560"/>
        <w:rPr>
          <w:rStyle w:val="Char"/>
          <w:rFonts w:ascii="Times New Roman" w:hAnsi="Times New Roman"/>
          <w:sz w:val="28"/>
          <w:szCs w:val="28"/>
          <w:lang w:eastAsia="zh-CN"/>
        </w:rPr>
        <w:sectPr w:rsidR="00F041A5">
          <w:headerReference w:type="default" r:id="rId20"/>
          <w:pgSz w:w="11906" w:h="16838"/>
          <w:pgMar w:top="1440" w:right="1134" w:bottom="1440" w:left="1701" w:header="851" w:footer="992" w:gutter="0"/>
          <w:pgNumType w:fmt="upperRoman" w:start="3"/>
          <w:cols w:space="425"/>
          <w:docGrid w:type="lines" w:linePitch="312"/>
        </w:sectPr>
      </w:pPr>
    </w:p>
    <w:p w:rsidR="00F041A5" w:rsidRDefault="00F041A5">
      <w:pPr>
        <w:ind w:firstLine="480"/>
        <w:rPr>
          <w:rFonts w:cs="Times New Roman"/>
        </w:rPr>
        <w:sectPr w:rsidR="00F041A5">
          <w:headerReference w:type="default" r:id="rId21"/>
          <w:pgSz w:w="11906" w:h="16838"/>
          <w:pgMar w:top="1440" w:right="1134" w:bottom="1440" w:left="1701" w:header="851" w:footer="992" w:gutter="0"/>
          <w:pgNumType w:fmt="upperRoman"/>
          <w:cols w:space="425"/>
          <w:docGrid w:type="lines" w:linePitch="312"/>
        </w:sectPr>
      </w:pPr>
    </w:p>
    <w:sdt>
      <w:sdtPr>
        <w:rPr>
          <w:rFonts w:ascii="Calibri" w:eastAsiaTheme="minorEastAsia" w:hAnsi="Calibri" w:cs="宋体"/>
          <w:color w:val="000000" w:themeColor="text1"/>
          <w:kern w:val="0"/>
          <w:szCs w:val="24"/>
          <w:lang w:eastAsia="en-US" w:bidi="en-US"/>
        </w:rPr>
        <w:id w:val="311453011"/>
        <w:docPartObj>
          <w:docPartGallery w:val="Table of Contents"/>
          <w:docPartUnique/>
        </w:docPartObj>
      </w:sdtPr>
      <w:sdtEndPr>
        <w:rPr>
          <w:bCs/>
          <w:lang w:val="zh-CN"/>
        </w:rPr>
      </w:sdtEndPr>
      <w:sdtContent>
        <w:p w:rsidR="00F041A5" w:rsidRDefault="00000000">
          <w:pPr>
            <w:pStyle w:val="TOC1"/>
            <w:spacing w:before="480" w:after="360"/>
            <w:ind w:right="-210" w:firstLine="480"/>
            <w:jc w:val="center"/>
            <w:rPr>
              <w:rFonts w:ascii="黑体" w:eastAsia="黑体" w:hAnsi="黑体"/>
              <w:color w:val="000000" w:themeColor="text1"/>
              <w:sz w:val="32"/>
              <w:szCs w:val="32"/>
            </w:rPr>
          </w:pPr>
          <w:r>
            <w:rPr>
              <w:rFonts w:ascii="黑体" w:eastAsia="黑体" w:hAnsi="黑体" w:hint="eastAsia"/>
              <w:color w:val="000000" w:themeColor="text1"/>
              <w:sz w:val="32"/>
              <w:szCs w:val="32"/>
            </w:rPr>
            <w:t xml:space="preserve">目 </w:t>
          </w:r>
          <w:r>
            <w:rPr>
              <w:rFonts w:ascii="黑体" w:eastAsia="黑体" w:hAnsi="黑体"/>
              <w:color w:val="000000" w:themeColor="text1"/>
              <w:sz w:val="32"/>
              <w:szCs w:val="32"/>
            </w:rPr>
            <w:t xml:space="preserve"> </w:t>
          </w:r>
          <w:r>
            <w:rPr>
              <w:rFonts w:ascii="黑体" w:eastAsia="黑体" w:hAnsi="黑体" w:hint="eastAsia"/>
              <w:color w:val="000000" w:themeColor="text1"/>
              <w:sz w:val="32"/>
              <w:szCs w:val="32"/>
            </w:rPr>
            <w:t>录</w:t>
          </w:r>
        </w:p>
        <w:p w:rsidR="005A0E14" w:rsidRDefault="00000000">
          <w:pPr>
            <w:pStyle w:val="TOC1"/>
            <w:ind w:firstLine="480"/>
            <w:rPr>
              <w:rFonts w:asciiTheme="minorHAnsi" w:eastAsiaTheme="minorEastAsia" w:hAnsiTheme="minorHAnsi" w:cstheme="minorBidi"/>
              <w:noProof/>
              <w:sz w:val="21"/>
              <w:szCs w:val="22"/>
            </w:rPr>
          </w:pPr>
          <w:r>
            <w:fldChar w:fldCharType="begin"/>
          </w:r>
          <w:r>
            <w:instrText xml:space="preserve"> TOC \o "1-3" \u </w:instrText>
          </w:r>
          <w:r>
            <w:fldChar w:fldCharType="separate"/>
          </w:r>
          <w:r w:rsidR="005A0E14" w:rsidRPr="00FB2A02">
            <w:rPr>
              <w:rFonts w:ascii="黑体" w:hAnsi="黑体"/>
              <w:noProof/>
            </w:rPr>
            <w:t>摘</w:t>
          </w:r>
          <w:r w:rsidR="005A0E14" w:rsidRPr="00FB2A02">
            <w:rPr>
              <w:rFonts w:ascii="黑体" w:hAnsi="黑体"/>
              <w:noProof/>
            </w:rPr>
            <w:t xml:space="preserve">  </w:t>
          </w:r>
          <w:r w:rsidR="005A0E14" w:rsidRPr="00FB2A02">
            <w:rPr>
              <w:rFonts w:ascii="黑体" w:hAnsi="黑体"/>
              <w:noProof/>
            </w:rPr>
            <w:t>要</w:t>
          </w:r>
          <w:r w:rsidR="005A0E14">
            <w:rPr>
              <w:noProof/>
            </w:rPr>
            <w:tab/>
          </w:r>
          <w:r w:rsidR="005A0E14">
            <w:rPr>
              <w:noProof/>
            </w:rPr>
            <w:fldChar w:fldCharType="begin"/>
          </w:r>
          <w:r w:rsidR="005A0E14">
            <w:rPr>
              <w:noProof/>
            </w:rPr>
            <w:instrText xml:space="preserve"> PAGEREF _Toc128817003 \h </w:instrText>
          </w:r>
          <w:r w:rsidR="005A0E14">
            <w:rPr>
              <w:noProof/>
            </w:rPr>
          </w:r>
          <w:r w:rsidR="005A0E14">
            <w:rPr>
              <w:noProof/>
            </w:rPr>
            <w:fldChar w:fldCharType="separate"/>
          </w:r>
          <w:r w:rsidR="005A0E14">
            <w:rPr>
              <w:noProof/>
            </w:rPr>
            <w:t>I</w:t>
          </w:r>
          <w:r w:rsidR="005A0E14">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ABSTRACT</w:t>
          </w:r>
          <w:r>
            <w:rPr>
              <w:noProof/>
            </w:rPr>
            <w:tab/>
          </w:r>
          <w:r>
            <w:rPr>
              <w:noProof/>
            </w:rPr>
            <w:fldChar w:fldCharType="begin"/>
          </w:r>
          <w:r>
            <w:rPr>
              <w:noProof/>
            </w:rPr>
            <w:instrText xml:space="preserve"> PAGEREF _Toc128817004 \h </w:instrText>
          </w:r>
          <w:r>
            <w:rPr>
              <w:noProof/>
            </w:rPr>
          </w:r>
          <w:r>
            <w:rPr>
              <w:noProof/>
            </w:rPr>
            <w:fldChar w:fldCharType="separate"/>
          </w:r>
          <w:r>
            <w:rPr>
              <w:noProof/>
            </w:rPr>
            <w:t>III</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1</w:t>
          </w:r>
          <w:r>
            <w:rPr>
              <w:noProof/>
            </w:rPr>
            <w:t>章</w:t>
          </w:r>
          <w:r>
            <w:rPr>
              <w:noProof/>
            </w:rPr>
            <w:t xml:space="preserve">  </w:t>
          </w:r>
          <w:r>
            <w:rPr>
              <w:noProof/>
            </w:rPr>
            <w:t>绪论</w:t>
          </w:r>
          <w:r>
            <w:rPr>
              <w:noProof/>
            </w:rPr>
            <w:tab/>
          </w:r>
          <w:r>
            <w:rPr>
              <w:noProof/>
            </w:rPr>
            <w:fldChar w:fldCharType="begin"/>
          </w:r>
          <w:r>
            <w:rPr>
              <w:noProof/>
            </w:rPr>
            <w:instrText xml:space="preserve"> PAGEREF _Toc128817005 \h </w:instrText>
          </w:r>
          <w:r>
            <w:rPr>
              <w:noProof/>
            </w:rPr>
          </w:r>
          <w:r>
            <w:rPr>
              <w:noProof/>
            </w:rPr>
            <w:fldChar w:fldCharType="separate"/>
          </w:r>
          <w:r>
            <w:rPr>
              <w:noProof/>
            </w:rPr>
            <w:t>1</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1.1 </w:t>
          </w:r>
          <w:r>
            <w:rPr>
              <w:noProof/>
            </w:rPr>
            <w:t>相变的分类</w:t>
          </w:r>
          <w:r>
            <w:rPr>
              <w:noProof/>
            </w:rPr>
            <w:tab/>
          </w:r>
          <w:r>
            <w:rPr>
              <w:noProof/>
            </w:rPr>
            <w:fldChar w:fldCharType="begin"/>
          </w:r>
          <w:r>
            <w:rPr>
              <w:noProof/>
            </w:rPr>
            <w:instrText xml:space="preserve"> PAGEREF _Toc128817006 \h </w:instrText>
          </w:r>
          <w:r>
            <w:rPr>
              <w:noProof/>
            </w:rPr>
          </w:r>
          <w:r>
            <w:rPr>
              <w:noProof/>
            </w:rPr>
            <w:fldChar w:fldCharType="separate"/>
          </w:r>
          <w:r>
            <w:rPr>
              <w:noProof/>
            </w:rPr>
            <w:t>1</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1.2 </w:t>
          </w:r>
          <w:r>
            <w:rPr>
              <w:noProof/>
            </w:rPr>
            <w:t>相变的研究方法</w:t>
          </w:r>
          <w:r>
            <w:rPr>
              <w:noProof/>
            </w:rPr>
            <w:tab/>
          </w:r>
          <w:r>
            <w:rPr>
              <w:noProof/>
            </w:rPr>
            <w:fldChar w:fldCharType="begin"/>
          </w:r>
          <w:r>
            <w:rPr>
              <w:noProof/>
            </w:rPr>
            <w:instrText xml:space="preserve"> PAGEREF _Toc128817007 \h </w:instrText>
          </w:r>
          <w:r>
            <w:rPr>
              <w:noProof/>
            </w:rPr>
          </w:r>
          <w:r>
            <w:rPr>
              <w:noProof/>
            </w:rPr>
            <w:fldChar w:fldCharType="separate"/>
          </w:r>
          <w:r>
            <w:rPr>
              <w:noProof/>
            </w:rPr>
            <w:t>2</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1.3</w:t>
          </w:r>
          <w:r>
            <w:rPr>
              <w:noProof/>
            </w:rPr>
            <w:t>相变模型介绍</w:t>
          </w:r>
          <w:r>
            <w:rPr>
              <w:noProof/>
            </w:rPr>
            <w:tab/>
          </w:r>
          <w:r>
            <w:rPr>
              <w:noProof/>
            </w:rPr>
            <w:fldChar w:fldCharType="begin"/>
          </w:r>
          <w:r>
            <w:rPr>
              <w:noProof/>
            </w:rPr>
            <w:instrText xml:space="preserve"> PAGEREF _Toc128817008 \h </w:instrText>
          </w:r>
          <w:r>
            <w:rPr>
              <w:noProof/>
            </w:rPr>
          </w:r>
          <w:r>
            <w:rPr>
              <w:noProof/>
            </w:rPr>
            <w:fldChar w:fldCharType="separate"/>
          </w:r>
          <w:r>
            <w:rPr>
              <w:noProof/>
            </w:rPr>
            <w:t>3</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1.3.1  Ising</w:t>
          </w:r>
          <w:r>
            <w:rPr>
              <w:noProof/>
            </w:rPr>
            <w:t>模型</w:t>
          </w:r>
          <w:r>
            <w:rPr>
              <w:noProof/>
            </w:rPr>
            <w:tab/>
          </w:r>
          <w:r>
            <w:rPr>
              <w:noProof/>
            </w:rPr>
            <w:fldChar w:fldCharType="begin"/>
          </w:r>
          <w:r>
            <w:rPr>
              <w:noProof/>
            </w:rPr>
            <w:instrText xml:space="preserve"> PAGEREF _Toc128817009 \h </w:instrText>
          </w:r>
          <w:r>
            <w:rPr>
              <w:noProof/>
            </w:rPr>
          </w:r>
          <w:r>
            <w:rPr>
              <w:noProof/>
            </w:rPr>
            <w:fldChar w:fldCharType="separate"/>
          </w:r>
          <w:r>
            <w:rPr>
              <w:noProof/>
            </w:rPr>
            <w:t>3</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1.3.2  XY</w:t>
          </w:r>
          <w:r>
            <w:rPr>
              <w:noProof/>
            </w:rPr>
            <w:t>模型</w:t>
          </w:r>
          <w:r>
            <w:rPr>
              <w:noProof/>
            </w:rPr>
            <w:tab/>
          </w:r>
          <w:r>
            <w:rPr>
              <w:noProof/>
            </w:rPr>
            <w:fldChar w:fldCharType="begin"/>
          </w:r>
          <w:r>
            <w:rPr>
              <w:noProof/>
            </w:rPr>
            <w:instrText xml:space="preserve"> PAGEREF _Toc128817010 \h </w:instrText>
          </w:r>
          <w:r>
            <w:rPr>
              <w:noProof/>
            </w:rPr>
          </w:r>
          <w:r>
            <w:rPr>
              <w:noProof/>
            </w:rPr>
            <w:fldChar w:fldCharType="separate"/>
          </w:r>
          <w:r>
            <w:rPr>
              <w:noProof/>
            </w:rPr>
            <w:t>4</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1.3.3  Potts</w:t>
          </w:r>
          <w:r>
            <w:rPr>
              <w:noProof/>
            </w:rPr>
            <w:t>模型</w:t>
          </w:r>
          <w:r>
            <w:rPr>
              <w:noProof/>
            </w:rPr>
            <w:tab/>
          </w:r>
          <w:r>
            <w:rPr>
              <w:noProof/>
            </w:rPr>
            <w:fldChar w:fldCharType="begin"/>
          </w:r>
          <w:r>
            <w:rPr>
              <w:noProof/>
            </w:rPr>
            <w:instrText xml:space="preserve"> PAGEREF _Toc128817011 \h </w:instrText>
          </w:r>
          <w:r>
            <w:rPr>
              <w:noProof/>
            </w:rPr>
          </w:r>
          <w:r>
            <w:rPr>
              <w:noProof/>
            </w:rPr>
            <w:fldChar w:fldCharType="separate"/>
          </w:r>
          <w:r>
            <w:rPr>
              <w:noProof/>
            </w:rPr>
            <w:t>5</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1.3.4 </w:t>
          </w:r>
          <w:r>
            <w:rPr>
              <w:noProof/>
            </w:rPr>
            <w:t>双层</w:t>
          </w:r>
          <w:r>
            <w:rPr>
              <w:noProof/>
            </w:rPr>
            <w:t>XY</w:t>
          </w:r>
          <w:r>
            <w:rPr>
              <w:noProof/>
            </w:rPr>
            <w:t>耦合模型</w:t>
          </w:r>
          <w:r>
            <w:rPr>
              <w:noProof/>
            </w:rPr>
            <w:tab/>
          </w:r>
          <w:r>
            <w:rPr>
              <w:noProof/>
            </w:rPr>
            <w:fldChar w:fldCharType="begin"/>
          </w:r>
          <w:r>
            <w:rPr>
              <w:noProof/>
            </w:rPr>
            <w:instrText xml:space="preserve"> PAGEREF _Toc128817012 \h </w:instrText>
          </w:r>
          <w:r>
            <w:rPr>
              <w:noProof/>
            </w:rPr>
          </w:r>
          <w:r>
            <w:rPr>
              <w:noProof/>
            </w:rPr>
            <w:fldChar w:fldCharType="separate"/>
          </w:r>
          <w:r>
            <w:rPr>
              <w:noProof/>
            </w:rPr>
            <w:t>6</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1.3.5 Ising-XY</w:t>
          </w:r>
          <w:r>
            <w:rPr>
              <w:noProof/>
            </w:rPr>
            <w:t>耦合模型</w:t>
          </w:r>
          <w:r>
            <w:rPr>
              <w:noProof/>
            </w:rPr>
            <w:tab/>
          </w:r>
          <w:r>
            <w:rPr>
              <w:noProof/>
            </w:rPr>
            <w:fldChar w:fldCharType="begin"/>
          </w:r>
          <w:r>
            <w:rPr>
              <w:noProof/>
            </w:rPr>
            <w:instrText xml:space="preserve"> PAGEREF _Toc128817013 \h </w:instrText>
          </w:r>
          <w:r>
            <w:rPr>
              <w:noProof/>
            </w:rPr>
          </w:r>
          <w:r>
            <w:rPr>
              <w:noProof/>
            </w:rPr>
            <w:fldChar w:fldCharType="separate"/>
          </w:r>
          <w:r>
            <w:rPr>
              <w:noProof/>
            </w:rPr>
            <w:t>6</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第二章</w:t>
          </w:r>
          <w:r>
            <w:rPr>
              <w:noProof/>
            </w:rPr>
            <w:t xml:space="preserve">  </w:t>
          </w:r>
          <w:r>
            <w:rPr>
              <w:noProof/>
            </w:rPr>
            <w:t>蒙特卡罗方法</w:t>
          </w:r>
          <w:r>
            <w:rPr>
              <w:noProof/>
            </w:rPr>
            <w:tab/>
          </w:r>
          <w:r>
            <w:rPr>
              <w:noProof/>
            </w:rPr>
            <w:fldChar w:fldCharType="begin"/>
          </w:r>
          <w:r>
            <w:rPr>
              <w:noProof/>
            </w:rPr>
            <w:instrText xml:space="preserve"> PAGEREF _Toc128817014 \h </w:instrText>
          </w:r>
          <w:r>
            <w:rPr>
              <w:noProof/>
            </w:rPr>
          </w:r>
          <w:r>
            <w:rPr>
              <w:noProof/>
            </w:rPr>
            <w:fldChar w:fldCharType="separate"/>
          </w:r>
          <w:r>
            <w:rPr>
              <w:noProof/>
            </w:rPr>
            <w:t>7</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2.1</w:t>
          </w:r>
          <w:r>
            <w:rPr>
              <w:noProof/>
            </w:rPr>
            <w:t>蒙特卡罗方法在统计物理领域的应用</w:t>
          </w:r>
          <w:r>
            <w:rPr>
              <w:noProof/>
            </w:rPr>
            <w:tab/>
          </w:r>
          <w:r>
            <w:rPr>
              <w:noProof/>
            </w:rPr>
            <w:fldChar w:fldCharType="begin"/>
          </w:r>
          <w:r>
            <w:rPr>
              <w:noProof/>
            </w:rPr>
            <w:instrText xml:space="preserve"> PAGEREF _Toc128817015 \h </w:instrText>
          </w:r>
          <w:r>
            <w:rPr>
              <w:noProof/>
            </w:rPr>
          </w:r>
          <w:r>
            <w:rPr>
              <w:noProof/>
            </w:rPr>
            <w:fldChar w:fldCharType="separate"/>
          </w:r>
          <w:r>
            <w:rPr>
              <w:noProof/>
            </w:rPr>
            <w:t>9</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2.2</w:t>
          </w:r>
          <w:r>
            <w:rPr>
              <w:noProof/>
            </w:rPr>
            <w:t>蒙特卡罗的抽样方法</w:t>
          </w:r>
          <w:r>
            <w:rPr>
              <w:noProof/>
            </w:rPr>
            <w:tab/>
          </w:r>
          <w:r>
            <w:rPr>
              <w:noProof/>
            </w:rPr>
            <w:fldChar w:fldCharType="begin"/>
          </w:r>
          <w:r>
            <w:rPr>
              <w:noProof/>
            </w:rPr>
            <w:instrText xml:space="preserve"> PAGEREF _Toc128817016 \h </w:instrText>
          </w:r>
          <w:r>
            <w:rPr>
              <w:noProof/>
            </w:rPr>
          </w:r>
          <w:r>
            <w:rPr>
              <w:noProof/>
            </w:rPr>
            <w:fldChar w:fldCharType="separate"/>
          </w:r>
          <w:r>
            <w:rPr>
              <w:noProof/>
            </w:rPr>
            <w:t>10</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2.3 </w:t>
          </w:r>
          <w:r>
            <w:rPr>
              <w:noProof/>
            </w:rPr>
            <w:t>常用的蒙特卡罗方法</w:t>
          </w:r>
          <w:r>
            <w:rPr>
              <w:noProof/>
            </w:rPr>
            <w:tab/>
          </w:r>
          <w:r>
            <w:rPr>
              <w:noProof/>
            </w:rPr>
            <w:fldChar w:fldCharType="begin"/>
          </w:r>
          <w:r>
            <w:rPr>
              <w:noProof/>
            </w:rPr>
            <w:instrText xml:space="preserve"> PAGEREF _Toc128817017 \h </w:instrText>
          </w:r>
          <w:r>
            <w:rPr>
              <w:noProof/>
            </w:rPr>
          </w:r>
          <w:r>
            <w:rPr>
              <w:noProof/>
            </w:rPr>
            <w:fldChar w:fldCharType="separate"/>
          </w:r>
          <w:r>
            <w:rPr>
              <w:noProof/>
            </w:rPr>
            <w:t>12</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2.3.1  Metropolis</w:t>
          </w:r>
          <w:r>
            <w:rPr>
              <w:noProof/>
            </w:rPr>
            <w:t>算法</w:t>
          </w:r>
          <w:r>
            <w:rPr>
              <w:noProof/>
            </w:rPr>
            <w:tab/>
          </w:r>
          <w:r>
            <w:rPr>
              <w:noProof/>
            </w:rPr>
            <w:fldChar w:fldCharType="begin"/>
          </w:r>
          <w:r>
            <w:rPr>
              <w:noProof/>
            </w:rPr>
            <w:instrText xml:space="preserve"> PAGEREF _Toc128817018 \h </w:instrText>
          </w:r>
          <w:r>
            <w:rPr>
              <w:noProof/>
            </w:rPr>
          </w:r>
          <w:r>
            <w:rPr>
              <w:noProof/>
            </w:rPr>
            <w:fldChar w:fldCharType="separate"/>
          </w:r>
          <w:r>
            <w:rPr>
              <w:noProof/>
            </w:rPr>
            <w:t>12</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2.3.2  Wolff</w:t>
          </w:r>
          <w:r w:rsidRPr="00FB2A02">
            <w:rPr>
              <w:rFonts w:cstheme="minorBidi"/>
              <w:noProof/>
            </w:rPr>
            <w:t>算法</w:t>
          </w:r>
          <w:r>
            <w:rPr>
              <w:noProof/>
            </w:rPr>
            <w:tab/>
          </w:r>
          <w:r>
            <w:rPr>
              <w:noProof/>
            </w:rPr>
            <w:fldChar w:fldCharType="begin"/>
          </w:r>
          <w:r>
            <w:rPr>
              <w:noProof/>
            </w:rPr>
            <w:instrText xml:space="preserve"> PAGEREF _Toc128817019 \h </w:instrText>
          </w:r>
          <w:r>
            <w:rPr>
              <w:noProof/>
            </w:rPr>
          </w:r>
          <w:r>
            <w:rPr>
              <w:noProof/>
            </w:rPr>
            <w:fldChar w:fldCharType="separate"/>
          </w:r>
          <w:r>
            <w:rPr>
              <w:noProof/>
            </w:rPr>
            <w:t>14</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2.3.3 </w:t>
          </w:r>
          <w:r>
            <w:rPr>
              <w:noProof/>
            </w:rPr>
            <w:t>王</w:t>
          </w:r>
          <w:r>
            <w:rPr>
              <w:noProof/>
            </w:rPr>
            <w:t>-</w:t>
          </w:r>
          <w:r>
            <w:rPr>
              <w:noProof/>
            </w:rPr>
            <w:t>朗道算法</w:t>
          </w:r>
          <w:r>
            <w:rPr>
              <w:noProof/>
            </w:rPr>
            <w:tab/>
          </w:r>
          <w:r>
            <w:rPr>
              <w:noProof/>
            </w:rPr>
            <w:fldChar w:fldCharType="begin"/>
          </w:r>
          <w:r>
            <w:rPr>
              <w:noProof/>
            </w:rPr>
            <w:instrText xml:space="preserve"> PAGEREF _Toc128817020 \h </w:instrText>
          </w:r>
          <w:r>
            <w:rPr>
              <w:noProof/>
            </w:rPr>
          </w:r>
          <w:r>
            <w:rPr>
              <w:noProof/>
            </w:rPr>
            <w:fldChar w:fldCharType="separate"/>
          </w:r>
          <w:r>
            <w:rPr>
              <w:noProof/>
            </w:rPr>
            <w:t>15</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2.3.4 Swendsen–Wang</w:t>
          </w:r>
          <w:r>
            <w:rPr>
              <w:noProof/>
            </w:rPr>
            <w:t>算法</w:t>
          </w:r>
          <w:r>
            <w:rPr>
              <w:noProof/>
            </w:rPr>
            <w:tab/>
          </w:r>
          <w:r>
            <w:rPr>
              <w:noProof/>
            </w:rPr>
            <w:fldChar w:fldCharType="begin"/>
          </w:r>
          <w:r>
            <w:rPr>
              <w:noProof/>
            </w:rPr>
            <w:instrText xml:space="preserve"> PAGEREF _Toc128817021 \h </w:instrText>
          </w:r>
          <w:r>
            <w:rPr>
              <w:noProof/>
            </w:rPr>
          </w:r>
          <w:r>
            <w:rPr>
              <w:noProof/>
            </w:rPr>
            <w:fldChar w:fldCharType="separate"/>
          </w:r>
          <w:r>
            <w:rPr>
              <w:noProof/>
            </w:rPr>
            <w:t>17</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2.4</w:t>
          </w:r>
          <w:r>
            <w:rPr>
              <w:noProof/>
            </w:rPr>
            <w:t>本论文的研究内容</w:t>
          </w:r>
          <w:r>
            <w:rPr>
              <w:noProof/>
            </w:rPr>
            <w:tab/>
          </w:r>
          <w:r>
            <w:rPr>
              <w:noProof/>
            </w:rPr>
            <w:fldChar w:fldCharType="begin"/>
          </w:r>
          <w:r>
            <w:rPr>
              <w:noProof/>
            </w:rPr>
            <w:instrText xml:space="preserve"> PAGEREF _Toc128817022 \h </w:instrText>
          </w:r>
          <w:r>
            <w:rPr>
              <w:noProof/>
            </w:rPr>
          </w:r>
          <w:r>
            <w:rPr>
              <w:noProof/>
            </w:rPr>
            <w:fldChar w:fldCharType="separate"/>
          </w:r>
          <w:r>
            <w:rPr>
              <w:noProof/>
            </w:rPr>
            <w:t>17</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3</w:t>
          </w:r>
          <w:r>
            <w:rPr>
              <w:noProof/>
            </w:rPr>
            <w:t>章</w:t>
          </w:r>
          <w:r>
            <w:rPr>
              <w:noProof/>
            </w:rPr>
            <w:t xml:space="preserve">  </w:t>
          </w:r>
          <w:r>
            <w:rPr>
              <w:noProof/>
            </w:rPr>
            <w:t>蒙特卡罗方法研究空间各向异性双层</w:t>
          </w:r>
          <w:r>
            <w:rPr>
              <w:noProof/>
            </w:rPr>
            <w:t>XY</w:t>
          </w:r>
          <w:r>
            <w:rPr>
              <w:noProof/>
            </w:rPr>
            <w:t>耦合模型的相变</w:t>
          </w:r>
          <w:r>
            <w:rPr>
              <w:noProof/>
            </w:rPr>
            <w:tab/>
          </w:r>
          <w:r>
            <w:rPr>
              <w:noProof/>
            </w:rPr>
            <w:fldChar w:fldCharType="begin"/>
          </w:r>
          <w:r>
            <w:rPr>
              <w:noProof/>
            </w:rPr>
            <w:instrText xml:space="preserve"> PAGEREF _Toc128817023 \h </w:instrText>
          </w:r>
          <w:r>
            <w:rPr>
              <w:noProof/>
            </w:rPr>
          </w:r>
          <w:r>
            <w:rPr>
              <w:noProof/>
            </w:rPr>
            <w:fldChar w:fldCharType="separate"/>
          </w:r>
          <w:r>
            <w:rPr>
              <w:noProof/>
            </w:rPr>
            <w:t>19</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3.1 </w:t>
          </w:r>
          <w:r>
            <w:rPr>
              <w:noProof/>
            </w:rPr>
            <w:t>引言</w:t>
          </w:r>
          <w:r>
            <w:rPr>
              <w:noProof/>
            </w:rPr>
            <w:tab/>
          </w:r>
          <w:r>
            <w:rPr>
              <w:noProof/>
            </w:rPr>
            <w:fldChar w:fldCharType="begin"/>
          </w:r>
          <w:r>
            <w:rPr>
              <w:noProof/>
            </w:rPr>
            <w:instrText xml:space="preserve"> PAGEREF _Toc128817024 \h </w:instrText>
          </w:r>
          <w:r>
            <w:rPr>
              <w:noProof/>
            </w:rPr>
          </w:r>
          <w:r>
            <w:rPr>
              <w:noProof/>
            </w:rPr>
            <w:fldChar w:fldCharType="separate"/>
          </w:r>
          <w:r>
            <w:rPr>
              <w:noProof/>
            </w:rPr>
            <w:t>19</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3.2 </w:t>
          </w:r>
          <w:r>
            <w:rPr>
              <w:noProof/>
            </w:rPr>
            <w:t>模型与算法</w:t>
          </w:r>
          <w:r>
            <w:rPr>
              <w:noProof/>
            </w:rPr>
            <w:tab/>
          </w:r>
          <w:r>
            <w:rPr>
              <w:noProof/>
            </w:rPr>
            <w:fldChar w:fldCharType="begin"/>
          </w:r>
          <w:r>
            <w:rPr>
              <w:noProof/>
            </w:rPr>
            <w:instrText xml:space="preserve"> PAGEREF _Toc128817025 \h </w:instrText>
          </w:r>
          <w:r>
            <w:rPr>
              <w:noProof/>
            </w:rPr>
          </w:r>
          <w:r>
            <w:rPr>
              <w:noProof/>
            </w:rPr>
            <w:fldChar w:fldCharType="separate"/>
          </w:r>
          <w:r>
            <w:rPr>
              <w:noProof/>
            </w:rPr>
            <w:t>19</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3.2.1 </w:t>
          </w:r>
          <w:r>
            <w:rPr>
              <w:noProof/>
            </w:rPr>
            <w:t>模型</w:t>
          </w:r>
          <w:r>
            <w:rPr>
              <w:noProof/>
            </w:rPr>
            <w:tab/>
          </w:r>
          <w:r>
            <w:rPr>
              <w:noProof/>
            </w:rPr>
            <w:fldChar w:fldCharType="begin"/>
          </w:r>
          <w:r>
            <w:rPr>
              <w:noProof/>
            </w:rPr>
            <w:instrText xml:space="preserve"> PAGEREF _Toc128817026 \h </w:instrText>
          </w:r>
          <w:r>
            <w:rPr>
              <w:noProof/>
            </w:rPr>
          </w:r>
          <w:r>
            <w:rPr>
              <w:noProof/>
            </w:rPr>
            <w:fldChar w:fldCharType="separate"/>
          </w:r>
          <w:r>
            <w:rPr>
              <w:noProof/>
            </w:rPr>
            <w:t>19</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lastRenderedPageBreak/>
            <w:t xml:space="preserve">3.2.2  </w:t>
          </w:r>
          <w:r>
            <w:rPr>
              <w:noProof/>
            </w:rPr>
            <w:t>算法</w:t>
          </w:r>
          <w:r>
            <w:rPr>
              <w:noProof/>
            </w:rPr>
            <w:tab/>
          </w:r>
          <w:r>
            <w:rPr>
              <w:noProof/>
            </w:rPr>
            <w:fldChar w:fldCharType="begin"/>
          </w:r>
          <w:r>
            <w:rPr>
              <w:noProof/>
            </w:rPr>
            <w:instrText xml:space="preserve"> PAGEREF _Toc128817027 \h </w:instrText>
          </w:r>
          <w:r>
            <w:rPr>
              <w:noProof/>
            </w:rPr>
          </w:r>
          <w:r>
            <w:rPr>
              <w:noProof/>
            </w:rPr>
            <w:fldChar w:fldCharType="separate"/>
          </w:r>
          <w:r>
            <w:rPr>
              <w:noProof/>
            </w:rPr>
            <w:t>20</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3.2.3  </w:t>
          </w:r>
          <w:r>
            <w:rPr>
              <w:noProof/>
            </w:rPr>
            <w:t>物理量</w:t>
          </w:r>
          <w:r>
            <w:rPr>
              <w:noProof/>
            </w:rPr>
            <w:tab/>
          </w:r>
          <w:r>
            <w:rPr>
              <w:noProof/>
            </w:rPr>
            <w:fldChar w:fldCharType="begin"/>
          </w:r>
          <w:r>
            <w:rPr>
              <w:noProof/>
            </w:rPr>
            <w:instrText xml:space="preserve"> PAGEREF _Toc128817028 \h </w:instrText>
          </w:r>
          <w:r>
            <w:rPr>
              <w:noProof/>
            </w:rPr>
          </w:r>
          <w:r>
            <w:rPr>
              <w:noProof/>
            </w:rPr>
            <w:fldChar w:fldCharType="separate"/>
          </w:r>
          <w:r>
            <w:rPr>
              <w:noProof/>
            </w:rPr>
            <w:t>22</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3.3</w:t>
          </w:r>
          <w:r>
            <w:rPr>
              <w:noProof/>
            </w:rPr>
            <w:t>结果与讨论</w:t>
          </w:r>
          <w:r>
            <w:rPr>
              <w:noProof/>
            </w:rPr>
            <w:tab/>
          </w:r>
          <w:r>
            <w:rPr>
              <w:noProof/>
            </w:rPr>
            <w:fldChar w:fldCharType="begin"/>
          </w:r>
          <w:r>
            <w:rPr>
              <w:noProof/>
            </w:rPr>
            <w:instrText xml:space="preserve"> PAGEREF _Toc128817029 \h </w:instrText>
          </w:r>
          <w:r>
            <w:rPr>
              <w:noProof/>
            </w:rPr>
          </w:r>
          <w:r>
            <w:rPr>
              <w:noProof/>
            </w:rPr>
            <w:fldChar w:fldCharType="separate"/>
          </w:r>
          <w:r>
            <w:rPr>
              <w:noProof/>
            </w:rPr>
            <w:t>23</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3.3.1 </w:t>
          </w:r>
          <w:r>
            <w:rPr>
              <w:noProof/>
            </w:rPr>
            <w:t>局部细节图</w:t>
          </w:r>
          <w:r>
            <w:rPr>
              <w:noProof/>
            </w:rPr>
            <w:tab/>
          </w:r>
          <w:r>
            <w:rPr>
              <w:noProof/>
            </w:rPr>
            <w:fldChar w:fldCharType="begin"/>
          </w:r>
          <w:r>
            <w:rPr>
              <w:noProof/>
            </w:rPr>
            <w:instrText xml:space="preserve"> PAGEREF _Toc128817030 \h </w:instrText>
          </w:r>
          <w:r>
            <w:rPr>
              <w:noProof/>
            </w:rPr>
          </w:r>
          <w:r>
            <w:rPr>
              <w:noProof/>
            </w:rPr>
            <w:fldChar w:fldCharType="separate"/>
          </w:r>
          <w:r>
            <w:rPr>
              <w:noProof/>
            </w:rPr>
            <w:t>23</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3.3.2 </w:t>
          </w:r>
          <w:r>
            <w:rPr>
              <w:noProof/>
            </w:rPr>
            <w:t>相图</w:t>
          </w:r>
          <w:r>
            <w:rPr>
              <w:noProof/>
            </w:rPr>
            <w:tab/>
          </w:r>
          <w:r>
            <w:rPr>
              <w:noProof/>
            </w:rPr>
            <w:fldChar w:fldCharType="begin"/>
          </w:r>
          <w:r>
            <w:rPr>
              <w:noProof/>
            </w:rPr>
            <w:instrText xml:space="preserve"> PAGEREF _Toc128817031 \h </w:instrText>
          </w:r>
          <w:r>
            <w:rPr>
              <w:noProof/>
            </w:rPr>
          </w:r>
          <w:r>
            <w:rPr>
              <w:noProof/>
            </w:rPr>
            <w:fldChar w:fldCharType="separate"/>
          </w:r>
          <w:r>
            <w:rPr>
              <w:noProof/>
            </w:rPr>
            <w:t>26</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4</w:t>
          </w:r>
          <w:r>
            <w:rPr>
              <w:noProof/>
            </w:rPr>
            <w:t>章</w:t>
          </w:r>
          <w:r>
            <w:rPr>
              <w:noProof/>
            </w:rPr>
            <w:t xml:space="preserve">  </w:t>
          </w:r>
          <w:r>
            <w:rPr>
              <w:noProof/>
            </w:rPr>
            <w:t>蒙特卡罗方法研究二维</w:t>
          </w:r>
          <w:r>
            <w:rPr>
              <w:noProof/>
            </w:rPr>
            <w:t>Ising-XY</w:t>
          </w:r>
          <w:r>
            <w:rPr>
              <w:noProof/>
            </w:rPr>
            <w:t>耦合模型的相变</w:t>
          </w:r>
          <w:r>
            <w:rPr>
              <w:noProof/>
            </w:rPr>
            <w:tab/>
          </w:r>
          <w:r>
            <w:rPr>
              <w:noProof/>
            </w:rPr>
            <w:fldChar w:fldCharType="begin"/>
          </w:r>
          <w:r>
            <w:rPr>
              <w:noProof/>
            </w:rPr>
            <w:instrText xml:space="preserve"> PAGEREF _Toc128817032 \h </w:instrText>
          </w:r>
          <w:r>
            <w:rPr>
              <w:noProof/>
            </w:rPr>
          </w:r>
          <w:r>
            <w:rPr>
              <w:noProof/>
            </w:rPr>
            <w:fldChar w:fldCharType="separate"/>
          </w:r>
          <w:r>
            <w:rPr>
              <w:noProof/>
            </w:rPr>
            <w:t>28</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4.1  </w:t>
          </w:r>
          <w:r w:rsidRPr="00FB2A02">
            <w:rPr>
              <w:noProof/>
            </w:rPr>
            <w:t>引言</w:t>
          </w:r>
          <w:r>
            <w:rPr>
              <w:noProof/>
            </w:rPr>
            <w:tab/>
          </w:r>
          <w:r>
            <w:rPr>
              <w:noProof/>
            </w:rPr>
            <w:fldChar w:fldCharType="begin"/>
          </w:r>
          <w:r>
            <w:rPr>
              <w:noProof/>
            </w:rPr>
            <w:instrText xml:space="preserve"> PAGEREF _Toc128817033 \h </w:instrText>
          </w:r>
          <w:r>
            <w:rPr>
              <w:noProof/>
            </w:rPr>
          </w:r>
          <w:r>
            <w:rPr>
              <w:noProof/>
            </w:rPr>
            <w:fldChar w:fldCharType="separate"/>
          </w:r>
          <w:r>
            <w:rPr>
              <w:noProof/>
            </w:rPr>
            <w:t>28</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4.2  </w:t>
          </w:r>
          <w:r>
            <w:rPr>
              <w:noProof/>
            </w:rPr>
            <w:t>模型及算法</w:t>
          </w:r>
          <w:r>
            <w:rPr>
              <w:noProof/>
            </w:rPr>
            <w:tab/>
          </w:r>
          <w:r>
            <w:rPr>
              <w:noProof/>
            </w:rPr>
            <w:fldChar w:fldCharType="begin"/>
          </w:r>
          <w:r>
            <w:rPr>
              <w:noProof/>
            </w:rPr>
            <w:instrText xml:space="preserve"> PAGEREF _Toc128817034 \h </w:instrText>
          </w:r>
          <w:r>
            <w:rPr>
              <w:noProof/>
            </w:rPr>
          </w:r>
          <w:r>
            <w:rPr>
              <w:noProof/>
            </w:rPr>
            <w:fldChar w:fldCharType="separate"/>
          </w:r>
          <w:r>
            <w:rPr>
              <w:noProof/>
            </w:rPr>
            <w:t>29</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4.2.1  </w:t>
          </w:r>
          <w:r w:rsidRPr="00FB2A02">
            <w:rPr>
              <w:rFonts w:asciiTheme="majorEastAsia" w:hAnsiTheme="majorEastAsia"/>
              <w:noProof/>
            </w:rPr>
            <w:t>模型</w:t>
          </w:r>
          <w:r>
            <w:rPr>
              <w:noProof/>
            </w:rPr>
            <w:tab/>
          </w:r>
          <w:r>
            <w:rPr>
              <w:noProof/>
            </w:rPr>
            <w:fldChar w:fldCharType="begin"/>
          </w:r>
          <w:r>
            <w:rPr>
              <w:noProof/>
            </w:rPr>
            <w:instrText xml:space="preserve"> PAGEREF _Toc128817035 \h </w:instrText>
          </w:r>
          <w:r>
            <w:rPr>
              <w:noProof/>
            </w:rPr>
          </w:r>
          <w:r>
            <w:rPr>
              <w:noProof/>
            </w:rPr>
            <w:fldChar w:fldCharType="separate"/>
          </w:r>
          <w:r>
            <w:rPr>
              <w:noProof/>
            </w:rPr>
            <w:t>29</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4.2.2  </w:t>
          </w:r>
          <w:r>
            <w:rPr>
              <w:noProof/>
            </w:rPr>
            <w:t>算法</w:t>
          </w:r>
          <w:r>
            <w:rPr>
              <w:noProof/>
            </w:rPr>
            <w:tab/>
          </w:r>
          <w:r>
            <w:rPr>
              <w:noProof/>
            </w:rPr>
            <w:fldChar w:fldCharType="begin"/>
          </w:r>
          <w:r>
            <w:rPr>
              <w:noProof/>
            </w:rPr>
            <w:instrText xml:space="preserve"> PAGEREF _Toc128817036 \h </w:instrText>
          </w:r>
          <w:r>
            <w:rPr>
              <w:noProof/>
            </w:rPr>
          </w:r>
          <w:r>
            <w:rPr>
              <w:noProof/>
            </w:rPr>
            <w:fldChar w:fldCharType="separate"/>
          </w:r>
          <w:r>
            <w:rPr>
              <w:noProof/>
            </w:rPr>
            <w:t>30</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4.2.3  </w:t>
          </w:r>
          <w:r>
            <w:rPr>
              <w:noProof/>
            </w:rPr>
            <w:t>物理量</w:t>
          </w:r>
          <w:r>
            <w:rPr>
              <w:noProof/>
            </w:rPr>
            <w:tab/>
          </w:r>
          <w:r>
            <w:rPr>
              <w:noProof/>
            </w:rPr>
            <w:fldChar w:fldCharType="begin"/>
          </w:r>
          <w:r>
            <w:rPr>
              <w:noProof/>
            </w:rPr>
            <w:instrText xml:space="preserve"> PAGEREF _Toc128817037 \h </w:instrText>
          </w:r>
          <w:r>
            <w:rPr>
              <w:noProof/>
            </w:rPr>
          </w:r>
          <w:r>
            <w:rPr>
              <w:noProof/>
            </w:rPr>
            <w:fldChar w:fldCharType="separate"/>
          </w:r>
          <w:r>
            <w:rPr>
              <w:noProof/>
            </w:rPr>
            <w:t>31</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4.3  </w:t>
          </w:r>
          <w:r>
            <w:rPr>
              <w:noProof/>
            </w:rPr>
            <w:t>结果与讨论</w:t>
          </w:r>
          <w:r>
            <w:rPr>
              <w:noProof/>
            </w:rPr>
            <w:tab/>
          </w:r>
          <w:r>
            <w:rPr>
              <w:noProof/>
            </w:rPr>
            <w:fldChar w:fldCharType="begin"/>
          </w:r>
          <w:r>
            <w:rPr>
              <w:noProof/>
            </w:rPr>
            <w:instrText xml:space="preserve"> PAGEREF _Toc128817038 \h </w:instrText>
          </w:r>
          <w:r>
            <w:rPr>
              <w:noProof/>
            </w:rPr>
          </w:r>
          <w:r>
            <w:rPr>
              <w:noProof/>
            </w:rPr>
            <w:fldChar w:fldCharType="separate"/>
          </w:r>
          <w:r>
            <w:rPr>
              <w:noProof/>
            </w:rPr>
            <w:t>32</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4.3.</w:t>
          </w:r>
          <w:r w:rsidRPr="00FB2A02">
            <w:rPr>
              <w:rFonts w:ascii="宋体" w:hAnsi="宋体"/>
              <w:noProof/>
            </w:rPr>
            <w:t>1</w:t>
          </w:r>
          <m:oMath>
            <m:r>
              <m:rPr>
                <m:sty m:val="p"/>
              </m:rPr>
              <w:rPr>
                <w:rFonts w:ascii="Cambria Math" w:hAnsi="Cambria Math"/>
                <w:noProof/>
              </w:rPr>
              <m:t xml:space="preserve"> A=B</m:t>
            </m:r>
          </m:oMath>
          <w:r w:rsidRPr="00FB2A02">
            <w:rPr>
              <w:rFonts w:ascii="宋体" w:hAnsi="宋体"/>
              <w:noProof/>
            </w:rPr>
            <w:t>相图</w:t>
          </w:r>
          <w:r>
            <w:rPr>
              <w:noProof/>
            </w:rPr>
            <w:tab/>
          </w:r>
          <w:r>
            <w:rPr>
              <w:noProof/>
            </w:rPr>
            <w:fldChar w:fldCharType="begin"/>
          </w:r>
          <w:r>
            <w:rPr>
              <w:noProof/>
            </w:rPr>
            <w:instrText xml:space="preserve"> PAGEREF _Toc128817039 \h </w:instrText>
          </w:r>
          <w:r>
            <w:rPr>
              <w:noProof/>
            </w:rPr>
          </w:r>
          <w:r>
            <w:rPr>
              <w:noProof/>
            </w:rPr>
            <w:fldChar w:fldCharType="separate"/>
          </w:r>
          <w:r>
            <w:rPr>
              <w:noProof/>
            </w:rPr>
            <w:t>32</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4.3.2 </w:t>
          </w:r>
          <w:r w:rsidRPr="00FB2A02">
            <w:rPr>
              <w:rFonts w:asciiTheme="minorEastAsia" w:hAnsiTheme="minorEastAsia"/>
              <w:noProof/>
            </w:rPr>
            <w:t xml:space="preserve"> </w:t>
          </w:r>
          <m:oMath>
            <m:r>
              <m:rPr>
                <m:sty m:val="p"/>
              </m:rPr>
              <w:rPr>
                <w:rFonts w:ascii="Cambria Math" w:hAnsi="Cambria Math"/>
                <w:noProof/>
              </w:rPr>
              <m:t>A≠B</m:t>
            </m:r>
          </m:oMath>
          <w:r w:rsidRPr="00FB2A02">
            <w:rPr>
              <w:rFonts w:asciiTheme="minorEastAsia" w:hAnsiTheme="minorEastAsia" w:cs="黑体"/>
              <w:noProof/>
              <w:shd w:val="clear" w:color="auto" w:fill="FFFFFF"/>
            </w:rPr>
            <w:t>相图</w:t>
          </w:r>
          <w:r>
            <w:rPr>
              <w:noProof/>
            </w:rPr>
            <w:tab/>
          </w:r>
          <w:r>
            <w:rPr>
              <w:noProof/>
            </w:rPr>
            <w:fldChar w:fldCharType="begin"/>
          </w:r>
          <w:r>
            <w:rPr>
              <w:noProof/>
            </w:rPr>
            <w:instrText xml:space="preserve"> PAGEREF _Toc128817040 \h </w:instrText>
          </w:r>
          <w:r>
            <w:rPr>
              <w:noProof/>
            </w:rPr>
          </w:r>
          <w:r>
            <w:rPr>
              <w:noProof/>
            </w:rPr>
            <w:fldChar w:fldCharType="separate"/>
          </w:r>
          <w:r>
            <w:rPr>
              <w:noProof/>
            </w:rPr>
            <w:t>34</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_Toc128817041 \h </w:instrText>
          </w:r>
          <w:r>
            <w:rPr>
              <w:noProof/>
            </w:rPr>
          </w:r>
          <w:r>
            <w:rPr>
              <w:noProof/>
            </w:rPr>
            <w:fldChar w:fldCharType="separate"/>
          </w:r>
          <w:r>
            <w:rPr>
              <w:noProof/>
            </w:rPr>
            <w:t>36</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第五章</w:t>
          </w:r>
          <w:r>
            <w:rPr>
              <w:noProof/>
            </w:rPr>
            <w:t xml:space="preserve"> </w:t>
          </w:r>
          <w:r>
            <w:rPr>
              <w:noProof/>
            </w:rPr>
            <w:t>图神经网络生成</w:t>
          </w:r>
          <w:r>
            <w:rPr>
              <w:noProof/>
            </w:rPr>
            <w:t>IsingXY</w:t>
          </w:r>
          <w:r>
            <w:rPr>
              <w:noProof/>
            </w:rPr>
            <w:t>模型</w:t>
          </w:r>
          <w:r>
            <w:rPr>
              <w:noProof/>
            </w:rPr>
            <w:tab/>
          </w:r>
          <w:r>
            <w:rPr>
              <w:noProof/>
            </w:rPr>
            <w:fldChar w:fldCharType="begin"/>
          </w:r>
          <w:r>
            <w:rPr>
              <w:noProof/>
            </w:rPr>
            <w:instrText xml:space="preserve"> PAGEREF _Toc128817042 \h </w:instrText>
          </w:r>
          <w:r>
            <w:rPr>
              <w:noProof/>
            </w:rPr>
          </w:r>
          <w:r>
            <w:rPr>
              <w:noProof/>
            </w:rPr>
            <w:fldChar w:fldCharType="separate"/>
          </w:r>
          <w:r>
            <w:rPr>
              <w:noProof/>
            </w:rPr>
            <w:t>38</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5.1 </w:t>
          </w:r>
          <w:r>
            <w:rPr>
              <w:noProof/>
            </w:rPr>
            <w:t>引言</w:t>
          </w:r>
          <w:r>
            <w:rPr>
              <w:noProof/>
            </w:rPr>
            <w:tab/>
          </w:r>
          <w:r>
            <w:rPr>
              <w:noProof/>
            </w:rPr>
            <w:fldChar w:fldCharType="begin"/>
          </w:r>
          <w:r>
            <w:rPr>
              <w:noProof/>
            </w:rPr>
            <w:instrText xml:space="preserve"> PAGEREF _Toc128817043 \h </w:instrText>
          </w:r>
          <w:r>
            <w:rPr>
              <w:noProof/>
            </w:rPr>
          </w:r>
          <w:r>
            <w:rPr>
              <w:noProof/>
            </w:rPr>
            <w:fldChar w:fldCharType="separate"/>
          </w:r>
          <w:r>
            <w:rPr>
              <w:noProof/>
            </w:rPr>
            <w:t>38</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5.2 </w:t>
          </w:r>
          <w:r>
            <w:rPr>
              <w:noProof/>
            </w:rPr>
            <w:t>模型与算法</w:t>
          </w:r>
          <w:r>
            <w:rPr>
              <w:noProof/>
            </w:rPr>
            <w:tab/>
          </w:r>
          <w:r>
            <w:rPr>
              <w:noProof/>
            </w:rPr>
            <w:fldChar w:fldCharType="begin"/>
          </w:r>
          <w:r>
            <w:rPr>
              <w:noProof/>
            </w:rPr>
            <w:instrText xml:space="preserve"> PAGEREF _Toc128817044 \h </w:instrText>
          </w:r>
          <w:r>
            <w:rPr>
              <w:noProof/>
            </w:rPr>
          </w:r>
          <w:r>
            <w:rPr>
              <w:noProof/>
            </w:rPr>
            <w:fldChar w:fldCharType="separate"/>
          </w:r>
          <w:r>
            <w:rPr>
              <w:noProof/>
            </w:rPr>
            <w:t>38</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5.2.1 Ising</w:t>
          </w:r>
          <w:r>
            <w:rPr>
              <w:noProof/>
            </w:rPr>
            <w:t>模型</w:t>
          </w:r>
          <w:r>
            <w:rPr>
              <w:noProof/>
            </w:rPr>
            <w:tab/>
          </w:r>
          <w:r>
            <w:rPr>
              <w:noProof/>
            </w:rPr>
            <w:fldChar w:fldCharType="begin"/>
          </w:r>
          <w:r>
            <w:rPr>
              <w:noProof/>
            </w:rPr>
            <w:instrText xml:space="preserve"> PAGEREF _Toc128817045 \h </w:instrText>
          </w:r>
          <w:r>
            <w:rPr>
              <w:noProof/>
            </w:rPr>
          </w:r>
          <w:r>
            <w:rPr>
              <w:noProof/>
            </w:rPr>
            <w:fldChar w:fldCharType="separate"/>
          </w:r>
          <w:r>
            <w:rPr>
              <w:noProof/>
            </w:rPr>
            <w:t>38</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5.2.2 </w:t>
          </w:r>
          <w:r>
            <w:rPr>
              <w:noProof/>
            </w:rPr>
            <w:t>图神经网络</w:t>
          </w:r>
          <w:r>
            <w:rPr>
              <w:noProof/>
            </w:rPr>
            <w:tab/>
          </w:r>
          <w:r>
            <w:rPr>
              <w:noProof/>
            </w:rPr>
            <w:fldChar w:fldCharType="begin"/>
          </w:r>
          <w:r>
            <w:rPr>
              <w:noProof/>
            </w:rPr>
            <w:instrText xml:space="preserve"> PAGEREF _Toc128817046 \h </w:instrText>
          </w:r>
          <w:r>
            <w:rPr>
              <w:noProof/>
            </w:rPr>
          </w:r>
          <w:r>
            <w:rPr>
              <w:noProof/>
            </w:rPr>
            <w:fldChar w:fldCharType="separate"/>
          </w:r>
          <w:r>
            <w:rPr>
              <w:noProof/>
            </w:rPr>
            <w:t>39</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5.2.3 </w:t>
          </w:r>
          <w:r>
            <w:rPr>
              <w:noProof/>
            </w:rPr>
            <w:t>图卷积网络</w:t>
          </w:r>
          <w:r>
            <w:rPr>
              <w:noProof/>
            </w:rPr>
            <w:tab/>
          </w:r>
          <w:r>
            <w:rPr>
              <w:noProof/>
            </w:rPr>
            <w:fldChar w:fldCharType="begin"/>
          </w:r>
          <w:r>
            <w:rPr>
              <w:noProof/>
            </w:rPr>
            <w:instrText xml:space="preserve"> PAGEREF _Toc128817047 \h </w:instrText>
          </w:r>
          <w:r>
            <w:rPr>
              <w:noProof/>
            </w:rPr>
          </w:r>
          <w:r>
            <w:rPr>
              <w:noProof/>
            </w:rPr>
            <w:fldChar w:fldCharType="separate"/>
          </w:r>
          <w:r>
            <w:rPr>
              <w:noProof/>
            </w:rPr>
            <w:t>40</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5.2.4 </w:t>
          </w:r>
          <w:r>
            <w:rPr>
              <w:noProof/>
            </w:rPr>
            <w:t>变分自编码器</w:t>
          </w:r>
          <w:r>
            <w:rPr>
              <w:noProof/>
            </w:rPr>
            <w:tab/>
          </w:r>
          <w:r>
            <w:rPr>
              <w:noProof/>
            </w:rPr>
            <w:fldChar w:fldCharType="begin"/>
          </w:r>
          <w:r>
            <w:rPr>
              <w:noProof/>
            </w:rPr>
            <w:instrText xml:space="preserve"> PAGEREF _Toc128817048 \h </w:instrText>
          </w:r>
          <w:r>
            <w:rPr>
              <w:noProof/>
            </w:rPr>
          </w:r>
          <w:r>
            <w:rPr>
              <w:noProof/>
            </w:rPr>
            <w:fldChar w:fldCharType="separate"/>
          </w:r>
          <w:r>
            <w:rPr>
              <w:noProof/>
            </w:rPr>
            <w:t>42</w:t>
          </w:r>
          <w:r>
            <w:rPr>
              <w:noProof/>
            </w:rPr>
            <w:fldChar w:fldCharType="end"/>
          </w:r>
        </w:p>
        <w:p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5.2.4 </w:t>
          </w:r>
          <w:r>
            <w:rPr>
              <w:noProof/>
            </w:rPr>
            <w:t>图变分自编码</w:t>
          </w:r>
          <w:r>
            <w:rPr>
              <w:noProof/>
            </w:rPr>
            <w:tab/>
          </w:r>
          <w:r>
            <w:rPr>
              <w:noProof/>
            </w:rPr>
            <w:fldChar w:fldCharType="begin"/>
          </w:r>
          <w:r>
            <w:rPr>
              <w:noProof/>
            </w:rPr>
            <w:instrText xml:space="preserve"> PAGEREF _Toc128817049 \h </w:instrText>
          </w:r>
          <w:r>
            <w:rPr>
              <w:noProof/>
            </w:rPr>
          </w:r>
          <w:r>
            <w:rPr>
              <w:noProof/>
            </w:rPr>
            <w:fldChar w:fldCharType="separate"/>
          </w:r>
          <w:r>
            <w:rPr>
              <w:noProof/>
            </w:rPr>
            <w:t>44</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5.3 </w:t>
          </w:r>
          <w:r>
            <w:rPr>
              <w:noProof/>
            </w:rPr>
            <w:t>模拟结果与分析</w:t>
          </w:r>
          <w:r>
            <w:rPr>
              <w:noProof/>
            </w:rPr>
            <w:tab/>
          </w:r>
          <w:r>
            <w:rPr>
              <w:noProof/>
            </w:rPr>
            <w:fldChar w:fldCharType="begin"/>
          </w:r>
          <w:r>
            <w:rPr>
              <w:noProof/>
            </w:rPr>
            <w:instrText xml:space="preserve"> PAGEREF _Toc128817050 \h </w:instrText>
          </w:r>
          <w:r>
            <w:rPr>
              <w:noProof/>
            </w:rPr>
          </w:r>
          <w:r>
            <w:rPr>
              <w:noProof/>
            </w:rPr>
            <w:fldChar w:fldCharType="separate"/>
          </w:r>
          <w:r>
            <w:rPr>
              <w:noProof/>
            </w:rPr>
            <w:t>45</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5.4 </w:t>
          </w:r>
          <w:r>
            <w:rPr>
              <w:noProof/>
            </w:rPr>
            <w:t>总结</w:t>
          </w:r>
          <w:r>
            <w:rPr>
              <w:noProof/>
            </w:rPr>
            <w:tab/>
          </w:r>
          <w:r>
            <w:rPr>
              <w:noProof/>
            </w:rPr>
            <w:fldChar w:fldCharType="begin"/>
          </w:r>
          <w:r>
            <w:rPr>
              <w:noProof/>
            </w:rPr>
            <w:instrText xml:space="preserve"> PAGEREF _Toc128817051 \h </w:instrText>
          </w:r>
          <w:r>
            <w:rPr>
              <w:noProof/>
            </w:rPr>
          </w:r>
          <w:r>
            <w:rPr>
              <w:noProof/>
            </w:rPr>
            <w:fldChar w:fldCharType="separate"/>
          </w:r>
          <w:r>
            <w:rPr>
              <w:noProof/>
            </w:rPr>
            <w:t>45</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6</w:t>
          </w:r>
          <w:r>
            <w:rPr>
              <w:noProof/>
            </w:rPr>
            <w:t>章</w:t>
          </w:r>
          <w:r>
            <w:rPr>
              <w:noProof/>
            </w:rPr>
            <w:t xml:space="preserve">  </w:t>
          </w:r>
          <w:r>
            <w:rPr>
              <w:noProof/>
            </w:rPr>
            <w:t>结论与展望</w:t>
          </w:r>
          <w:r>
            <w:rPr>
              <w:noProof/>
            </w:rPr>
            <w:tab/>
          </w:r>
          <w:r>
            <w:rPr>
              <w:noProof/>
            </w:rPr>
            <w:fldChar w:fldCharType="begin"/>
          </w:r>
          <w:r>
            <w:rPr>
              <w:noProof/>
            </w:rPr>
            <w:instrText xml:space="preserve"> PAGEREF _Toc128817052 \h </w:instrText>
          </w:r>
          <w:r>
            <w:rPr>
              <w:noProof/>
            </w:rPr>
          </w:r>
          <w:r>
            <w:rPr>
              <w:noProof/>
            </w:rPr>
            <w:fldChar w:fldCharType="separate"/>
          </w:r>
          <w:r>
            <w:rPr>
              <w:noProof/>
            </w:rPr>
            <w:t>47</w:t>
          </w:r>
          <w:r>
            <w:rPr>
              <w:noProof/>
            </w:rPr>
            <w:fldChar w:fldCharType="end"/>
          </w:r>
        </w:p>
        <w:p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展望：</w:t>
          </w:r>
          <w:r>
            <w:rPr>
              <w:noProof/>
            </w:rPr>
            <w:tab/>
          </w:r>
          <w:r>
            <w:rPr>
              <w:noProof/>
            </w:rPr>
            <w:fldChar w:fldCharType="begin"/>
          </w:r>
          <w:r>
            <w:rPr>
              <w:noProof/>
            </w:rPr>
            <w:instrText xml:space="preserve"> PAGEREF _Toc128817053 \h </w:instrText>
          </w:r>
          <w:r>
            <w:rPr>
              <w:noProof/>
            </w:rPr>
          </w:r>
          <w:r>
            <w:rPr>
              <w:noProof/>
            </w:rPr>
            <w:fldChar w:fldCharType="separate"/>
          </w:r>
          <w:r>
            <w:rPr>
              <w:noProof/>
            </w:rPr>
            <w:t>48</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lastRenderedPageBreak/>
            <w:t>参考文献</w:t>
          </w:r>
          <w:r>
            <w:rPr>
              <w:noProof/>
            </w:rPr>
            <w:tab/>
          </w:r>
          <w:r>
            <w:rPr>
              <w:noProof/>
            </w:rPr>
            <w:fldChar w:fldCharType="begin"/>
          </w:r>
          <w:r>
            <w:rPr>
              <w:noProof/>
            </w:rPr>
            <w:instrText xml:space="preserve"> PAGEREF _Toc128817054 \h </w:instrText>
          </w:r>
          <w:r>
            <w:rPr>
              <w:noProof/>
            </w:rPr>
          </w:r>
          <w:r>
            <w:rPr>
              <w:noProof/>
            </w:rPr>
            <w:fldChar w:fldCharType="separate"/>
          </w:r>
          <w:r>
            <w:rPr>
              <w:noProof/>
            </w:rPr>
            <w:t>50</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攻读学位期间取得的研究成果</w:t>
          </w:r>
          <w:r>
            <w:rPr>
              <w:noProof/>
            </w:rPr>
            <w:tab/>
          </w:r>
          <w:r>
            <w:rPr>
              <w:noProof/>
            </w:rPr>
            <w:fldChar w:fldCharType="begin"/>
          </w:r>
          <w:r>
            <w:rPr>
              <w:noProof/>
            </w:rPr>
            <w:instrText xml:space="preserve"> PAGEREF _Toc128817055 \h </w:instrText>
          </w:r>
          <w:r>
            <w:rPr>
              <w:noProof/>
            </w:rPr>
          </w:r>
          <w:r>
            <w:rPr>
              <w:noProof/>
            </w:rPr>
            <w:fldChar w:fldCharType="separate"/>
          </w:r>
          <w:r>
            <w:rPr>
              <w:noProof/>
            </w:rPr>
            <w:t>53</w:t>
          </w:r>
          <w:r>
            <w:rPr>
              <w:noProof/>
            </w:rPr>
            <w:fldChar w:fldCharType="end"/>
          </w:r>
        </w:p>
        <w:p w:rsidR="005A0E14" w:rsidRDefault="005A0E14">
          <w:pPr>
            <w:pStyle w:val="TOC1"/>
            <w:ind w:firstLine="480"/>
            <w:rPr>
              <w:rFonts w:asciiTheme="minorHAnsi" w:eastAsiaTheme="minorEastAsia" w:hAnsiTheme="minorHAnsi" w:cstheme="minorBidi"/>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_Toc128817056 \h </w:instrText>
          </w:r>
          <w:r>
            <w:rPr>
              <w:noProof/>
            </w:rPr>
          </w:r>
          <w:r>
            <w:rPr>
              <w:noProof/>
            </w:rPr>
            <w:fldChar w:fldCharType="separate"/>
          </w:r>
          <w:r>
            <w:rPr>
              <w:noProof/>
            </w:rPr>
            <w:t>55</w:t>
          </w:r>
          <w:r>
            <w:rPr>
              <w:noProof/>
            </w:rPr>
            <w:fldChar w:fldCharType="end"/>
          </w:r>
        </w:p>
        <w:p w:rsidR="00F041A5" w:rsidRDefault="00000000">
          <w:pPr>
            <w:spacing w:before="120"/>
            <w:ind w:firstLine="480"/>
            <w:rPr>
              <w:rFonts w:cs="Times New Roman"/>
            </w:rPr>
          </w:pPr>
          <w:r>
            <w:rPr>
              <w:rFonts w:cs="Times New Roman"/>
              <w:szCs w:val="28"/>
            </w:rPr>
            <w:fldChar w:fldCharType="end"/>
          </w:r>
        </w:p>
      </w:sdtContent>
    </w:sdt>
    <w:p w:rsidR="00F041A5" w:rsidRDefault="00F041A5">
      <w:pPr>
        <w:pStyle w:val="TOC1"/>
        <w:ind w:right="-210" w:firstLine="480"/>
        <w:sectPr w:rsidR="00F041A5">
          <w:headerReference w:type="default" r:id="rId22"/>
          <w:pgSz w:w="11906" w:h="16838"/>
          <w:pgMar w:top="1440" w:right="1134" w:bottom="1440" w:left="1701" w:header="851" w:footer="992" w:gutter="0"/>
          <w:pgNumType w:fmt="upperRoman"/>
          <w:cols w:space="425"/>
          <w:docGrid w:type="lines" w:linePitch="312"/>
        </w:sectPr>
      </w:pPr>
    </w:p>
    <w:p w:rsidR="00F041A5" w:rsidRDefault="00F041A5">
      <w:pPr>
        <w:ind w:firstLine="480"/>
        <w:rPr>
          <w:rFonts w:cs="Times New Roman"/>
          <w:snapToGrid w:val="0"/>
          <w:kern w:val="0"/>
        </w:rPr>
        <w:sectPr w:rsidR="00F041A5">
          <w:headerReference w:type="default" r:id="rId23"/>
          <w:pgSz w:w="11906" w:h="16838"/>
          <w:pgMar w:top="1440" w:right="1134" w:bottom="1440" w:left="1701" w:header="851" w:footer="992" w:gutter="0"/>
          <w:pgNumType w:fmt="upperRoman"/>
          <w:cols w:space="425"/>
          <w:docGrid w:type="lines" w:linePitch="312"/>
        </w:sectPr>
      </w:pPr>
    </w:p>
    <w:p w:rsidR="00F041A5" w:rsidRDefault="00000000">
      <w:pPr>
        <w:pStyle w:val="1"/>
        <w:ind w:firstLine="640"/>
      </w:pPr>
      <w:bookmarkStart w:id="15" w:name="_Toc385763153"/>
      <w:bookmarkStart w:id="16" w:name="_Toc385763055"/>
      <w:bookmarkStart w:id="17" w:name="_Toc385762749"/>
      <w:bookmarkStart w:id="18" w:name="_Toc385763192"/>
      <w:bookmarkStart w:id="19" w:name="_Toc385763095"/>
      <w:bookmarkStart w:id="20" w:name="_Toc385763023"/>
      <w:bookmarkStart w:id="21" w:name="_Toc28615859"/>
      <w:bookmarkStart w:id="22" w:name="_Toc126178580"/>
      <w:bookmarkStart w:id="23" w:name="_Toc128817005"/>
      <w:r>
        <w:rPr>
          <w:rFonts w:hint="eastAsia"/>
        </w:rPr>
        <w:lastRenderedPageBreak/>
        <w:t>第</w:t>
      </w:r>
      <w:r>
        <w:t>1</w:t>
      </w:r>
      <w:r>
        <w:rPr>
          <w:rFonts w:hint="eastAsia"/>
        </w:rPr>
        <w:t>章</w:t>
      </w:r>
      <w:r>
        <w:t xml:space="preserve"> </w:t>
      </w:r>
      <w:bookmarkEnd w:id="15"/>
      <w:bookmarkEnd w:id="16"/>
      <w:bookmarkEnd w:id="17"/>
      <w:bookmarkEnd w:id="18"/>
      <w:bookmarkEnd w:id="19"/>
      <w:bookmarkEnd w:id="20"/>
      <w:r>
        <w:t xml:space="preserve"> </w:t>
      </w:r>
      <w:bookmarkEnd w:id="21"/>
      <w:r>
        <w:rPr>
          <w:rFonts w:hint="eastAsia"/>
        </w:rPr>
        <w:t>绪论</w:t>
      </w:r>
      <w:bookmarkEnd w:id="22"/>
      <w:bookmarkEnd w:id="23"/>
    </w:p>
    <w:p w:rsidR="003F2BD7" w:rsidRDefault="00F1456A" w:rsidP="00F1456A">
      <w:pPr>
        <w:ind w:firstLine="480"/>
      </w:pPr>
      <w:bookmarkStart w:id="24" w:name="_Toc126178581"/>
      <w:r w:rsidRPr="00F1456A">
        <w:t>物质系统中化学物理性质完全相同，与其他部分具有明显分界面的均匀部分称为相。</w:t>
      </w:r>
      <w:r w:rsidR="00E56593" w:rsidRPr="00F1456A">
        <w:rPr>
          <w:rFonts w:hint="eastAsia"/>
        </w:rPr>
        <w:t>相变是</w:t>
      </w:r>
      <w:r w:rsidRPr="00F1456A">
        <w:rPr>
          <w:rFonts w:hint="eastAsia"/>
        </w:rPr>
        <w:t>指</w:t>
      </w:r>
      <w:r w:rsidR="00E56593" w:rsidRPr="00F1456A">
        <w:rPr>
          <w:rFonts w:hint="eastAsia"/>
        </w:rPr>
        <w:t>物质在一定条件下从一种物态转变为另一种物态的现象，</w:t>
      </w:r>
      <w:r>
        <w:rPr>
          <w:rFonts w:hint="eastAsia"/>
        </w:rPr>
        <w:t>相变现象在自然界中广泛存在，</w:t>
      </w:r>
      <w:r w:rsidR="00E56593" w:rsidRPr="00F1456A">
        <w:rPr>
          <w:rFonts w:hint="eastAsia"/>
        </w:rPr>
        <w:t>其中最常见的有固</w:t>
      </w:r>
      <w:r w:rsidR="00E56593" w:rsidRPr="00F1456A">
        <w:rPr>
          <w:rFonts w:hint="eastAsia"/>
        </w:rPr>
        <w:t>-</w:t>
      </w:r>
      <w:r w:rsidR="00E56593" w:rsidRPr="00F1456A">
        <w:rPr>
          <w:rFonts w:hint="eastAsia"/>
        </w:rPr>
        <w:t>液相变、液</w:t>
      </w:r>
      <w:r w:rsidR="00E56593" w:rsidRPr="00F1456A">
        <w:rPr>
          <w:rFonts w:hint="eastAsia"/>
        </w:rPr>
        <w:t>-</w:t>
      </w:r>
      <w:r w:rsidR="00E56593" w:rsidRPr="00F1456A">
        <w:rPr>
          <w:rFonts w:hint="eastAsia"/>
        </w:rPr>
        <w:t>气相变等。</w:t>
      </w:r>
      <w:r w:rsidR="003F2BD7">
        <w:rPr>
          <w:rFonts w:hint="eastAsia"/>
        </w:rPr>
        <w:t>本文主要研究统计物理中常见模型的相变，</w:t>
      </w:r>
      <w:r w:rsidR="003F2BD7">
        <w:t>统计物理领域里一项长期且重要的任务是研究相变</w:t>
      </w:r>
      <w:r w:rsidR="003F2BD7">
        <w:rPr>
          <w:rFonts w:hint="eastAsia"/>
        </w:rPr>
        <w:t>，相变理论既是统计物理学的基本科学问题，也可应用于若干实际物理体系。</w:t>
      </w:r>
    </w:p>
    <w:p w:rsidR="003F2BD7" w:rsidRDefault="00E56593" w:rsidP="003F2BD7">
      <w:pPr>
        <w:ind w:firstLine="480"/>
      </w:pPr>
      <w:r w:rsidRPr="00F1456A">
        <w:rPr>
          <w:rFonts w:hint="eastAsia"/>
        </w:rPr>
        <w:t>在统计物理中，相变是指一个系统在一定的外部条件（如温度、压强、化学势等）下，随着某个内部参数（如粒子密度、自旋取向等）的改变，发生宏观物理性质的急剧变化的过程。相变的一个显著特征是在转变点附近系统的物理性质的变化呈现非连续性。例如，在固</w:t>
      </w:r>
      <w:r w:rsidRPr="00F1456A">
        <w:rPr>
          <w:rFonts w:hint="eastAsia"/>
        </w:rPr>
        <w:t>-</w:t>
      </w:r>
      <w:r w:rsidRPr="00F1456A">
        <w:rPr>
          <w:rFonts w:hint="eastAsia"/>
        </w:rPr>
        <w:t>液相变中，加热固体会使其温度上升，但当温度达到一定临界点时，固体会突然熔化成为液体，而在这个临界点上下，固体和液体的性质变化非常显著，比如说它们的热容和密度等性质的变化。</w:t>
      </w:r>
      <w:r w:rsidR="00F1456A" w:rsidRPr="00F1456A">
        <w:t>物质内部粒子间的相互作用使系统倾向于有序，粒子自生的热运动使系统倾向于无序，粒子间相互作用和粒子自生热运动竞争产生了相变。二者缺一不可，如果没有相互作用不可能形成有序态，例如理想气体无法从气态相变为液态和固态；如果自旋磁矩间没有相互作用，就不会有铁磁相变；如无热运动干扰，系统只会是有序态，也不会有相变。</w:t>
      </w:r>
    </w:p>
    <w:p w:rsidR="003F2BD7" w:rsidRPr="003F2BD7" w:rsidRDefault="003F2BD7" w:rsidP="003F2BD7">
      <w:pPr>
        <w:ind w:firstLine="480"/>
        <w:rPr>
          <w:rFonts w:asciiTheme="minorEastAsia" w:eastAsiaTheme="minorEastAsia" w:hAnsiTheme="minorEastAsia"/>
        </w:rPr>
      </w:pPr>
      <w:r>
        <w:t>在相变研究领域，</w:t>
      </w:r>
      <w:proofErr w:type="spellStart"/>
      <w:r>
        <w:t>Ising</w:t>
      </w:r>
      <w:proofErr w:type="spellEnd"/>
      <w:r>
        <w:t>模型和</w:t>
      </w:r>
      <w:r>
        <w:t>XY</w:t>
      </w:r>
      <w:r>
        <w:t>模型是两个经典的理论模型，它们在理论和实践中都被广泛应用。尤其是</w:t>
      </w:r>
      <w:proofErr w:type="spellStart"/>
      <w:r>
        <w:t>Ising</w:t>
      </w:r>
      <w:proofErr w:type="spellEnd"/>
      <w:r>
        <w:t>模型在各个领域都有应用，比如统计物理、量子场论、高能物理、材料科学等等。</w:t>
      </w:r>
      <w:proofErr w:type="spellStart"/>
      <w:r>
        <w:t>Ising</w:t>
      </w:r>
      <w:proofErr w:type="spellEnd"/>
      <w:r>
        <w:t>-XY</w:t>
      </w:r>
      <w:r>
        <w:t>耦合模型是</w:t>
      </w:r>
      <w:proofErr w:type="spellStart"/>
      <w:r>
        <w:t>Ising</w:t>
      </w:r>
      <w:proofErr w:type="spellEnd"/>
      <w:r>
        <w:t>模型和</w:t>
      </w:r>
      <w:r>
        <w:t>XY</w:t>
      </w:r>
      <w:r>
        <w:t>模型的耦合，能够更好地描述真实物理系统的性质。研究</w:t>
      </w:r>
      <w:proofErr w:type="spellStart"/>
      <w:r>
        <w:t>Ising</w:t>
      </w:r>
      <w:proofErr w:type="spellEnd"/>
      <w:r>
        <w:t>-XY</w:t>
      </w:r>
      <w:r>
        <w:t>模型的相变行为有助于更深入地理解物质相变机制，并为材料科学、能</w:t>
      </w:r>
      <w:proofErr w:type="gramStart"/>
      <w:r>
        <w:t>源材料</w:t>
      </w:r>
      <w:proofErr w:type="gramEnd"/>
      <w:r>
        <w:t>、物理化学等领域提供理论支持。此外，</w:t>
      </w:r>
      <w:proofErr w:type="spellStart"/>
      <w:r>
        <w:t>Ising</w:t>
      </w:r>
      <w:proofErr w:type="spellEnd"/>
      <w:r>
        <w:t>-XY</w:t>
      </w:r>
      <w:r>
        <w:t>模型的相变研究也是统计物理领域的热点问题之一，吸引了众</w:t>
      </w:r>
      <w:r>
        <w:rPr>
          <w:rFonts w:hint="eastAsia"/>
        </w:rPr>
        <w:t>多学者的关注</w:t>
      </w:r>
      <w:r>
        <w:t>。当前，蒙特卡罗方法是研究相变问题的一种重要方法，已被广泛应用于相变的数值模拟和理论研究。尤其是在</w:t>
      </w:r>
      <w:proofErr w:type="spellStart"/>
      <w:r>
        <w:t>Ising</w:t>
      </w:r>
      <w:proofErr w:type="spellEnd"/>
      <w:r>
        <w:t>-XY</w:t>
      </w:r>
      <w:r>
        <w:t>耦合模型的相变研究中，蒙特卡罗方法已经成为了主流的研究手段。通过模拟不同温度下</w:t>
      </w:r>
      <w:proofErr w:type="spellStart"/>
      <w:r>
        <w:t>Ising</w:t>
      </w:r>
      <w:proofErr w:type="spellEnd"/>
      <w:r>
        <w:t>-XY</w:t>
      </w:r>
      <w:r>
        <w:t>模型的相变行为，可以研究相变的物理规律和性质，以及相变的临界现象等。研究</w:t>
      </w:r>
      <w:proofErr w:type="spellStart"/>
      <w:r>
        <w:t>Ising</w:t>
      </w:r>
      <w:proofErr w:type="spellEnd"/>
      <w:r>
        <w:t>-XY</w:t>
      </w:r>
      <w:r>
        <w:t>模型的相变行为具有很大的意义和价值，有助于推进相变研究的进一步发展，也为</w:t>
      </w:r>
      <w:r w:rsidRPr="00F1456A">
        <w:rPr>
          <w:rFonts w:hint="eastAsia"/>
        </w:rPr>
        <w:t>物理学、化学、材料科学等</w:t>
      </w:r>
      <w:r>
        <w:t>应用领域提供理论指导。</w:t>
      </w:r>
    </w:p>
    <w:p w:rsidR="003F2BD7" w:rsidRPr="003F2BD7" w:rsidRDefault="003F2BD7" w:rsidP="003F2BD7">
      <w:pPr>
        <w:ind w:firstLine="480"/>
      </w:pPr>
    </w:p>
    <w:p w:rsidR="00F041A5" w:rsidRPr="00D763DF" w:rsidRDefault="00D763DF">
      <w:pPr>
        <w:pStyle w:val="2"/>
        <w:pPrChange w:id="25" w:author="dell" w:date="2023-02-17T16:39:00Z">
          <w:pPr>
            <w:ind w:firstLine="480"/>
          </w:pPr>
        </w:pPrChange>
      </w:pPr>
      <w:bookmarkStart w:id="26" w:name="_Toc128817006"/>
      <w:r>
        <w:t>1.</w:t>
      </w:r>
      <w:r w:rsidR="003F2BD7">
        <w:t>1</w:t>
      </w:r>
      <w:r w:rsidRPr="00D763DF">
        <w:t xml:space="preserve"> </w:t>
      </w:r>
      <w:r w:rsidRPr="00D763DF">
        <w:rPr>
          <w:rFonts w:hint="eastAsia"/>
        </w:rPr>
        <w:t>相变的分类</w:t>
      </w:r>
      <w:bookmarkEnd w:id="26"/>
    </w:p>
    <w:p w:rsidR="00F041A5" w:rsidRDefault="00000000">
      <w:pPr>
        <w:ind w:firstLine="480"/>
      </w:pPr>
      <w:r>
        <w:rPr>
          <w:rFonts w:hint="eastAsia"/>
        </w:rPr>
        <w:t>第一种是著名的欧仑菲斯特相变理论，它的分类依据是考察热力学自由能作为热</w:t>
      </w:r>
      <w:r>
        <w:rPr>
          <w:rFonts w:hint="eastAsia"/>
        </w:rPr>
        <w:lastRenderedPageBreak/>
        <w:t>力学变量的函数的性质。在这种分类下</w:t>
      </w:r>
      <w:r>
        <w:rPr>
          <w:rFonts w:ascii="宋体" w:hAnsi="宋体" w:hint="eastAsia"/>
        </w:rPr>
        <w:t>，</w:t>
      </w:r>
      <w:r>
        <w:rPr>
          <w:rFonts w:hint="eastAsia"/>
        </w:rPr>
        <w:t>如果自由能对某个热力学变量的导数在相变点的位置从</w:t>
      </w:r>
      <w:r>
        <w:rPr>
          <w:rFonts w:hint="eastAsia"/>
        </w:rPr>
        <w:t>n</w:t>
      </w:r>
      <w:proofErr w:type="gramStart"/>
      <w:r>
        <w:rPr>
          <w:rFonts w:hint="eastAsia"/>
        </w:rPr>
        <w:t>阶开始</w:t>
      </w:r>
      <w:proofErr w:type="gramEnd"/>
      <w:r>
        <w:rPr>
          <w:rFonts w:hint="eastAsia"/>
        </w:rPr>
        <w:t>不连续</w:t>
      </w:r>
      <w:r>
        <w:rPr>
          <w:rFonts w:ascii="宋体" w:hAnsi="宋体" w:hint="eastAsia"/>
        </w:rPr>
        <w:t>，</w:t>
      </w:r>
      <w:r>
        <w:rPr>
          <w:rFonts w:hint="eastAsia"/>
        </w:rPr>
        <w:t>那么这样一个相变就称为</w:t>
      </w:r>
      <w:r>
        <w:rPr>
          <w:rFonts w:hint="eastAsia"/>
        </w:rPr>
        <w:t>n</w:t>
      </w:r>
      <w:r>
        <w:rPr>
          <w:rFonts w:hint="eastAsia"/>
        </w:rPr>
        <w:t>级相变。例如</w:t>
      </w:r>
      <w:r>
        <w:rPr>
          <w:rFonts w:ascii="宋体" w:hAnsi="宋体" w:hint="eastAsia"/>
        </w:rPr>
        <w:t>，</w:t>
      </w:r>
      <w:r>
        <w:rPr>
          <w:rFonts w:hint="eastAsia"/>
        </w:rPr>
        <w:t>如果自由能对某个热力学变量的一阶导数在相变位置不连续</w:t>
      </w:r>
      <w:r>
        <w:rPr>
          <w:rFonts w:ascii="宋体" w:hAnsi="宋体" w:hint="eastAsia"/>
        </w:rPr>
        <w:t>，</w:t>
      </w:r>
      <w:r>
        <w:rPr>
          <w:rFonts w:hint="eastAsia"/>
        </w:rPr>
        <w:t>那么该相变就被定义为一级相变；如果自由能对某个热力学变量的一阶导数在相变位置连续而二阶导数不连续</w:t>
      </w:r>
      <w:r>
        <w:rPr>
          <w:rFonts w:ascii="宋体" w:hAnsi="宋体" w:hint="eastAsia"/>
        </w:rPr>
        <w:t>，</w:t>
      </w:r>
      <w:r>
        <w:rPr>
          <w:rFonts w:hint="eastAsia"/>
        </w:rPr>
        <w:t>那么该相变就被定义为二级相变。</w:t>
      </w:r>
      <w:r>
        <w:t>二级及以上相变也称为连续相变</w:t>
      </w:r>
      <w:r>
        <w:rPr>
          <w:rFonts w:hint="eastAsia"/>
        </w:rPr>
        <w:t>。因此</w:t>
      </w:r>
      <w:r>
        <w:rPr>
          <w:rFonts w:ascii="宋体" w:hAnsi="宋体" w:hint="eastAsia"/>
        </w:rPr>
        <w:t>，</w:t>
      </w:r>
      <w:r>
        <w:rPr>
          <w:rFonts w:hint="eastAsia"/>
        </w:rPr>
        <w:t>气体液体固体的相互转变均被定义为一级相变</w:t>
      </w:r>
      <w:r>
        <w:rPr>
          <w:rFonts w:ascii="宋体" w:hAnsi="宋体" w:hint="eastAsia"/>
        </w:rPr>
        <w:t>，</w:t>
      </w:r>
      <w:r>
        <w:rPr>
          <w:rFonts w:hint="eastAsia"/>
        </w:rPr>
        <w:t>原因是密度即自由能对化学势的一阶导数在相变点存在不连续的变化。关于二级相变典型的例子是铁磁相变</w:t>
      </w:r>
      <w:r>
        <w:rPr>
          <w:rFonts w:ascii="宋体" w:hAnsi="宋体" w:hint="eastAsia"/>
        </w:rPr>
        <w:t>，</w:t>
      </w:r>
      <w:r>
        <w:rPr>
          <w:rFonts w:hint="eastAsia"/>
        </w:rPr>
        <w:t>在转变中磁化强度作为自由能对外加磁场的导数</w:t>
      </w:r>
      <w:r>
        <w:rPr>
          <w:rFonts w:ascii="宋体" w:hAnsi="宋体" w:hint="eastAsia"/>
        </w:rPr>
        <w:t>，</w:t>
      </w:r>
      <w:r>
        <w:rPr>
          <w:rFonts w:hint="eastAsia"/>
        </w:rPr>
        <w:t>在高温时为</w:t>
      </w:r>
      <w:r>
        <w:rPr>
          <w:rFonts w:ascii="宋体" w:hAnsi="宋体" w:hint="eastAsia"/>
        </w:rPr>
        <w:t>，</w:t>
      </w:r>
      <w:r>
        <w:rPr>
          <w:rFonts w:hint="eastAsia"/>
        </w:rPr>
        <w:t>同时会随着温度的降低连续增大。但是自由能对外加磁场的二阶导数</w:t>
      </w:r>
      <w:r>
        <w:rPr>
          <w:rFonts w:ascii="宋体" w:hAnsi="宋体" w:hint="eastAsia"/>
        </w:rPr>
        <w:t>，</w:t>
      </w:r>
      <w:r>
        <w:rPr>
          <w:rFonts w:hint="eastAsia"/>
        </w:rPr>
        <w:t>也就是磁化率</w:t>
      </w:r>
      <w:r>
        <w:rPr>
          <w:rFonts w:ascii="宋体" w:hAnsi="宋体" w:hint="eastAsia"/>
        </w:rPr>
        <w:t>，</w:t>
      </w:r>
      <w:r>
        <w:rPr>
          <w:rFonts w:hint="eastAsia"/>
        </w:rPr>
        <w:t>则在相变点的位置存在着不连续的变化。然而欧仑菲斯特分类法存在明显的缺陷</w:t>
      </w:r>
      <w:r>
        <w:rPr>
          <w:rFonts w:ascii="宋体" w:hAnsi="宋体" w:hint="eastAsia"/>
        </w:rPr>
        <w:t>，</w:t>
      </w:r>
      <w:r>
        <w:rPr>
          <w:rFonts w:hint="eastAsia"/>
        </w:rPr>
        <w:t>原因是它没有考虑到自由能的导数会在热力学极限下发散这种特殊情形。</w:t>
      </w:r>
    </w:p>
    <w:p w:rsidR="00F041A5" w:rsidRDefault="00000000">
      <w:pPr>
        <w:ind w:firstLine="480"/>
      </w:pPr>
      <w:r>
        <w:rPr>
          <w:rFonts w:hint="eastAsia"/>
        </w:rPr>
        <w:t>第二类方法通常被称为现代分类法。在这种分类理论当中</w:t>
      </w:r>
      <w:r>
        <w:rPr>
          <w:rFonts w:ascii="宋体" w:hAnsi="宋体" w:hint="eastAsia"/>
        </w:rPr>
        <w:t>，</w:t>
      </w:r>
      <w:r>
        <w:rPr>
          <w:rFonts w:hint="eastAsia"/>
        </w:rPr>
        <w:t>如果相变过程中存在潜热</w:t>
      </w:r>
      <w:r>
        <w:rPr>
          <w:rFonts w:ascii="宋体" w:hAnsi="宋体" w:hint="eastAsia"/>
        </w:rPr>
        <w:t>，</w:t>
      </w:r>
      <w:r>
        <w:rPr>
          <w:rFonts w:hint="eastAsia"/>
        </w:rPr>
        <w:t>那就是该相变则为一级相变。例如冰的融化相变和水的沸腾都是属于一级相变。二级相变</w:t>
      </w:r>
      <w:r>
        <w:rPr>
          <w:rFonts w:ascii="宋体" w:hAnsi="宋体" w:hint="eastAsia"/>
        </w:rPr>
        <w:t>，</w:t>
      </w:r>
      <w:r>
        <w:rPr>
          <w:rFonts w:hint="eastAsia"/>
        </w:rPr>
        <w:t>也称作连续相变</w:t>
      </w:r>
      <w:r>
        <w:rPr>
          <w:rFonts w:ascii="宋体" w:hAnsi="宋体" w:hint="eastAsia"/>
        </w:rPr>
        <w:t>，</w:t>
      </w:r>
      <w:r>
        <w:rPr>
          <w:rFonts w:hint="eastAsia"/>
        </w:rPr>
        <w:t>其特征是无限大的关联长度、临界点附近按</w:t>
      </w:r>
      <w:proofErr w:type="gramStart"/>
      <w:r>
        <w:rPr>
          <w:rFonts w:hint="eastAsia"/>
        </w:rPr>
        <w:t>幂次律规则</w:t>
      </w:r>
      <w:proofErr w:type="gramEnd"/>
      <w:r>
        <w:rPr>
          <w:rFonts w:hint="eastAsia"/>
        </w:rPr>
        <w:t>衰减的关联、以及发散的磁化率等。例如铁磁相变属于二级相变。另外</w:t>
      </w:r>
      <w:r>
        <w:rPr>
          <w:rFonts w:ascii="宋体" w:hAnsi="宋体" w:hint="eastAsia"/>
        </w:rPr>
        <w:t>，</w:t>
      </w:r>
      <w:r>
        <w:rPr>
          <w:rFonts w:hint="eastAsia"/>
        </w:rPr>
        <w:t>自然界中还存在无穷阶的相变</w:t>
      </w:r>
      <w:r>
        <w:rPr>
          <w:rFonts w:ascii="宋体" w:hAnsi="宋体" w:hint="eastAsia"/>
        </w:rPr>
        <w:t>，</w:t>
      </w:r>
      <w:r>
        <w:rPr>
          <w:rFonts w:hint="eastAsia"/>
        </w:rPr>
        <w:t>最著名的例子就是二维</w:t>
      </w:r>
      <w:r>
        <w:rPr>
          <w:rFonts w:hint="eastAsia"/>
        </w:rPr>
        <w:t>XY</w:t>
      </w:r>
      <w:r>
        <w:rPr>
          <w:rFonts w:hint="eastAsia"/>
        </w:rPr>
        <w:t>模型中的</w:t>
      </w:r>
      <w:r>
        <w:rPr>
          <w:rFonts w:hint="eastAsia"/>
        </w:rPr>
        <w:t>KTB</w:t>
      </w:r>
      <w:r>
        <w:rPr>
          <w:rFonts w:hint="eastAsia"/>
        </w:rPr>
        <w:t>相变。</w:t>
      </w:r>
    </w:p>
    <w:p w:rsidR="00F041A5" w:rsidRDefault="00000000">
      <w:pPr>
        <w:ind w:firstLine="480"/>
      </w:pPr>
      <w:r>
        <w:rPr>
          <w:rFonts w:hint="eastAsia"/>
        </w:rPr>
        <w:t>序参量是刻画相变的有效参数</w:t>
      </w:r>
      <w:r>
        <w:rPr>
          <w:rFonts w:ascii="宋体" w:hAnsi="宋体" w:hint="eastAsia"/>
        </w:rPr>
        <w:t>，</w:t>
      </w:r>
      <w:r>
        <w:rPr>
          <w:rFonts w:hint="eastAsia"/>
        </w:rPr>
        <w:t>通常情况下它在相变过程中的一个相中的值为零而在另一个相中则为有限值。对于</w:t>
      </w:r>
      <w:proofErr w:type="gramStart"/>
      <w:r>
        <w:rPr>
          <w:rFonts w:hint="eastAsia"/>
        </w:rPr>
        <w:t>固液或汽液</w:t>
      </w:r>
      <w:proofErr w:type="gramEnd"/>
      <w:r>
        <w:rPr>
          <w:rFonts w:hint="eastAsia"/>
        </w:rPr>
        <w:t>相变</w:t>
      </w:r>
      <w:r>
        <w:rPr>
          <w:rFonts w:ascii="宋体" w:hAnsi="宋体" w:hint="eastAsia"/>
        </w:rPr>
        <w:t>，</w:t>
      </w:r>
      <w:r>
        <w:rPr>
          <w:rFonts w:hint="eastAsia"/>
        </w:rPr>
        <w:t>可以选密度作为序参量；对于铁磁相变而言</w:t>
      </w:r>
      <w:r>
        <w:rPr>
          <w:rFonts w:ascii="宋体" w:hAnsi="宋体" w:hint="eastAsia"/>
        </w:rPr>
        <w:t>，</w:t>
      </w:r>
      <w:r>
        <w:rPr>
          <w:rFonts w:hint="eastAsia"/>
        </w:rPr>
        <w:t>我们可以选择净磁化强度作为序参量。</w:t>
      </w:r>
      <w:r>
        <w:t>前苏联物理学家朗道、金兹堡等提出</w:t>
      </w:r>
      <w:r>
        <w:t xml:space="preserve"> “</w:t>
      </w:r>
      <w:r>
        <w:t>对称性破缺</w:t>
      </w:r>
      <w:r>
        <w:t>”</w:t>
      </w:r>
      <w:r>
        <w:t>理论来解释相变</w:t>
      </w:r>
      <w:r>
        <w:t xml:space="preserve"> </w:t>
      </w:r>
      <w:r>
        <w:t>。该理论认为连续相变的特征是物质对称性和有序性的改变，在相变临界温度以下，系统的序参量非零、称性低、有序性高。在相变临界温度以上，系统的序参量为零、称性高、有序性低。随着温度的降低，</w:t>
      </w:r>
      <w:r>
        <w:t xml:space="preserve"> </w:t>
      </w:r>
      <w:r>
        <w:t>序参量在临界点连续地从零变到非零。</w:t>
      </w:r>
    </w:p>
    <w:p w:rsidR="00F041A5" w:rsidRDefault="00000000">
      <w:pPr>
        <w:ind w:firstLineChars="0" w:firstLine="420"/>
        <w:rPr>
          <w:rFonts w:asciiTheme="minorEastAsia" w:eastAsiaTheme="minorEastAsia" w:hAnsiTheme="minorEastAsia"/>
          <w:szCs w:val="28"/>
        </w:rPr>
      </w:pPr>
      <w:r>
        <w:rPr>
          <w:rFonts w:asciiTheme="minorEastAsia" w:eastAsiaTheme="minorEastAsia" w:hAnsiTheme="minorEastAsia"/>
          <w:szCs w:val="28"/>
        </w:rPr>
        <w:t>除了常见</w:t>
      </w:r>
      <w:proofErr w:type="gramStart"/>
      <w:r>
        <w:rPr>
          <w:rFonts w:asciiTheme="minorEastAsia" w:eastAsiaTheme="minorEastAsia" w:hAnsiTheme="minorEastAsia"/>
          <w:szCs w:val="28"/>
        </w:rPr>
        <w:t>的固液气</w:t>
      </w:r>
      <w:proofErr w:type="gramEnd"/>
      <w:r>
        <w:rPr>
          <w:rFonts w:asciiTheme="minorEastAsia" w:eastAsiaTheme="minorEastAsia" w:hAnsiTheme="minorEastAsia"/>
          <w:szCs w:val="28"/>
        </w:rPr>
        <w:t>三态之间的相变外, 物质从铁磁变成顺磁、从金属变成超导或绝缘体等也都可以用相应物理量的对称性破缺来描述和解释. 因此人们曾认为 “对称性破缺”理论已经非常完美, 以后凝聚态物理的研究仅仅是修修补补了。</w:t>
      </w:r>
    </w:p>
    <w:p w:rsidR="00F041A5" w:rsidRPr="00D763DF" w:rsidRDefault="00D763DF">
      <w:pPr>
        <w:pStyle w:val="2"/>
        <w:rPr>
          <w:rPrChange w:id="27" w:author="dell" w:date="2023-02-17T16:43:00Z">
            <w:rPr>
              <w:rFonts w:asciiTheme="minorEastAsia" w:eastAsiaTheme="minorEastAsia" w:hAnsiTheme="minorEastAsia"/>
              <w:szCs w:val="28"/>
            </w:rPr>
          </w:rPrChange>
        </w:rPr>
        <w:pPrChange w:id="28" w:author="dell" w:date="2023-02-17T16:43:00Z">
          <w:pPr>
            <w:ind w:firstLineChars="0" w:firstLine="420"/>
          </w:pPr>
        </w:pPrChange>
      </w:pPr>
      <w:bookmarkStart w:id="29" w:name="_Toc128817007"/>
      <w:r>
        <w:t>1.</w:t>
      </w:r>
      <w:r w:rsidR="003F2BD7">
        <w:t>2</w:t>
      </w:r>
      <w:r w:rsidRPr="00D763DF">
        <w:rPr>
          <w:rPrChange w:id="30" w:author="dell" w:date="2023-02-17T16:43:00Z">
            <w:rPr>
              <w:rFonts w:asciiTheme="minorEastAsia" w:eastAsiaTheme="minorEastAsia" w:hAnsiTheme="minorEastAsia"/>
              <w:bCs/>
              <w:szCs w:val="28"/>
            </w:rPr>
          </w:rPrChange>
        </w:rPr>
        <w:t xml:space="preserve"> </w:t>
      </w:r>
      <w:r w:rsidRPr="00D763DF">
        <w:rPr>
          <w:rFonts w:hint="eastAsia"/>
          <w:rPrChange w:id="31" w:author="dell" w:date="2023-02-17T16:43:00Z">
            <w:rPr>
              <w:rFonts w:asciiTheme="minorEastAsia" w:eastAsiaTheme="minorEastAsia" w:hAnsiTheme="minorEastAsia" w:hint="eastAsia"/>
              <w:bCs/>
              <w:szCs w:val="28"/>
            </w:rPr>
          </w:rPrChange>
        </w:rPr>
        <w:t>相变的研究方法</w:t>
      </w:r>
      <w:bookmarkEnd w:id="29"/>
    </w:p>
    <w:p w:rsidR="00411E42" w:rsidRDefault="00411E42">
      <w:pPr>
        <w:ind w:firstLine="480"/>
      </w:pPr>
      <w:r w:rsidRPr="00411E42">
        <w:rPr>
          <w:rFonts w:hint="eastAsia"/>
        </w:rPr>
        <w:t>相变是物理学研究中非常重要的一个主题，</w:t>
      </w:r>
      <w:r>
        <w:rPr>
          <w:rFonts w:hint="eastAsia"/>
        </w:rPr>
        <w:t>通常用</w:t>
      </w:r>
      <w:proofErr w:type="spellStart"/>
      <w:r w:rsidRPr="00411E42">
        <w:rPr>
          <w:rFonts w:hint="eastAsia"/>
        </w:rPr>
        <w:t>Ising</w:t>
      </w:r>
      <w:proofErr w:type="spellEnd"/>
      <w:r w:rsidRPr="00411E42">
        <w:rPr>
          <w:rFonts w:hint="eastAsia"/>
        </w:rPr>
        <w:t>模型、</w:t>
      </w:r>
      <w:r w:rsidRPr="00411E42">
        <w:rPr>
          <w:rFonts w:hint="eastAsia"/>
        </w:rPr>
        <w:t>XY</w:t>
      </w:r>
      <w:r w:rsidRPr="00411E42">
        <w:rPr>
          <w:rFonts w:hint="eastAsia"/>
        </w:rPr>
        <w:t>模型、</w:t>
      </w:r>
      <w:r w:rsidRPr="00411E42">
        <w:rPr>
          <w:rFonts w:hint="eastAsia"/>
        </w:rPr>
        <w:t>Potts</w:t>
      </w:r>
      <w:r w:rsidRPr="00411E42">
        <w:rPr>
          <w:rFonts w:hint="eastAsia"/>
        </w:rPr>
        <w:t>模型</w:t>
      </w:r>
      <w:r>
        <w:rPr>
          <w:rFonts w:hint="eastAsia"/>
        </w:rPr>
        <w:t>、</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耦合模型等</w:t>
      </w:r>
      <w:r w:rsidRPr="00411E42">
        <w:rPr>
          <w:rFonts w:hint="eastAsia"/>
        </w:rPr>
        <w:t>来研究相变现象。</w:t>
      </w:r>
      <w:r>
        <w:rPr>
          <w:rFonts w:hint="eastAsia"/>
        </w:rPr>
        <w:t>针对不同的模型特征物理学家们也设计了不同的算法，常见的有</w:t>
      </w:r>
      <w:r>
        <w:rPr>
          <w:rFonts w:hint="eastAsia"/>
        </w:rPr>
        <w:t>metropolis</w:t>
      </w:r>
      <w:r>
        <w:rPr>
          <w:rFonts w:hint="eastAsia"/>
        </w:rPr>
        <w:t>算法、</w:t>
      </w:r>
      <w:proofErr w:type="spellStart"/>
      <w:r>
        <w:rPr>
          <w:rFonts w:hint="eastAsia"/>
        </w:rPr>
        <w:t>wolff</w:t>
      </w:r>
      <w:proofErr w:type="spellEnd"/>
      <w:r>
        <w:rPr>
          <w:rFonts w:hint="eastAsia"/>
        </w:rPr>
        <w:t>算法、王</w:t>
      </w:r>
      <w:r>
        <w:rPr>
          <w:rFonts w:hint="eastAsia"/>
        </w:rPr>
        <w:t>-</w:t>
      </w:r>
      <w:r>
        <w:rPr>
          <w:rFonts w:hint="eastAsia"/>
        </w:rPr>
        <w:t>朗道算法、</w:t>
      </w:r>
      <w:proofErr w:type="spellStart"/>
      <w:r>
        <w:rPr>
          <w:rFonts w:eastAsia="宋体" w:cs="Times New Roman"/>
        </w:rPr>
        <w:t>Swendsen</w:t>
      </w:r>
      <w:proofErr w:type="spellEnd"/>
      <w:r>
        <w:rPr>
          <w:rFonts w:eastAsia="宋体" w:cs="Times New Roman"/>
        </w:rPr>
        <w:t>–Wang</w:t>
      </w:r>
      <w:r>
        <w:rPr>
          <w:rFonts w:eastAsia="宋体" w:cs="Helvetica"/>
          <w:color w:val="000000" w:themeColor="text1"/>
        </w:rPr>
        <w:t>算法</w:t>
      </w:r>
      <w:r>
        <w:rPr>
          <w:rFonts w:eastAsia="宋体" w:cs="Helvetica" w:hint="eastAsia"/>
          <w:color w:val="000000" w:themeColor="text1"/>
        </w:rPr>
        <w:t>等</w:t>
      </w:r>
      <w:r w:rsidR="00E56593">
        <w:rPr>
          <w:rFonts w:eastAsia="宋体" w:cs="Helvetica" w:hint="eastAsia"/>
          <w:color w:val="000000" w:themeColor="text1"/>
        </w:rPr>
        <w:t>。本文将主要对</w:t>
      </w:r>
      <w:r w:rsidR="00E56593">
        <w:rPr>
          <w:rFonts w:eastAsia="宋体" w:cs="Helvetica" w:hint="eastAsia"/>
          <w:color w:val="000000" w:themeColor="text1"/>
        </w:rPr>
        <w:t>XY</w:t>
      </w:r>
      <w:r w:rsidR="00E56593">
        <w:rPr>
          <w:rFonts w:eastAsia="宋体" w:cs="Helvetica" w:hint="eastAsia"/>
          <w:color w:val="000000" w:themeColor="text1"/>
        </w:rPr>
        <w:t>耦合模型、</w:t>
      </w:r>
      <w:proofErr w:type="spellStart"/>
      <w:r w:rsidR="00E56593">
        <w:rPr>
          <w:rFonts w:eastAsia="宋体" w:cs="Helvetica" w:hint="eastAsia"/>
          <w:color w:val="000000" w:themeColor="text1"/>
        </w:rPr>
        <w:t>Ising</w:t>
      </w:r>
      <w:proofErr w:type="spellEnd"/>
      <w:r w:rsidR="00E56593">
        <w:rPr>
          <w:rFonts w:eastAsia="宋体" w:cs="Helvetica" w:hint="eastAsia"/>
          <w:color w:val="000000" w:themeColor="text1"/>
        </w:rPr>
        <w:t>-XY</w:t>
      </w:r>
      <w:r w:rsidR="00E56593">
        <w:rPr>
          <w:rFonts w:eastAsia="宋体" w:cs="Helvetica" w:hint="eastAsia"/>
          <w:color w:val="000000" w:themeColor="text1"/>
        </w:rPr>
        <w:t>耦合模型以及</w:t>
      </w:r>
      <w:r w:rsidR="00E56593">
        <w:rPr>
          <w:rFonts w:hint="eastAsia"/>
        </w:rPr>
        <w:t>metropolis</w:t>
      </w:r>
      <w:r w:rsidR="00E56593">
        <w:rPr>
          <w:rFonts w:hint="eastAsia"/>
        </w:rPr>
        <w:t>算法、</w:t>
      </w:r>
      <w:proofErr w:type="spellStart"/>
      <w:r w:rsidR="00E56593">
        <w:rPr>
          <w:rFonts w:hint="eastAsia"/>
        </w:rPr>
        <w:t>wolff</w:t>
      </w:r>
      <w:proofErr w:type="spellEnd"/>
      <w:r w:rsidR="00E56593">
        <w:rPr>
          <w:rFonts w:hint="eastAsia"/>
        </w:rPr>
        <w:t>算法进行</w:t>
      </w:r>
      <w:r w:rsidR="00E56593">
        <w:rPr>
          <w:rFonts w:eastAsia="宋体" w:cs="Helvetica" w:hint="eastAsia"/>
          <w:color w:val="000000" w:themeColor="text1"/>
        </w:rPr>
        <w:t>介绍</w:t>
      </w:r>
      <w:r w:rsidR="00E56593">
        <w:rPr>
          <w:rFonts w:hint="eastAsia"/>
        </w:rPr>
        <w:t>。</w:t>
      </w:r>
    </w:p>
    <w:p w:rsidR="00F041A5" w:rsidRPr="00D763DF" w:rsidRDefault="00D763DF" w:rsidP="00D763DF">
      <w:pPr>
        <w:pStyle w:val="2"/>
        <w:numPr>
          <w:ins w:id="32" w:author="dell" w:date="2023-02-17T16:50:00Z"/>
        </w:numPr>
      </w:pPr>
      <w:bookmarkStart w:id="33" w:name="_Toc128817008"/>
      <w:r>
        <w:lastRenderedPageBreak/>
        <w:t>1.</w:t>
      </w:r>
      <w:r w:rsidR="003F2BD7">
        <w:t>3</w:t>
      </w:r>
      <w:r w:rsidR="00797BDB" w:rsidRPr="00D763DF">
        <w:rPr>
          <w:rFonts w:hint="eastAsia"/>
        </w:rPr>
        <w:t>相变模型介绍</w:t>
      </w:r>
      <w:bookmarkEnd w:id="33"/>
    </w:p>
    <w:p w:rsidR="00F041A5" w:rsidRDefault="00000000">
      <w:pPr>
        <w:ind w:firstLine="480"/>
        <w:rPr>
          <w:rFonts w:ascii="宋体" w:hAnsi="宋体"/>
          <w:szCs w:val="28"/>
        </w:rPr>
        <w:pPrChange w:id="34" w:author="dell" w:date="2023-02-17T16:49:00Z">
          <w:pPr>
            <w:pStyle w:val="2"/>
          </w:pPr>
        </w:pPrChange>
      </w:pPr>
      <w:r>
        <w:rPr>
          <w:rFonts w:hint="eastAsia"/>
        </w:rPr>
        <w:t>相变是</w:t>
      </w:r>
      <w:r>
        <w:t>自然界广泛存在的一类突变现象</w:t>
      </w:r>
      <w:r>
        <w:rPr>
          <w:rFonts w:hint="eastAsia"/>
        </w:rPr>
        <w:t>也是研究热力学与统计物理的问题，而</w:t>
      </w:r>
      <w:proofErr w:type="spellStart"/>
      <w:r>
        <w:rPr>
          <w:rFonts w:hint="eastAsia"/>
        </w:rPr>
        <w:t>Ising</w:t>
      </w:r>
      <w:proofErr w:type="spellEnd"/>
      <w:r>
        <w:rPr>
          <w:rFonts w:hint="eastAsia"/>
        </w:rPr>
        <w:t>模型和</w:t>
      </w:r>
      <w:r>
        <w:rPr>
          <w:rFonts w:hint="eastAsia"/>
        </w:rPr>
        <w:t>XY</w:t>
      </w:r>
      <w:r>
        <w:rPr>
          <w:rFonts w:hint="eastAsia"/>
        </w:rPr>
        <w:t>模型正好是研究该类问题的重要载体。</w:t>
      </w:r>
      <w:proofErr w:type="spellStart"/>
      <w:r>
        <w:rPr>
          <w:rFonts w:hint="eastAsia"/>
        </w:rPr>
        <w:t>Ising</w:t>
      </w:r>
      <w:proofErr w:type="spellEnd"/>
      <w:r>
        <w:rPr>
          <w:rFonts w:hint="eastAsia"/>
        </w:rPr>
        <w:t>模型也是经典统计力学的一个重要模型，</w:t>
      </w:r>
      <w:r>
        <w:t>由德国物理学家</w:t>
      </w:r>
      <w:r>
        <w:fldChar w:fldCharType="begin"/>
      </w:r>
      <w:r>
        <w:instrText xml:space="preserve"> HYPERLINK "https://baike.baidu.com/item/%E5%A8%81%E5%BB%89%C2%B7%E6%A5%9E%E6%AC%A1/15663734" \t "_blank" </w:instrText>
      </w:r>
      <w:r>
        <w:fldChar w:fldCharType="separate"/>
      </w:r>
      <w:r>
        <w:t>威廉</w:t>
      </w:r>
      <w:r>
        <w:t>·</w:t>
      </w:r>
      <w:r>
        <w:t>楞次</w:t>
      </w:r>
      <w:r>
        <w:fldChar w:fldCharType="end"/>
      </w:r>
      <w:r>
        <w:t>在</w:t>
      </w:r>
      <w:r>
        <w:t>1920</w:t>
      </w:r>
      <w:r>
        <w:t>年提出以描述铁磁性物质的内部的原子自旋状态及其与宏观磁矩的关系</w:t>
      </w:r>
      <w:r>
        <w:rPr>
          <w:rFonts w:hint="eastAsia"/>
        </w:rPr>
        <w:t>。</w:t>
      </w:r>
      <w:r>
        <w:t>伊辛模型</w:t>
      </w:r>
      <w:r>
        <w:rPr>
          <w:rFonts w:hint="eastAsia"/>
        </w:rPr>
        <w:t>可以近似描述单轴各向异性铁磁体的铁磁</w:t>
      </w:r>
      <w:r>
        <w:rPr>
          <w:rFonts w:hint="eastAsia"/>
        </w:rPr>
        <w:t>-</w:t>
      </w:r>
      <w:r>
        <w:rPr>
          <w:rFonts w:hint="eastAsia"/>
        </w:rPr>
        <w:t>顺磁相变，稍加改变还可以描述气</w:t>
      </w:r>
      <w:r>
        <w:rPr>
          <w:rFonts w:hint="eastAsia"/>
        </w:rPr>
        <w:t>-</w:t>
      </w:r>
      <w:r>
        <w:rPr>
          <w:rFonts w:hint="eastAsia"/>
        </w:rPr>
        <w:t>液相变、合金的有序无序相变等情形</w:t>
      </w:r>
      <w:r>
        <w:t>。</w:t>
      </w:r>
      <w:r>
        <w:t>20</w:t>
      </w:r>
      <w:r>
        <w:t>世纪</w:t>
      </w:r>
      <w:r>
        <w:t>30-40</w:t>
      </w:r>
      <w:r>
        <w:t>年代，</w:t>
      </w:r>
      <w:r>
        <w:rPr>
          <w:rFonts w:hint="eastAsia"/>
        </w:rPr>
        <w:t>物理学家们</w:t>
      </w:r>
      <w:r>
        <w:t>使用平均场近似理论对</w:t>
      </w:r>
      <w:proofErr w:type="gramStart"/>
      <w:r>
        <w:t>二维伊辛</w:t>
      </w:r>
      <w:proofErr w:type="gramEnd"/>
      <w:r>
        <w:t>点阵模型进行了研究</w:t>
      </w:r>
      <w:r>
        <w:rPr>
          <w:rFonts w:hint="eastAsia"/>
        </w:rPr>
        <w:t>。而</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w:t>
      </w:r>
      <w:r>
        <w:rPr>
          <w:rFonts w:ascii="宋体" w:hAnsi="宋体" w:hint="eastAsia"/>
          <w:szCs w:val="28"/>
        </w:rPr>
        <w:t>这些年来，</w:t>
      </w:r>
      <w:proofErr w:type="spellStart"/>
      <w:r>
        <w:rPr>
          <w:rFonts w:ascii="宋体" w:hAnsi="宋体" w:hint="eastAsia"/>
          <w:szCs w:val="28"/>
        </w:rPr>
        <w:t>Ising</w:t>
      </w:r>
      <w:proofErr w:type="spellEnd"/>
      <w:r>
        <w:rPr>
          <w:rFonts w:ascii="宋体" w:hAnsi="宋体" w:hint="eastAsia"/>
          <w:szCs w:val="28"/>
        </w:rPr>
        <w:t>-XY耦合模型、双层XY耦合模型、完全阻挫XY模型已经引起了人们的广泛关注。</w:t>
      </w:r>
    </w:p>
    <w:p w:rsidR="00F041A5" w:rsidRDefault="00797BDB" w:rsidP="00D763DF">
      <w:pPr>
        <w:pStyle w:val="3"/>
      </w:pPr>
      <w:bookmarkStart w:id="35" w:name="_Toc128817009"/>
      <w:r>
        <w:t>1.</w:t>
      </w:r>
      <w:r w:rsidR="003F2BD7">
        <w:t>3</w:t>
      </w:r>
      <w:r>
        <w:t xml:space="preserve">.1  </w:t>
      </w:r>
      <w:proofErr w:type="spellStart"/>
      <w:r>
        <w:rPr>
          <w:rFonts w:hint="eastAsia"/>
        </w:rPr>
        <w:t>Ising</w:t>
      </w:r>
      <w:proofErr w:type="spellEnd"/>
      <w:r>
        <w:rPr>
          <w:rFonts w:hint="eastAsia"/>
        </w:rPr>
        <w:t>模型</w:t>
      </w:r>
      <w:bookmarkEnd w:id="35"/>
    </w:p>
    <w:p w:rsidR="00F041A5" w:rsidDel="00D110C1" w:rsidRDefault="00000000">
      <w:pPr>
        <w:ind w:firstLine="480"/>
        <w:rPr>
          <w:del w:id="36" w:author="丁 利利·" w:date="2023-02-28T08:48:00Z"/>
        </w:rPr>
      </w:pPr>
      <w:proofErr w:type="spellStart"/>
      <w:r>
        <w:rPr>
          <w:rFonts w:hint="eastAsia"/>
        </w:rPr>
        <w:t>Ising</w:t>
      </w:r>
      <w:proofErr w:type="spellEnd"/>
      <w:r>
        <w:rPr>
          <w:rFonts w:hint="eastAsia"/>
        </w:rPr>
        <w:t>模型之所以具有如此广泛的应用并不仅仅在于它的模型机制的简单性，更重要的是它可以模拟出广泛存在于自然、社会、人工系统中的临界现象。</w:t>
      </w:r>
      <w:proofErr w:type="spellStart"/>
      <w:r>
        <w:rPr>
          <w:rFonts w:hint="eastAsia"/>
        </w:rPr>
        <w:t>Ising</w:t>
      </w:r>
      <w:proofErr w:type="spellEnd"/>
      <w:r>
        <w:rPr>
          <w:rFonts w:hint="eastAsia"/>
        </w:rPr>
        <w:t>模型是统计物理中迄今为止唯一</w:t>
      </w:r>
      <w:proofErr w:type="gramStart"/>
      <w:r>
        <w:rPr>
          <w:rFonts w:hint="eastAsia"/>
        </w:rPr>
        <w:t>一个</w:t>
      </w:r>
      <w:proofErr w:type="gramEnd"/>
      <w:r>
        <w:rPr>
          <w:rFonts w:hint="eastAsia"/>
        </w:rPr>
        <w:t>同时具备：表述简单、内涵丰富、应用广泛这三种优点的模型。最初</w:t>
      </w:r>
      <w:proofErr w:type="spellStart"/>
      <w:r>
        <w:rPr>
          <w:rFonts w:hint="eastAsia"/>
        </w:rPr>
        <w:t>Ising</w:t>
      </w:r>
      <w:proofErr w:type="spellEnd"/>
      <w:r>
        <w:rPr>
          <w:rFonts w:hint="eastAsia"/>
        </w:rPr>
        <w:t>模型的提出是为了用来描述单轴铁磁体的自旋现象、解释铁磁物质的相变，即铁磁在加热到一定临界温度以上会出现磁性消失的现象，而降温到临界温度以下又会表现出磁性。这种有磁性、无磁性两相之间的转变，是一种连续相变（也叫二级相变）。</w:t>
      </w:r>
      <w:proofErr w:type="spellStart"/>
      <w:r>
        <w:rPr>
          <w:rFonts w:hint="eastAsia"/>
        </w:rPr>
        <w:t>Ising</w:t>
      </w:r>
      <w:proofErr w:type="spellEnd"/>
      <w:r>
        <w:rPr>
          <w:rFonts w:hint="eastAsia"/>
        </w:rPr>
        <w:t>模型假设铁磁物质是由一堆规则排列的小磁针构成，每个磁针只有上下两个方向（自旋</w:t>
      </w:r>
      <m:oMath>
        <m:sSub>
          <m:sSubPr>
            <m:ctrlPr>
              <w:rPr>
                <w:rFonts w:ascii="Cambria Math" w:hAnsi="Cambria Math"/>
                <w:i/>
              </w:rPr>
            </m:ctrlPr>
          </m:sSubPr>
          <m:e>
            <m:r>
              <w:rPr>
                <w:rFonts w:ascii="Cambria Math" w:hAnsi="Cambria Math"/>
              </w:rPr>
              <m:t xml:space="preserve"> σ</m:t>
            </m:r>
          </m:e>
          <m:sub>
            <m:r>
              <w:rPr>
                <w:rFonts w:ascii="Cambria Math" w:hAnsi="Cambria Math" w:hint="eastAsia"/>
              </w:rPr>
              <m:t>i</m:t>
            </m:r>
          </m:sub>
        </m:sSub>
        <m:r>
          <w:rPr>
            <w:rFonts w:ascii="Cambria Math" w:hAnsi="Cambria Math" w:hint="eastAsia"/>
          </w:rPr>
          <m:t>=</m:t>
        </m:r>
        <m:r>
          <w:rPr>
            <w:rFonts w:ascii="Cambria Math" w:hAnsi="Cambria Math"/>
          </w:rPr>
          <m:t xml:space="preserve">±1 </m:t>
        </m:r>
      </m:oMath>
      <w:r>
        <w:rPr>
          <w:rFonts w:hint="eastAsia"/>
        </w:rPr>
        <w:t>）。相邻的小磁针之间通过能量约束发生相互作用，同时又会由于环境热噪声的干扰而发生磁性的随机转变（上变为下或反之）。存在某个临界温度</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c </m:t>
            </m:r>
          </m:sub>
        </m:sSub>
      </m:oMath>
      <w:r>
        <w:rPr>
          <w:rFonts w:ascii="宋体" w:hAnsi="宋体" w:hint="eastAsia"/>
        </w:rPr>
        <w:t>，</w:t>
      </w:r>
      <w:r>
        <w:rPr>
          <w:rFonts w:hint="eastAsia"/>
        </w:rPr>
        <w:t>当温度高于这个临界点时，随机涨落干扰越强，小磁针越容易发生无序而剧烈</w:t>
      </w:r>
      <w:proofErr w:type="gramStart"/>
      <w:r>
        <w:rPr>
          <w:rFonts w:hint="eastAsia"/>
        </w:rPr>
        <w:t>地状态</w:t>
      </w:r>
      <w:proofErr w:type="gramEnd"/>
      <w:r>
        <w:rPr>
          <w:rFonts w:hint="eastAsia"/>
        </w:rPr>
        <w:t>转变，从而让上下两个方向的磁性相互抵消，材料的磁性消失</w:t>
      </w:r>
      <w:r>
        <w:rPr>
          <w:rFonts w:ascii="宋体" w:hAnsi="宋体" w:hint="eastAsia"/>
        </w:rPr>
        <w:t>；</w:t>
      </w:r>
      <w:r>
        <w:rPr>
          <w:rFonts w:hint="eastAsia"/>
        </w:rPr>
        <w:t>而当温度低于这个临界点时则小磁针相对安宁，系统处于能量</w:t>
      </w:r>
      <w:proofErr w:type="gramStart"/>
      <w:r>
        <w:rPr>
          <w:rFonts w:hint="eastAsia"/>
        </w:rPr>
        <w:t>约束高</w:t>
      </w:r>
      <w:proofErr w:type="gramEnd"/>
      <w:r>
        <w:rPr>
          <w:rFonts w:hint="eastAsia"/>
        </w:rPr>
        <w:t>的状态</w:t>
      </w:r>
      <w:r>
        <w:rPr>
          <w:rFonts w:hint="eastAsia"/>
        </w:rPr>
        <w:t>,</w:t>
      </w:r>
      <w:r>
        <w:rPr>
          <w:rFonts w:hint="eastAsia"/>
        </w:rPr>
        <w:t>大量的小磁针方向一致</w:t>
      </w:r>
      <w:r>
        <w:rPr>
          <w:rFonts w:hint="eastAsia"/>
        </w:rPr>
        <w:t>,</w:t>
      </w:r>
      <w:r>
        <w:rPr>
          <w:rFonts w:hint="eastAsia"/>
        </w:rPr>
        <w:t>系统中又会出现稳定的自发磁化强度。这个临界温度又被称为居里温度。而当系统处于临界温度</w:t>
      </w:r>
      <m:oMath>
        <m:sSub>
          <m:sSubPr>
            <m:ctrlPr>
              <w:rPr>
                <w:rFonts w:ascii="Cambria Math" w:hAnsi="Cambria Math"/>
                <w:i/>
              </w:rPr>
            </m:ctrlPr>
          </m:sSubPr>
          <m:e>
            <m:r>
              <w:rPr>
                <w:rFonts w:ascii="Cambria Math" w:hAnsi="Cambria Math"/>
              </w:rPr>
              <m:t xml:space="preserve"> T</m:t>
            </m:r>
          </m:e>
          <m:sub>
            <m:r>
              <w:rPr>
                <w:rFonts w:ascii="Cambria Math" w:hAnsi="Cambria Math"/>
              </w:rPr>
              <m:t xml:space="preserve">c </m:t>
            </m:r>
          </m:sub>
        </m:sSub>
      </m:oMath>
      <w:r>
        <w:rPr>
          <w:rFonts w:hint="eastAsia"/>
        </w:rPr>
        <w:t>的时候，</w:t>
      </w:r>
      <w:proofErr w:type="spellStart"/>
      <w:r>
        <w:rPr>
          <w:rFonts w:hint="eastAsia"/>
        </w:rPr>
        <w:t>Isin</w:t>
      </w:r>
      <w:r>
        <w:t>g</w:t>
      </w:r>
      <w:proofErr w:type="spellEnd"/>
      <w:r>
        <w:rPr>
          <w:rFonts w:hint="eastAsia"/>
        </w:rPr>
        <w:t>模型表现出一系列</w:t>
      </w:r>
      <w:proofErr w:type="gramStart"/>
      <w:r>
        <w:rPr>
          <w:rFonts w:hint="eastAsia"/>
        </w:rPr>
        <w:t>幂律行为</w:t>
      </w:r>
      <w:proofErr w:type="gramEnd"/>
      <w:r>
        <w:rPr>
          <w:rFonts w:hint="eastAsia"/>
        </w:rPr>
        <w:t>和自相似现象。所谓的临界现象，是指系统在相变临界点附近的时候表现出的一系列的标度现象，以及系统在不同尺寸之间的相似性。临界系统之中不同组成部分之间还会发生长程的关联，这种通过局部相互作用而导致长程联系的现象恰恰如同真实复杂系统，如社会、经济、认知神经系统等。因此，伊辛模型不仅仅是一个统计物理模型，它更是一个建模各种复杂系统模型的典范。分子排布为周期性点阵</w:t>
      </w:r>
      <w:del w:id="37" w:author="丁 利利·" w:date="2023-02-28T08:48:00Z">
        <w:r w:rsidDel="00D110C1">
          <w:rPr>
            <w:rFonts w:hint="eastAsia"/>
          </w:rPr>
          <w:delText>。</w:delText>
        </w:r>
      </w:del>
    </w:p>
    <w:p w:rsidR="00F041A5" w:rsidRDefault="00F041A5">
      <w:pPr>
        <w:ind w:firstLineChars="0" w:firstLine="0"/>
        <w:pPrChange w:id="38" w:author="丁 利利·" w:date="2023-02-28T08:48:00Z">
          <w:pPr>
            <w:ind w:firstLine="480"/>
          </w:pPr>
        </w:pPrChange>
      </w:pPr>
    </w:p>
    <w:p w:rsidR="00F041A5" w:rsidRDefault="00F041A5">
      <w:pPr>
        <w:ind w:firstLine="720"/>
        <w:rPr>
          <w:rFonts w:cstheme="majorBidi"/>
          <w:sz w:val="36"/>
          <w:szCs w:val="40"/>
        </w:rPr>
      </w:pPr>
    </w:p>
    <w:p w:rsidR="00F041A5" w:rsidRDefault="00F041A5">
      <w:pPr>
        <w:ind w:firstLine="480"/>
      </w:pPr>
    </w:p>
    <w:tbl>
      <w:tblPr>
        <w:tblStyle w:val="af2"/>
        <w:tblW w:w="6804"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693"/>
        <w:gridCol w:w="2977"/>
      </w:tblGrid>
      <w:tr w:rsidR="00F041A5">
        <w:trPr>
          <w:trHeight w:val="32"/>
        </w:trPr>
        <w:tc>
          <w:tcPr>
            <w:tcW w:w="1134" w:type="dxa"/>
          </w:tcPr>
          <w:p w:rsidR="00F041A5" w:rsidRDefault="00F041A5">
            <w:pPr>
              <w:ind w:firstLine="480"/>
            </w:pPr>
          </w:p>
        </w:tc>
        <w:tc>
          <w:tcPr>
            <w:tcW w:w="2693" w:type="dxa"/>
          </w:tcPr>
          <w:p w:rsidR="00F041A5" w:rsidRDefault="00000000">
            <w:pPr>
              <w:ind w:firstLine="480"/>
              <w:jc w:val="left"/>
            </w:pPr>
            <w:r>
              <w:rPr>
                <w:rFonts w:hint="eastAsia"/>
              </w:rPr>
              <w:t>L</w:t>
            </w:r>
            <w:r>
              <w:t>ow T</w:t>
            </w:r>
          </w:p>
        </w:tc>
        <w:tc>
          <w:tcPr>
            <w:tcW w:w="2977" w:type="dxa"/>
          </w:tcPr>
          <w:p w:rsidR="00F041A5" w:rsidRDefault="00000000">
            <w:pPr>
              <w:ind w:firstLine="480"/>
            </w:pPr>
            <w:r>
              <w:t>High T</w:t>
            </w:r>
          </w:p>
        </w:tc>
      </w:tr>
      <w:tr w:rsidR="00F041A5">
        <w:trPr>
          <w:trHeight w:val="1227"/>
        </w:trPr>
        <w:tc>
          <w:tcPr>
            <w:tcW w:w="1134" w:type="dxa"/>
          </w:tcPr>
          <w:p w:rsidR="00F041A5" w:rsidRDefault="00F041A5">
            <w:pPr>
              <w:ind w:firstLine="482"/>
              <w:jc w:val="center"/>
              <w:rPr>
                <w:rFonts w:ascii="宋体" w:hAnsi="宋体"/>
                <w:b/>
                <w:bCs/>
                <w:szCs w:val="28"/>
              </w:rPr>
            </w:pPr>
          </w:p>
          <w:p w:rsidR="00F041A5" w:rsidRDefault="00000000">
            <w:pPr>
              <w:ind w:firstLine="480"/>
            </w:pPr>
            <w:r>
              <w:t>1-D</w:t>
            </w:r>
          </w:p>
        </w:tc>
        <w:tc>
          <w:tcPr>
            <w:tcW w:w="2693" w:type="dxa"/>
          </w:tcPr>
          <w:p w:rsidR="00F041A5" w:rsidRDefault="00000000">
            <w:pPr>
              <w:ind w:firstLine="480"/>
              <w:rPr>
                <w:rFonts w:ascii="宋体" w:hAnsi="宋体" w:cs="Times New Roman"/>
              </w:rPr>
            </w:pPr>
            <w:r>
              <w:rPr>
                <w:noProof/>
              </w:rPr>
              <w:drawing>
                <wp:anchor distT="0" distB="0" distL="114300" distR="114300" simplePos="0" relativeHeight="251695616" behindDoc="0" locked="0" layoutInCell="1" allowOverlap="1">
                  <wp:simplePos x="0" y="0"/>
                  <wp:positionH relativeFrom="column">
                    <wp:posOffset>33020</wp:posOffset>
                  </wp:positionH>
                  <wp:positionV relativeFrom="paragraph">
                    <wp:posOffset>306070</wp:posOffset>
                  </wp:positionV>
                  <wp:extent cx="1477010" cy="292100"/>
                  <wp:effectExtent l="0" t="0" r="0" b="13335"/>
                  <wp:wrapNone/>
                  <wp:docPr id="8" name="图形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34"/>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477108" cy="291806"/>
                          </a:xfrm>
                          <a:prstGeom prst="rect">
                            <a:avLst/>
                          </a:prstGeom>
                        </pic:spPr>
                      </pic:pic>
                    </a:graphicData>
                  </a:graphic>
                </wp:anchor>
              </w:drawing>
            </w:r>
          </w:p>
        </w:tc>
        <w:tc>
          <w:tcPr>
            <w:tcW w:w="2977" w:type="dxa"/>
          </w:tcPr>
          <w:p w:rsidR="00F041A5" w:rsidRDefault="00F041A5">
            <w:pPr>
              <w:ind w:firstLine="480"/>
            </w:pPr>
          </w:p>
          <w:p w:rsidR="00F041A5" w:rsidRDefault="00000000">
            <w:pPr>
              <w:ind w:firstLine="480"/>
              <w:rPr>
                <w:rFonts w:cs="Times New Roman"/>
              </w:rPr>
            </w:pPr>
            <w:r>
              <w:rPr>
                <w:noProof/>
              </w:rPr>
              <w:drawing>
                <wp:anchor distT="0" distB="0" distL="114300" distR="114300" simplePos="0" relativeHeight="251698688" behindDoc="0" locked="0" layoutInCell="1" allowOverlap="1">
                  <wp:simplePos x="0" y="0"/>
                  <wp:positionH relativeFrom="column">
                    <wp:posOffset>207010</wp:posOffset>
                  </wp:positionH>
                  <wp:positionV relativeFrom="paragraph">
                    <wp:posOffset>79375</wp:posOffset>
                  </wp:positionV>
                  <wp:extent cx="1341755" cy="264795"/>
                  <wp:effectExtent l="0" t="0" r="0" b="1905"/>
                  <wp:wrapNone/>
                  <wp:docPr id="24"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35"/>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41755" cy="264795"/>
                          </a:xfrm>
                          <a:prstGeom prst="rect">
                            <a:avLst/>
                          </a:prstGeom>
                        </pic:spPr>
                      </pic:pic>
                    </a:graphicData>
                  </a:graphic>
                </wp:anchor>
              </w:drawing>
            </w:r>
          </w:p>
        </w:tc>
      </w:tr>
      <w:tr w:rsidR="00F041A5">
        <w:trPr>
          <w:trHeight w:val="416"/>
        </w:trPr>
        <w:tc>
          <w:tcPr>
            <w:tcW w:w="1134" w:type="dxa"/>
          </w:tcPr>
          <w:p w:rsidR="00F041A5" w:rsidRDefault="00F041A5">
            <w:pPr>
              <w:ind w:firstLineChars="0" w:firstLine="0"/>
              <w:rPr>
                <w:rFonts w:ascii="宋体" w:hAnsi="宋体"/>
                <w:b/>
                <w:bCs/>
                <w:szCs w:val="28"/>
              </w:rPr>
            </w:pPr>
          </w:p>
          <w:p w:rsidR="00F041A5" w:rsidRDefault="00F041A5">
            <w:pPr>
              <w:ind w:firstLineChars="0" w:firstLine="0"/>
              <w:rPr>
                <w:rFonts w:ascii="宋体" w:hAnsi="宋体"/>
                <w:b/>
                <w:bCs/>
                <w:szCs w:val="28"/>
              </w:rPr>
            </w:pPr>
          </w:p>
          <w:p w:rsidR="00F041A5" w:rsidRDefault="00000000">
            <w:pPr>
              <w:ind w:firstLine="480"/>
            </w:pPr>
            <w:r>
              <w:t>2-D</w:t>
            </w:r>
          </w:p>
        </w:tc>
        <w:tc>
          <w:tcPr>
            <w:tcW w:w="2693" w:type="dxa"/>
          </w:tcPr>
          <w:p w:rsidR="00F041A5" w:rsidRDefault="00000000">
            <w:pPr>
              <w:ind w:firstLineChars="0" w:firstLine="0"/>
            </w:pPr>
            <w:r>
              <w:rPr>
                <w:noProof/>
              </w:rPr>
              <w:drawing>
                <wp:anchor distT="0" distB="0" distL="114300" distR="114300" simplePos="0" relativeHeight="251710976" behindDoc="0" locked="0" layoutInCell="1" allowOverlap="1">
                  <wp:simplePos x="0" y="0"/>
                  <wp:positionH relativeFrom="margin">
                    <wp:align>center</wp:align>
                  </wp:positionH>
                  <wp:positionV relativeFrom="margin">
                    <wp:align>center</wp:align>
                  </wp:positionV>
                  <wp:extent cx="1371600" cy="894080"/>
                  <wp:effectExtent l="0" t="0" r="0" b="1270"/>
                  <wp:wrapSquare wrapText="bothSides"/>
                  <wp:docPr id="28" name="图形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37"/>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0" cy="894080"/>
                          </a:xfrm>
                          <a:prstGeom prst="rect">
                            <a:avLst/>
                          </a:prstGeom>
                        </pic:spPr>
                      </pic:pic>
                    </a:graphicData>
                  </a:graphic>
                </wp:anchor>
              </w:drawing>
            </w:r>
          </w:p>
        </w:tc>
        <w:tc>
          <w:tcPr>
            <w:tcW w:w="2977" w:type="dxa"/>
          </w:tcPr>
          <w:p w:rsidR="00F041A5" w:rsidRDefault="00000000">
            <w:pPr>
              <w:ind w:firstLineChars="0" w:firstLine="0"/>
              <w:rPr>
                <w:rFonts w:ascii="宋体" w:hAnsi="宋体" w:cs="Times New Roman"/>
              </w:rPr>
            </w:pPr>
            <w:r>
              <w:rPr>
                <w:noProof/>
              </w:rPr>
              <w:drawing>
                <wp:anchor distT="0" distB="0" distL="114300" distR="114300" simplePos="0" relativeHeight="251707904" behindDoc="0" locked="0" layoutInCell="1" allowOverlap="1">
                  <wp:simplePos x="0" y="0"/>
                  <wp:positionH relativeFrom="margin">
                    <wp:align>center</wp:align>
                  </wp:positionH>
                  <wp:positionV relativeFrom="margin">
                    <wp:align>center</wp:align>
                  </wp:positionV>
                  <wp:extent cx="1435735" cy="935990"/>
                  <wp:effectExtent l="0" t="0" r="12065" b="16510"/>
                  <wp:wrapSquare wrapText="bothSides"/>
                  <wp:docPr id="45"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 39"/>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35735" cy="935990"/>
                          </a:xfrm>
                          <a:prstGeom prst="rect">
                            <a:avLst/>
                          </a:prstGeom>
                        </pic:spPr>
                      </pic:pic>
                    </a:graphicData>
                  </a:graphic>
                </wp:anchor>
              </w:drawing>
            </w:r>
          </w:p>
        </w:tc>
      </w:tr>
      <w:tr w:rsidR="00F041A5">
        <w:trPr>
          <w:trHeight w:val="2123"/>
        </w:trPr>
        <w:tc>
          <w:tcPr>
            <w:tcW w:w="1134" w:type="dxa"/>
          </w:tcPr>
          <w:p w:rsidR="00F041A5" w:rsidRDefault="00F041A5">
            <w:pPr>
              <w:ind w:firstLine="482"/>
              <w:jc w:val="center"/>
              <w:rPr>
                <w:rFonts w:ascii="宋体" w:hAnsi="宋体"/>
                <w:b/>
                <w:bCs/>
                <w:szCs w:val="28"/>
              </w:rPr>
            </w:pPr>
          </w:p>
          <w:p w:rsidR="00F041A5" w:rsidRDefault="00F041A5">
            <w:pPr>
              <w:ind w:firstLine="482"/>
              <w:jc w:val="center"/>
              <w:rPr>
                <w:rFonts w:ascii="宋体" w:hAnsi="宋体"/>
                <w:b/>
                <w:bCs/>
                <w:szCs w:val="28"/>
              </w:rPr>
            </w:pPr>
          </w:p>
          <w:p w:rsidR="00F041A5" w:rsidRDefault="00000000">
            <w:pPr>
              <w:ind w:firstLine="480"/>
            </w:pPr>
            <w:r>
              <w:rPr>
                <w:rFonts w:hint="eastAsia"/>
              </w:rPr>
              <w:t xml:space="preserve"> </w:t>
            </w:r>
            <w:r>
              <w:t xml:space="preserve">        </w:t>
            </w:r>
          </w:p>
          <w:p w:rsidR="00F041A5" w:rsidRDefault="00000000">
            <w:pPr>
              <w:ind w:firstLine="480"/>
            </w:pPr>
            <w:r>
              <w:rPr>
                <w:rFonts w:hint="eastAsia"/>
              </w:rPr>
              <w:t>3-</w:t>
            </w:r>
            <w:r>
              <w:t>D</w:t>
            </w:r>
          </w:p>
        </w:tc>
        <w:tc>
          <w:tcPr>
            <w:tcW w:w="2693" w:type="dxa"/>
          </w:tcPr>
          <w:p w:rsidR="00F041A5" w:rsidRDefault="00000000">
            <w:pPr>
              <w:ind w:firstLineChars="0" w:firstLine="0"/>
            </w:pPr>
            <w:r>
              <w:rPr>
                <w:noProof/>
              </w:rPr>
              <w:drawing>
                <wp:anchor distT="0" distB="0" distL="114300" distR="114300" simplePos="0" relativeHeight="251701760" behindDoc="0" locked="0" layoutInCell="1" allowOverlap="1">
                  <wp:simplePos x="0" y="0"/>
                  <wp:positionH relativeFrom="margin">
                    <wp:align>center</wp:align>
                  </wp:positionH>
                  <wp:positionV relativeFrom="margin">
                    <wp:align>center</wp:align>
                  </wp:positionV>
                  <wp:extent cx="1471295" cy="1259205"/>
                  <wp:effectExtent l="0" t="0" r="14605" b="1714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2" cstate="print">
                            <a:extLst>
                              <a:ext uri="{28A0092B-C50C-407E-A947-70E740481C1C}">
                                <a14:useLocalDpi xmlns:a14="http://schemas.microsoft.com/office/drawing/2010/main" val="0"/>
                              </a:ext>
                            </a:extLst>
                          </a:blip>
                          <a:srcRect l="29313" t="18431" r="25494" b="17301"/>
                          <a:stretch>
                            <a:fillRect/>
                          </a:stretch>
                        </pic:blipFill>
                        <pic:spPr>
                          <a:xfrm>
                            <a:off x="0" y="0"/>
                            <a:ext cx="1471246" cy="1258928"/>
                          </a:xfrm>
                          <a:prstGeom prst="rect">
                            <a:avLst/>
                          </a:prstGeom>
                          <a:noFill/>
                          <a:ln>
                            <a:noFill/>
                          </a:ln>
                        </pic:spPr>
                      </pic:pic>
                    </a:graphicData>
                  </a:graphic>
                </wp:anchor>
              </w:drawing>
            </w:r>
          </w:p>
        </w:tc>
        <w:tc>
          <w:tcPr>
            <w:tcW w:w="2977" w:type="dxa"/>
          </w:tcPr>
          <w:p w:rsidR="00F041A5" w:rsidRDefault="00000000">
            <w:pPr>
              <w:ind w:firstLine="480"/>
            </w:pPr>
            <w:r>
              <w:rPr>
                <w:noProof/>
              </w:rPr>
              <w:drawing>
                <wp:anchor distT="0" distB="0" distL="114300" distR="114300" simplePos="0" relativeHeight="251704832" behindDoc="0" locked="0" layoutInCell="1" allowOverlap="1">
                  <wp:simplePos x="0" y="0"/>
                  <wp:positionH relativeFrom="margin">
                    <wp:align>center</wp:align>
                  </wp:positionH>
                  <wp:positionV relativeFrom="margin">
                    <wp:align>center</wp:align>
                  </wp:positionV>
                  <wp:extent cx="1518285" cy="1225550"/>
                  <wp:effectExtent l="0" t="0" r="5715" b="1270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3" cstate="print">
                            <a:extLst>
                              <a:ext uri="{28A0092B-C50C-407E-A947-70E740481C1C}">
                                <a14:useLocalDpi xmlns:a14="http://schemas.microsoft.com/office/drawing/2010/main" val="0"/>
                              </a:ext>
                            </a:extLst>
                          </a:blip>
                          <a:srcRect l="29213" t="19953" r="25883" b="19840"/>
                          <a:stretch>
                            <a:fillRect/>
                          </a:stretch>
                        </pic:blipFill>
                        <pic:spPr>
                          <a:xfrm>
                            <a:off x="0" y="0"/>
                            <a:ext cx="1518138" cy="1225327"/>
                          </a:xfrm>
                          <a:prstGeom prst="rect">
                            <a:avLst/>
                          </a:prstGeom>
                          <a:noFill/>
                          <a:ln>
                            <a:noFill/>
                          </a:ln>
                        </pic:spPr>
                      </pic:pic>
                    </a:graphicData>
                  </a:graphic>
                </wp:anchor>
              </w:drawing>
            </w:r>
          </w:p>
        </w:tc>
      </w:tr>
      <w:tr w:rsidR="00F041A5">
        <w:trPr>
          <w:trHeight w:val="576"/>
        </w:trPr>
        <w:tc>
          <w:tcPr>
            <w:tcW w:w="6804" w:type="dxa"/>
            <w:gridSpan w:val="3"/>
          </w:tcPr>
          <w:p w:rsidR="00F041A5" w:rsidRDefault="00000000">
            <w:pPr>
              <w:pStyle w:val="afc"/>
              <w:ind w:firstLine="420"/>
            </w:pPr>
            <w:r>
              <w:rPr>
                <w:rFonts w:hint="eastAsia"/>
              </w:rPr>
              <w:t>图</w:t>
            </w:r>
            <w:r>
              <w:rPr>
                <w:rFonts w:hint="eastAsia"/>
              </w:rPr>
              <w:t xml:space="preserve">2-1 </w:t>
            </w:r>
            <w:r>
              <w:rPr>
                <w:rFonts w:hint="eastAsia"/>
              </w:rPr>
              <w:t>一维、二维、三维下低温、高温时</w:t>
            </w:r>
            <w:proofErr w:type="spellStart"/>
            <w:r>
              <w:rPr>
                <w:rFonts w:hint="eastAsia"/>
              </w:rPr>
              <w:t>Ising</w:t>
            </w:r>
            <w:proofErr w:type="spellEnd"/>
            <w:r>
              <w:rPr>
                <w:rFonts w:hint="eastAsia"/>
              </w:rPr>
              <w:t>模型示意图</w:t>
            </w:r>
          </w:p>
        </w:tc>
      </w:tr>
      <w:tr w:rsidR="00F041A5">
        <w:trPr>
          <w:trHeight w:val="131"/>
        </w:trPr>
        <w:tc>
          <w:tcPr>
            <w:tcW w:w="6804" w:type="dxa"/>
            <w:gridSpan w:val="3"/>
          </w:tcPr>
          <w:p w:rsidR="00F041A5" w:rsidRDefault="00000000">
            <w:pPr>
              <w:pStyle w:val="afc"/>
              <w:ind w:firstLine="420"/>
            </w:pPr>
            <w:r>
              <w:t>Fig</w:t>
            </w:r>
            <w:r>
              <w:rPr>
                <w:rFonts w:hint="eastAsia"/>
              </w:rPr>
              <w:t>.2-1</w:t>
            </w:r>
            <w:r>
              <w:t xml:space="preserve"> Schematic diagram of </w:t>
            </w:r>
            <w:proofErr w:type="spellStart"/>
            <w:r>
              <w:t>Ising</w:t>
            </w:r>
            <w:proofErr w:type="spellEnd"/>
            <w:r>
              <w:t xml:space="preserve"> model at low and high temperatures in 1D, 2D and 3D</w:t>
            </w:r>
          </w:p>
        </w:tc>
      </w:tr>
    </w:tbl>
    <w:p w:rsidR="00F041A5" w:rsidRDefault="00000000">
      <w:pPr>
        <w:ind w:firstLine="480"/>
      </w:pPr>
      <w:proofErr w:type="spellStart"/>
      <w:r>
        <w:rPr>
          <w:rFonts w:hint="eastAsia"/>
        </w:rPr>
        <w:t>Isi</w:t>
      </w:r>
      <w:r>
        <w:t>ng</w:t>
      </w:r>
      <w:proofErr w:type="spellEnd"/>
      <w:r>
        <w:rPr>
          <w:rFonts w:hint="eastAsia"/>
        </w:rPr>
        <w:t>模型的哈密顿量如下：</w:t>
      </w:r>
    </w:p>
    <w:p w:rsidR="00F041A5" w:rsidRDefault="00000000">
      <w:pPr>
        <w:pStyle w:val="mathAndNum"/>
        <w:tabs>
          <w:tab w:val="clear" w:pos="9120"/>
          <w:tab w:val="right" w:pos="9071"/>
        </w:tabs>
        <w:ind w:firstLine="482"/>
      </w:pPr>
      <w:r>
        <w:rPr>
          <w:rFonts w:asciiTheme="minorEastAsia" w:eastAsiaTheme="minorEastAsia" w:hAnsiTheme="minorEastAsia" w:cs="宋体"/>
          <w:b/>
          <w:bCs/>
          <w:iCs/>
        </w:rPr>
        <w:tab/>
      </w:r>
      <m:oMath>
        <m:r>
          <w:rPr>
            <w:rFonts w:ascii="Cambria Math" w:hAnsi="Cambria Math"/>
          </w:rPr>
          <m:t>H</m:t>
        </m:r>
        <m:r>
          <m:rPr>
            <m:sty m:val="p"/>
          </m:rPr>
          <w:rPr>
            <w:rFonts w:ascii="Cambria Math" w:hAnsi="Cambria Math"/>
          </w:rPr>
          <m:t>=±</m:t>
        </m:r>
        <m:r>
          <w:rPr>
            <w:rFonts w:ascii="Cambria Math" w:hAnsi="Cambria Math"/>
          </w:rPr>
          <m:t>J</m:t>
        </m:r>
        <m:nary>
          <m:naryPr>
            <m:chr m:val="∑"/>
            <m:supHide m:val="1"/>
            <m:ctrlPr>
              <w:rPr>
                <w:rFonts w:ascii="Cambria Math" w:hAnsi="Cambria Math"/>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e>
        </m:nary>
      </m:oMath>
      <w:r>
        <w:rPr>
          <w:rFonts w:asciiTheme="minorEastAsia" w:eastAsiaTheme="minorEastAsia" w:hAnsiTheme="minorEastAsia" w:cs="宋体"/>
        </w:rPr>
        <w:tab/>
      </w:r>
      <w:r>
        <w:rPr>
          <w:rFonts w:hint="eastAsia"/>
        </w:rPr>
        <w:t>(</w:t>
      </w:r>
      <w:r>
        <w:t>1)</w:t>
      </w:r>
    </w:p>
    <w:p w:rsidR="00F041A5" w:rsidRDefault="00000000">
      <w:pPr>
        <w:ind w:firstLine="480"/>
        <w:rPr>
          <w:rFonts w:asciiTheme="minorEastAsia" w:eastAsiaTheme="minorEastAsia" w:hAnsiTheme="minorEastAsia"/>
          <w:szCs w:val="28"/>
        </w:rPr>
      </w:pPr>
      <w:proofErr w:type="spellStart"/>
      <w:r>
        <w:rPr>
          <w:rFonts w:hint="eastAsia"/>
        </w:rPr>
        <w:t>I</w:t>
      </w:r>
      <w:r>
        <w:t>sing</w:t>
      </w:r>
      <w:proofErr w:type="spellEnd"/>
      <w:r>
        <w:rPr>
          <w:rFonts w:hint="eastAsia"/>
        </w:rPr>
        <w:t>本人解析研究了</w:t>
      </w:r>
      <w:proofErr w:type="spellStart"/>
      <w:r>
        <w:rPr>
          <w:rFonts w:hint="eastAsia"/>
        </w:rPr>
        <w:t>I</w:t>
      </w:r>
      <w:r>
        <w:t>sing</w:t>
      </w:r>
      <w:proofErr w:type="spellEnd"/>
      <w:r>
        <w:rPr>
          <w:rFonts w:hint="eastAsia"/>
        </w:rPr>
        <w:t>模型在一维情形下的性质</w:t>
      </w:r>
      <w:r>
        <w:t>,</w:t>
      </w:r>
      <w:r>
        <w:rPr>
          <w:rFonts w:hint="eastAsia"/>
        </w:rPr>
        <w:t>并确定其临界转变温度为</w:t>
      </w:r>
      <w:r>
        <w:rPr>
          <w:rFonts w:hint="eastAsia"/>
        </w:rPr>
        <w:t>0</w:t>
      </w:r>
      <w:r>
        <w:rPr>
          <w:rFonts w:hint="eastAsia"/>
        </w:rPr>
        <w:t>，也就是不存在任何有限温度下的自发磁化强度。</w:t>
      </w:r>
      <w:r>
        <w:rPr>
          <w:rFonts w:hint="eastAsia"/>
        </w:rPr>
        <w:t>20</w:t>
      </w:r>
      <w:r>
        <w:rPr>
          <w:rFonts w:hint="eastAsia"/>
        </w:rPr>
        <w:t>世纪</w:t>
      </w:r>
      <w:r>
        <w:rPr>
          <w:rFonts w:hint="eastAsia"/>
        </w:rPr>
        <w:t>40</w:t>
      </w:r>
      <w:r>
        <w:rPr>
          <w:rFonts w:hint="eastAsia"/>
        </w:rPr>
        <w:t>年代昂</w:t>
      </w:r>
      <w:proofErr w:type="gramStart"/>
      <w:r>
        <w:rPr>
          <w:rFonts w:hint="eastAsia"/>
        </w:rPr>
        <w:t>萨</w:t>
      </w:r>
      <w:proofErr w:type="gramEnd"/>
      <w:r>
        <w:rPr>
          <w:rFonts w:hint="eastAsia"/>
        </w:rPr>
        <w:t>格对二维正方晶格上的伊辛模型采用解析法得到了严格解，</w:t>
      </w:r>
      <w:proofErr w:type="gramStart"/>
      <w:r>
        <w:rPr>
          <w:rFonts w:hint="eastAsia"/>
        </w:rPr>
        <w:t>作出</w:t>
      </w:r>
      <w:proofErr w:type="gramEnd"/>
      <w:r>
        <w:rPr>
          <w:rFonts w:hint="eastAsia"/>
        </w:rPr>
        <w:t>了突出的成就。三维</w:t>
      </w:r>
      <w:proofErr w:type="spellStart"/>
      <w:r>
        <w:rPr>
          <w:rFonts w:hint="eastAsia"/>
        </w:rPr>
        <w:t>Ising</w:t>
      </w:r>
      <w:proofErr w:type="spellEnd"/>
      <w:r>
        <w:rPr>
          <w:rFonts w:hint="eastAsia"/>
        </w:rPr>
        <w:t>模型至今没有严格解，但是通过数值模拟和理论分析手段可以较为精确地确定一个有限温度下的相变行为</w:t>
      </w:r>
      <w:r>
        <w:rPr>
          <w:rFonts w:asciiTheme="minorEastAsia" w:eastAsiaTheme="minorEastAsia" w:hAnsiTheme="minorEastAsia" w:hint="eastAsia"/>
          <w:szCs w:val="28"/>
        </w:rPr>
        <w:t>。</w:t>
      </w:r>
    </w:p>
    <w:p w:rsidR="00F041A5" w:rsidRDefault="00797BDB" w:rsidP="00D763DF">
      <w:pPr>
        <w:pStyle w:val="3"/>
      </w:pPr>
      <w:bookmarkStart w:id="39" w:name="_Toc128817010"/>
      <w:r>
        <w:t>1.</w:t>
      </w:r>
      <w:r w:rsidR="003F2BD7">
        <w:t>3</w:t>
      </w:r>
      <w:r>
        <w:t xml:space="preserve">.2  </w:t>
      </w:r>
      <w:r>
        <w:rPr>
          <w:rFonts w:hint="eastAsia"/>
        </w:rPr>
        <w:t>XY</w:t>
      </w:r>
      <w:r>
        <w:rPr>
          <w:rFonts w:hint="eastAsia"/>
        </w:rPr>
        <w:t>模型</w:t>
      </w:r>
      <w:bookmarkEnd w:id="39"/>
    </w:p>
    <w:p w:rsidR="00F041A5" w:rsidRDefault="00000000">
      <w:pPr>
        <w:ind w:firstLine="480"/>
      </w:pPr>
      <w:r>
        <w:rPr>
          <w:rFonts w:hint="eastAsia"/>
        </w:rPr>
        <w:t>在统计场论中，</w:t>
      </w:r>
      <w:r>
        <w:rPr>
          <w:rFonts w:hint="eastAsia"/>
        </w:rPr>
        <w:t>XY</w:t>
      </w:r>
      <w:r>
        <w:rPr>
          <w:rFonts w:hint="eastAsia"/>
        </w:rPr>
        <w:t>模型是一种</w:t>
      </w:r>
      <w:r>
        <w:rPr>
          <w:rFonts w:hint="eastAsia"/>
        </w:rPr>
        <w:t>O(</w:t>
      </w:r>
      <w:r>
        <w:t>n)</w:t>
      </w:r>
      <w:r>
        <w:rPr>
          <w:rFonts w:hint="eastAsia"/>
        </w:rPr>
        <w:t>模型（</w:t>
      </w:r>
      <w:r>
        <w:t>n</w:t>
      </w:r>
      <w:r>
        <w:rPr>
          <w:rFonts w:hint="eastAsia"/>
        </w:rPr>
        <w:t>=2</w:t>
      </w:r>
      <w:r>
        <w:rPr>
          <w:rFonts w:hint="eastAsia"/>
        </w:rPr>
        <w:t>），</w:t>
      </w:r>
      <w:r>
        <w:rPr>
          <w:rFonts w:hint="eastAsia"/>
        </w:rPr>
        <w:t>O(n)</w:t>
      </w:r>
      <w:r>
        <w:rPr>
          <w:rFonts w:hint="eastAsia"/>
        </w:rPr>
        <w:t>模型是统计物理和凝聚态物理领域的基本模型，可用于</w:t>
      </w:r>
      <w:proofErr w:type="gramStart"/>
      <w:r>
        <w:rPr>
          <w:rFonts w:hint="eastAsia"/>
        </w:rPr>
        <w:t>描述自</w:t>
      </w:r>
      <w:proofErr w:type="gramEnd"/>
      <w:r>
        <w:rPr>
          <w:rFonts w:hint="eastAsia"/>
        </w:rPr>
        <w:t>规避随机行走、量子磁体、冷原子系统等体系的相变行为。同时也可以把</w:t>
      </w:r>
      <w:r>
        <w:rPr>
          <w:rFonts w:hint="eastAsia"/>
        </w:rPr>
        <w:t>XY</w:t>
      </w:r>
      <w:r>
        <w:rPr>
          <w:rFonts w:hint="eastAsia"/>
        </w:rPr>
        <w:t>模型看成一种更普遍的伊辛模型。他和伊辛模型的区别在于自旋方向由向上或向下转变为任何方向，</w:t>
      </w:r>
      <w:proofErr w:type="spellStart"/>
      <w:r>
        <w:rPr>
          <w:rFonts w:hint="eastAsia"/>
        </w:rPr>
        <w:t>Ising</w:t>
      </w:r>
      <w:proofErr w:type="spellEnd"/>
      <w:r>
        <w:rPr>
          <w:rFonts w:hint="eastAsia"/>
        </w:rPr>
        <w:t>模型的自旋变量只能取为离散值；而</w:t>
      </w:r>
      <w:r>
        <w:rPr>
          <w:rFonts w:hint="eastAsia"/>
        </w:rPr>
        <w:t>XY</w:t>
      </w:r>
      <w:r>
        <w:rPr>
          <w:rFonts w:hint="eastAsia"/>
        </w:rPr>
        <w:t>模型的自旋变量则是一个可以在二维平面内旋转的单位矢量</w:t>
      </w:r>
      <w:r>
        <w:rPr>
          <w:rFonts w:ascii="宋体" w:hAnsi="宋体" w:hint="eastAsia"/>
        </w:rPr>
        <w:t>，</w:t>
      </w:r>
      <w:r>
        <w:rPr>
          <w:rFonts w:hint="eastAsia"/>
        </w:rPr>
        <w:t>自旋等效为一个相角。</w:t>
      </w:r>
      <w:r>
        <w:rPr>
          <w:rFonts w:hint="eastAsia"/>
        </w:rPr>
        <w:t>XY</w:t>
      </w:r>
      <w:r>
        <w:rPr>
          <w:rFonts w:hint="eastAsia"/>
        </w:rPr>
        <w:t>模型的哈密顿量如下：</w:t>
      </w:r>
    </w:p>
    <w:p w:rsidR="00F041A5" w:rsidRDefault="00000000">
      <w:pPr>
        <w:pStyle w:val="mathAndNum"/>
        <w:tabs>
          <w:tab w:val="clear" w:pos="9120"/>
          <w:tab w:val="right" w:pos="9071"/>
        </w:tabs>
        <w:ind w:firstLine="480"/>
      </w:pPr>
      <w:r>
        <w:rPr>
          <w:rFonts w:cs="宋体"/>
        </w:rPr>
        <w:tab/>
      </w:r>
      <m:oMath>
        <m:r>
          <w:rPr>
            <w:rFonts w:ascii="Cambria Math" w:hAnsi="Cambria Math"/>
          </w:rPr>
          <m:t>H</m:t>
        </m:r>
        <m:r>
          <m:rPr>
            <m:sty m:val="p"/>
          </m:rPr>
          <w:rPr>
            <w:rFonts w:ascii="Cambria Math" w:hAnsi="Cambria Math"/>
          </w:rPr>
          <m:t>=-</m:t>
        </m:r>
        <m:r>
          <w:rPr>
            <w:rFonts w:ascii="Cambria Math" w:hAnsi="Cambria Math"/>
          </w:rPr>
          <m:t>J</m:t>
        </m:r>
        <m:nary>
          <m:naryPr>
            <m:chr m:val="∑"/>
            <m:supHide m:val="1"/>
            <m:ctrlPr>
              <w:rPr>
                <w:rFonts w:ascii="Cambria Math" w:hAnsi="Cambria Math"/>
                <w:sz w:val="32"/>
                <w:szCs w:val="32"/>
              </w:rPr>
            </m:ctrlPr>
          </m:naryPr>
          <m:sub>
            <m:d>
              <m:dPr>
                <m:begChr m:val="⟨"/>
                <m:endChr m:val="⟩"/>
                <m:ctrlPr>
                  <w:rPr>
                    <w:rFonts w:ascii="Cambria Math" w:hAnsi="Cambria Math"/>
                    <w:sz w:val="32"/>
                    <w:szCs w:val="32"/>
                  </w:rPr>
                </m:ctrlPr>
              </m:dPr>
              <m:e>
                <m:r>
                  <w:rPr>
                    <w:rFonts w:ascii="Cambria Math" w:hAnsi="Cambria Math"/>
                  </w:rPr>
                  <m:t>i</m:t>
                </m:r>
                <m:r>
                  <m:rPr>
                    <m:sty m:val="p"/>
                  </m:rPr>
                  <w:rPr>
                    <w:rFonts w:ascii="Cambria Math" w:hAnsi="Cambria Math"/>
                  </w:rPr>
                  <m:t>,</m:t>
                </m:r>
                <m:r>
                  <w:rPr>
                    <w:rFonts w:ascii="Cambria Math" w:hAnsi="Cambria Math"/>
                  </w:rPr>
                  <m:t>j</m:t>
                </m:r>
              </m:e>
            </m:d>
          </m:sub>
          <m:sup/>
          <m:e>
            <m:acc>
              <m:accPr>
                <m:chr m:val="⃑"/>
                <m:ctrlPr>
                  <w:rPr>
                    <w:rFonts w:ascii="Cambria Math" w:hAnsi="Cambria Math"/>
                    <w:sz w:val="32"/>
                    <w:szCs w:val="32"/>
                  </w:rPr>
                </m:ctrlPr>
              </m:accPr>
              <m:e>
                <m:sSub>
                  <m:sSubPr>
                    <m:ctrlPr>
                      <w:rPr>
                        <w:rFonts w:ascii="Cambria Math" w:hAnsi="Cambria Math"/>
                        <w:sz w:val="32"/>
                        <w:szCs w:val="32"/>
                      </w:rPr>
                    </m:ctrlPr>
                  </m:sSubPr>
                  <m:e>
                    <m:r>
                      <w:rPr>
                        <w:rFonts w:ascii="Cambria Math" w:hAnsi="Cambria Math"/>
                      </w:rPr>
                      <m:t>S</m:t>
                    </m:r>
                  </m:e>
                  <m:sub>
                    <m:r>
                      <w:rPr>
                        <w:rFonts w:ascii="Cambria Math" w:hAnsi="Cambria Math"/>
                      </w:rPr>
                      <m:t>i</m:t>
                    </m:r>
                  </m:sub>
                </m:sSub>
              </m:e>
            </m:acc>
            <m:r>
              <m:rPr>
                <m:sty m:val="p"/>
              </m:rPr>
              <w:rPr>
                <w:rFonts w:ascii="Cambria Math" w:eastAsia="Cambria Math" w:hAnsi="Cambria Math"/>
              </w:rPr>
              <m:t>∙</m:t>
            </m:r>
            <m:acc>
              <m:accPr>
                <m:chr m:val="⃑"/>
                <m:ctrlPr>
                  <w:rPr>
                    <w:rFonts w:ascii="Cambria Math" w:hAnsi="Cambria Math"/>
                    <w:sz w:val="32"/>
                    <w:szCs w:val="32"/>
                  </w:rPr>
                </m:ctrlPr>
              </m:accPr>
              <m:e>
                <m:sSub>
                  <m:sSubPr>
                    <m:ctrlPr>
                      <w:rPr>
                        <w:rFonts w:ascii="Cambria Math" w:hAnsi="Cambria Math"/>
                        <w:sz w:val="32"/>
                        <w:szCs w:val="32"/>
                      </w:rPr>
                    </m:ctrlPr>
                  </m:sSubPr>
                  <m:e>
                    <m:r>
                      <w:rPr>
                        <w:rFonts w:ascii="Cambria Math" w:hAnsi="Cambria Math"/>
                      </w:rPr>
                      <m:t>S</m:t>
                    </m:r>
                  </m:e>
                  <m:sub>
                    <m:r>
                      <w:rPr>
                        <w:rFonts w:ascii="Cambria Math" w:hAnsi="Cambria Math"/>
                      </w:rPr>
                      <m:t>j</m:t>
                    </m:r>
                  </m:sub>
                </m:sSub>
              </m:e>
            </m:acc>
          </m:e>
        </m:nary>
        <m:r>
          <m:rPr>
            <m:sty m:val="p"/>
          </m:rPr>
          <w:rPr>
            <w:rFonts w:ascii="Cambria Math" w:hAnsi="Cambria Math"/>
          </w:rPr>
          <m:t>=-</m:t>
        </m:r>
        <m:r>
          <w:rPr>
            <w:rFonts w:ascii="Cambria Math" w:hAnsi="Cambria Math"/>
          </w:rPr>
          <m:t>J</m:t>
        </m:r>
        <m:nary>
          <m:naryPr>
            <m:chr m:val="∑"/>
            <m:supHide m:val="1"/>
            <m:ctrlPr>
              <w:rPr>
                <w:rFonts w:ascii="Cambria Math" w:hAnsi="Cambria Math"/>
                <w:sz w:val="32"/>
                <w:szCs w:val="32"/>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r>
              <m:rPr>
                <m:sty m:val="p"/>
              </m:rPr>
              <w:rPr>
                <w:rFonts w:ascii="Cambria Math" w:hAnsi="Cambria Math"/>
              </w:rPr>
              <m:t>cos⁡(</m:t>
            </m:r>
            <m:sSub>
              <m:sSubPr>
                <m:ctrlPr>
                  <w:rPr>
                    <w:rFonts w:ascii="Cambria Math" w:hAnsi="Cambria Math"/>
                    <w:sz w:val="32"/>
                    <w:szCs w:val="32"/>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sz w:val="32"/>
                    <w:szCs w:val="32"/>
                  </w:rPr>
                </m:ctrlPr>
              </m:sSubPr>
              <m:e>
                <m:r>
                  <w:rPr>
                    <w:rFonts w:ascii="Cambria Math" w:hAnsi="Cambria Math"/>
                  </w:rPr>
                  <m:t>θ</m:t>
                </m:r>
              </m:e>
              <m:sub>
                <m:r>
                  <w:rPr>
                    <w:rFonts w:ascii="Cambria Math" w:hAnsi="Cambria Math"/>
                  </w:rPr>
                  <m:t>j</m:t>
                </m:r>
              </m:sub>
            </m:sSub>
            <m:r>
              <m:rPr>
                <m:sty m:val="p"/>
              </m:rPr>
              <w:rPr>
                <w:rFonts w:ascii="Cambria Math" w:hAnsi="Cambria Math"/>
              </w:rPr>
              <m:t>)</m:t>
            </m:r>
          </m:e>
        </m:nary>
      </m:oMath>
      <w:r>
        <w:rPr>
          <w:rFonts w:cs="宋体"/>
          <w:sz w:val="32"/>
          <w:szCs w:val="32"/>
        </w:rPr>
        <w:tab/>
      </w:r>
      <w:r>
        <w:rPr>
          <w:rFonts w:hint="eastAsia"/>
        </w:rPr>
        <w:t>(</w:t>
      </w:r>
      <w:r>
        <w:t>2)</w:t>
      </w:r>
    </w:p>
    <w:p w:rsidR="00F041A5" w:rsidRDefault="00000000">
      <w:pPr>
        <w:ind w:firstLine="480"/>
        <w:rPr>
          <w:szCs w:val="28"/>
        </w:rPr>
      </w:pPr>
      <w:r>
        <w:rPr>
          <w:rFonts w:hint="eastAsia"/>
          <w:szCs w:val="28"/>
        </w:rPr>
        <w:t>这里</w:t>
      </w:r>
      <m:oMath>
        <m:r>
          <w:rPr>
            <w:rFonts w:ascii="Cambria Math" w:hAnsi="Cambria Math" w:cstheme="minorBidi"/>
            <w:kern w:val="24"/>
            <w:szCs w:val="28"/>
          </w:rPr>
          <m:t>&lt;i,j&gt;</m:t>
        </m:r>
      </m:oMath>
      <w:r>
        <w:rPr>
          <w:rFonts w:hint="eastAsia"/>
          <w:szCs w:val="28"/>
        </w:rPr>
        <w:t>表示最近邻格点上的求和，</w:t>
      </w:r>
      <m:oMath>
        <m:sSub>
          <m:sSubPr>
            <m:ctrlPr>
              <w:rPr>
                <w:rFonts w:ascii="Cambria Math" w:hAnsi="Cambria Math" w:cstheme="minorBidi"/>
                <w:i/>
                <w:iCs/>
                <w:kern w:val="24"/>
                <w:szCs w:val="28"/>
              </w:rPr>
            </m:ctrlPr>
          </m:sSubPr>
          <m:e>
            <m:r>
              <w:rPr>
                <w:rFonts w:ascii="Cambria Math" w:hAnsi="Cambria Math" w:cstheme="minorBidi"/>
                <w:kern w:val="24"/>
                <w:szCs w:val="28"/>
              </w:rPr>
              <m:t>θ</m:t>
            </m:r>
          </m:e>
          <m:sub>
            <m:r>
              <w:rPr>
                <w:rFonts w:ascii="Cambria Math" w:hAnsi="Cambria Math" w:cstheme="minorBidi"/>
                <w:kern w:val="24"/>
                <w:szCs w:val="28"/>
              </w:rPr>
              <m:t>i</m:t>
            </m:r>
          </m:sub>
        </m:sSub>
      </m:oMath>
      <w:r>
        <w:rPr>
          <w:rFonts w:hint="eastAsia"/>
          <w:szCs w:val="28"/>
        </w:rPr>
        <w:t>表示格点上矢量自旋的相位，它可以在</w:t>
      </w:r>
      <m:oMath>
        <m:d>
          <m:dPr>
            <m:ctrlPr>
              <w:rPr>
                <w:rFonts w:ascii="Cambria Math" w:hAnsi="Cambria Math"/>
                <w:i/>
                <w:szCs w:val="28"/>
              </w:rPr>
            </m:ctrlPr>
          </m:dPr>
          <m:e>
            <m:r>
              <w:rPr>
                <w:rFonts w:ascii="Cambria Math" w:hAnsi="Cambria Math" w:hint="eastAsia"/>
                <w:szCs w:val="28"/>
              </w:rPr>
              <m:t>0</m:t>
            </m:r>
            <m:r>
              <w:rPr>
                <w:rFonts w:ascii="Cambria Math" w:hAnsi="Cambria Math" w:hint="eastAsia"/>
                <w:szCs w:val="28"/>
              </w:rPr>
              <m:t>，</m:t>
            </m:r>
            <m:r>
              <w:rPr>
                <w:rFonts w:ascii="Cambria Math" w:hAnsi="Cambria Math" w:hint="eastAsia"/>
                <w:szCs w:val="28"/>
              </w:rPr>
              <m:t>2</m:t>
            </m:r>
            <m:r>
              <w:rPr>
                <w:rFonts w:ascii="Cambria Math" w:hAnsi="Cambria Math"/>
                <w:szCs w:val="28"/>
              </w:rPr>
              <m:t>π</m:t>
            </m:r>
          </m:e>
        </m:d>
      </m:oMath>
      <w:r>
        <w:rPr>
          <w:rFonts w:hint="eastAsia"/>
          <w:szCs w:val="28"/>
        </w:rPr>
        <w:t>之间连续取值。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c>
          <w:tcPr>
            <w:tcW w:w="4643" w:type="dxa"/>
          </w:tcPr>
          <w:p w:rsidR="00F041A5" w:rsidRDefault="00000000">
            <w:pPr>
              <w:ind w:firstLineChars="0" w:firstLine="0"/>
              <w:rPr>
                <w:szCs w:val="28"/>
              </w:rPr>
            </w:pPr>
            <w:r>
              <w:rPr>
                <w:noProof/>
              </w:rPr>
              <w:drawing>
                <wp:anchor distT="0" distB="0" distL="114300" distR="114300" simplePos="0" relativeHeight="251714048" behindDoc="0" locked="0" layoutInCell="1" allowOverlap="1">
                  <wp:simplePos x="0" y="0"/>
                  <wp:positionH relativeFrom="margin">
                    <wp:posOffset>1159510</wp:posOffset>
                  </wp:positionH>
                  <wp:positionV relativeFrom="margin">
                    <wp:posOffset>-30480</wp:posOffset>
                  </wp:positionV>
                  <wp:extent cx="1224915" cy="1224915"/>
                  <wp:effectExtent l="0" t="0" r="13970" b="0"/>
                  <wp:wrapSquare wrapText="bothSides"/>
                  <wp:docPr id="48"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形 9"/>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224915" cy="1224915"/>
                          </a:xfrm>
                          <a:prstGeom prst="rect">
                            <a:avLst/>
                          </a:prstGeom>
                        </pic:spPr>
                      </pic:pic>
                    </a:graphicData>
                  </a:graphic>
                </wp:anchor>
              </w:drawing>
            </w:r>
          </w:p>
        </w:tc>
        <w:tc>
          <w:tcPr>
            <w:tcW w:w="4644" w:type="dxa"/>
          </w:tcPr>
          <w:p w:rsidR="00F041A5" w:rsidRDefault="00000000">
            <w:pPr>
              <w:ind w:firstLineChars="0" w:firstLine="0"/>
              <w:rPr>
                <w:szCs w:val="28"/>
              </w:rPr>
            </w:pPr>
            <w:r>
              <w:rPr>
                <w:noProof/>
              </w:rPr>
              <w:drawing>
                <wp:anchor distT="0" distB="0" distL="114300" distR="114300" simplePos="0" relativeHeight="251717120" behindDoc="0" locked="0" layoutInCell="1" allowOverlap="1">
                  <wp:simplePos x="0" y="0"/>
                  <wp:positionH relativeFrom="margin">
                    <wp:posOffset>411480</wp:posOffset>
                  </wp:positionH>
                  <wp:positionV relativeFrom="margin">
                    <wp:posOffset>-228600</wp:posOffset>
                  </wp:positionV>
                  <wp:extent cx="1315085" cy="1297305"/>
                  <wp:effectExtent l="0" t="0" r="18415" b="1714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5085" cy="1297305"/>
                          </a:xfrm>
                          <a:prstGeom prst="rect">
                            <a:avLst/>
                          </a:prstGeom>
                        </pic:spPr>
                      </pic:pic>
                    </a:graphicData>
                  </a:graphic>
                </wp:anchor>
              </w:drawing>
            </w:r>
          </w:p>
        </w:tc>
      </w:tr>
      <w:tr w:rsidR="00F041A5">
        <w:tc>
          <w:tcPr>
            <w:tcW w:w="9287" w:type="dxa"/>
            <w:gridSpan w:val="2"/>
          </w:tcPr>
          <w:p w:rsidR="00F041A5" w:rsidRDefault="00000000">
            <w:pPr>
              <w:pStyle w:val="afc"/>
              <w:ind w:firstLine="420"/>
              <w:rPr>
                <w:szCs w:val="24"/>
              </w:rPr>
            </w:pPr>
            <w:r>
              <w:rPr>
                <w:rFonts w:hint="eastAsia"/>
              </w:rPr>
              <w:t>图</w:t>
            </w:r>
            <w:r>
              <w:rPr>
                <w:rFonts w:hint="eastAsia"/>
              </w:rPr>
              <w:t>2-2</w:t>
            </w:r>
            <w:r>
              <w:t xml:space="preserve"> </w:t>
            </w:r>
            <w:r>
              <w:rPr>
                <w:rFonts w:hint="eastAsia"/>
              </w:rPr>
              <w:t>单个</w:t>
            </w:r>
            <w:r>
              <w:rPr>
                <w:rFonts w:hint="eastAsia"/>
              </w:rPr>
              <w:t>XY</w:t>
            </w:r>
            <w:r>
              <w:rPr>
                <w:rFonts w:hint="eastAsia"/>
              </w:rPr>
              <w:t>模型自旋取向、二维</w:t>
            </w:r>
            <w:r>
              <w:rPr>
                <w:rFonts w:hint="eastAsia"/>
              </w:rPr>
              <w:t>XY</w:t>
            </w:r>
            <w:r>
              <w:rPr>
                <w:rFonts w:hint="eastAsia"/>
              </w:rPr>
              <w:t>模型存在涡旋时的自旋分布图</w:t>
            </w:r>
          </w:p>
        </w:tc>
      </w:tr>
      <w:tr w:rsidR="00F041A5">
        <w:tc>
          <w:tcPr>
            <w:tcW w:w="9287" w:type="dxa"/>
            <w:gridSpan w:val="2"/>
          </w:tcPr>
          <w:p w:rsidR="00F041A5" w:rsidRDefault="00000000">
            <w:pPr>
              <w:pStyle w:val="afc"/>
              <w:ind w:firstLine="420"/>
              <w:rPr>
                <w:szCs w:val="24"/>
              </w:rPr>
            </w:pPr>
            <w:r>
              <w:t xml:space="preserve">Fig. </w:t>
            </w:r>
            <w:r>
              <w:rPr>
                <w:rFonts w:hint="eastAsia"/>
              </w:rPr>
              <w:t>2-2</w:t>
            </w:r>
            <w:r>
              <w:t xml:space="preserve"> Spin orientation of a single XY model, spin distribution in the presence of vortices in the two-dimensional XY model</w:t>
            </w:r>
          </w:p>
        </w:tc>
      </w:tr>
    </w:tbl>
    <w:p w:rsidR="00F041A5" w:rsidRDefault="00000000">
      <w:pPr>
        <w:ind w:firstLine="480"/>
        <w:rPr>
          <w:rFonts w:ascii="宋体" w:hAnsi="宋体"/>
        </w:rPr>
      </w:pPr>
      <w:r>
        <w:rPr>
          <w:rFonts w:cs="Calibri" w:hint="eastAsia"/>
        </w:rPr>
        <w:t>XY</w:t>
      </w:r>
      <w:r>
        <w:rPr>
          <w:rFonts w:hint="eastAsia"/>
        </w:rPr>
        <w:t>模型在空间二维的情形下具有独特的相变性质</w:t>
      </w:r>
      <w:r>
        <w:rPr>
          <w:rFonts w:ascii="宋体" w:eastAsia="宋体" w:hAnsi="宋体" w:hint="eastAsia"/>
        </w:rPr>
        <w:t></w:t>
      </w:r>
      <w:r>
        <w:rPr>
          <w:rFonts w:hint="eastAsia"/>
        </w:rPr>
        <w:t>它会随着温度的变化展现出</w:t>
      </w:r>
      <w:r>
        <w:rPr>
          <w:rFonts w:hint="eastAsia"/>
        </w:rPr>
        <w:t>KTB</w:t>
      </w:r>
      <w:r>
        <w:rPr>
          <w:rFonts w:hint="eastAsia"/>
        </w:rPr>
        <w:t>相变的特性。不难看出上述公式所定义的自旋系统的能量大小在全局自旋的连续改变下不发生任何变化，也就是说该模型展现出‘</w:t>
      </w:r>
      <w:r>
        <w:rPr>
          <w:rFonts w:hint="eastAsia"/>
        </w:rPr>
        <w:t>O</w:t>
      </w:r>
      <w:r>
        <w:rPr>
          <w:rFonts w:hint="eastAsia"/>
        </w:rPr>
        <w:t>（</w:t>
      </w:r>
      <w:r>
        <w:rPr>
          <w:rFonts w:hint="eastAsia"/>
        </w:rPr>
        <w:t>2</w:t>
      </w:r>
      <w:r>
        <w:rPr>
          <w:rFonts w:hint="eastAsia"/>
        </w:rPr>
        <w:t>）’对称性。然而</w:t>
      </w:r>
      <w:r>
        <w:rPr>
          <w:rFonts w:cs="Calibri" w:hint="eastAsia"/>
        </w:rPr>
        <w:t>，</w:t>
      </w:r>
      <w:r>
        <w:rPr>
          <w:rFonts w:hint="eastAsia"/>
        </w:rPr>
        <w:t>根据</w:t>
      </w:r>
      <w:proofErr w:type="spellStart"/>
      <w:r>
        <w:rPr>
          <w:rFonts w:hint="eastAsia"/>
        </w:rPr>
        <w:t>Memin</w:t>
      </w:r>
      <w:proofErr w:type="spellEnd"/>
      <w:r>
        <w:rPr>
          <w:rFonts w:hint="eastAsia"/>
        </w:rPr>
        <w:t>-Wegner</w:t>
      </w:r>
      <w:r>
        <w:rPr>
          <w:rFonts w:hint="eastAsia"/>
        </w:rPr>
        <w:t>的理论，这样的对称性在任何有限温度下都不可能自发地破缺，换句话说，不可能像二维模型那样在有限温度下存在一个有序态。有趣的是，二维模型中存在一个罕见的无穷阶相变，即</w:t>
      </w:r>
      <w:r>
        <w:rPr>
          <w:rFonts w:hint="eastAsia"/>
        </w:rPr>
        <w:t>KTB</w:t>
      </w:r>
      <w:r>
        <w:rPr>
          <w:rFonts w:hint="eastAsia"/>
        </w:rPr>
        <w:t>相变。当温度很高时</w:t>
      </w:r>
      <w:r>
        <w:rPr>
          <w:rFonts w:ascii="宋体" w:eastAsia="宋体" w:hAnsi="宋体" w:hint="eastAsia"/>
        </w:rPr>
        <w:t></w:t>
      </w:r>
      <w:r>
        <w:rPr>
          <w:rFonts w:hint="eastAsia"/>
        </w:rPr>
        <w:t>该系统处于无序态。在低温下系统则处于一个准长程有序的态。系统中可能出现涡旋。低温下，系统中只有少量涡旋</w:t>
      </w:r>
      <w:r>
        <w:rPr>
          <w:rFonts w:ascii="宋体" w:hAnsi="宋体"/>
        </w:rPr>
        <w:t>,</w:t>
      </w:r>
      <w:r>
        <w:rPr>
          <w:rFonts w:hint="eastAsia"/>
        </w:rPr>
        <w:t>并且涡旋和反涡旋会成对。</w:t>
      </w:r>
      <w:r>
        <w:rPr>
          <w:rFonts w:hint="eastAsia"/>
        </w:rPr>
        <w:t>KTB</w:t>
      </w:r>
      <w:r>
        <w:rPr>
          <w:rFonts w:hint="eastAsia"/>
        </w:rPr>
        <w:t>相变发生时会伴随着涡旋和反涡旋的拆对现象。目前</w:t>
      </w:r>
      <w:r>
        <w:rPr>
          <w:rFonts w:ascii="宋体" w:eastAsia="宋体" w:hAnsi="宋体" w:hint="eastAsia"/>
        </w:rPr>
        <w:t></w:t>
      </w:r>
      <w:r>
        <w:rPr>
          <w:rFonts w:hint="eastAsia"/>
        </w:rPr>
        <w:t>通过高温展开方法计算得到的最精确的相变临界点为</w:t>
      </w:r>
      <w:proofErr w:type="spellStart"/>
      <w:r>
        <w:rPr>
          <w:rFonts w:hint="eastAsia"/>
        </w:rPr>
        <w:t>Jc</w:t>
      </w:r>
      <w:proofErr w:type="spellEnd"/>
      <w:r>
        <w:rPr>
          <w:rFonts w:hint="eastAsia"/>
        </w:rPr>
        <w:t>=</w:t>
      </w:r>
      <w:r>
        <w:t>1.1200</w:t>
      </w:r>
      <w:r>
        <w:rPr>
          <w:rFonts w:hint="eastAsia"/>
        </w:rPr>
        <w:t>。</w:t>
      </w:r>
      <w:r>
        <w:fldChar w:fldCharType="begin"/>
      </w:r>
      <w:r>
        <w:instrText xml:space="preserve"> ADDIN ZOTERO_ITEM CSL_CITATION {"citationID":"HrMMHt8A","properties":{"formattedCitation":"\\super [14]\\nosupersub{}","plainCitation":"[14]","noteIndex":0},"citationItems":[{"id":"a3HorVFy/YDL8acbK","uris":["http://zotero.org/users/local/TJ2yx5Oi/items/</w:instrText>
      </w:r>
      <w:r>
        <w:rPr>
          <w:rFonts w:hint="eastAsia"/>
        </w:rPr>
        <w:instrText>49EP3URD"],"itemData":{"id":76,"type":"thesis","genre":"Master's Thesis","publisher":"</w:instrText>
      </w:r>
      <w:r>
        <w:rPr>
          <w:rFonts w:hint="eastAsia"/>
        </w:rPr>
        <w:instrText>太原理工大学</w:instrText>
      </w:r>
      <w:r>
        <w:rPr>
          <w:rFonts w:hint="eastAsia"/>
        </w:rPr>
        <w:instrText>","title":"</w:instrText>
      </w:r>
      <w:r>
        <w:rPr>
          <w:rFonts w:hint="eastAsia"/>
        </w:rPr>
        <w:instrText>蒙特卡罗方法研究含集团权重伊辛模型和玻色—哈伯德模型</w:instrText>
      </w:r>
      <w:r>
        <w:rPr>
          <w:rFonts w:hint="eastAsia"/>
        </w:rPr>
        <w:instrText xml:space="preserve">: </w:instrText>
      </w:r>
      <w:r>
        <w:rPr>
          <w:rFonts w:hint="eastAsia"/>
        </w:rPr>
        <w:instrText>相变和超固体</w:instrText>
      </w:r>
      <w:r>
        <w:rPr>
          <w:rFonts w:hint="eastAsia"/>
        </w:rPr>
        <w:instrText>","author":[{"literal":"</w:instrText>
      </w:r>
      <w:r>
        <w:rPr>
          <w:rFonts w:hint="eastAsia"/>
        </w:rPr>
        <w:instrText>冯乐</w:instrText>
      </w:r>
      <w:r>
        <w:rPr>
          <w:rFonts w:hint="eastAsia"/>
        </w:rPr>
        <w:instrText>"}],"issued":{"date-parts":[["2017"]]}}}],"schema":"https://github.com/citation-style-langua</w:instrText>
      </w:r>
      <w:r>
        <w:instrText xml:space="preserve">ge/schema/raw/master/csl-citation.json"} </w:instrText>
      </w:r>
      <w:r>
        <w:fldChar w:fldCharType="separate"/>
      </w:r>
      <w:r>
        <w:rPr>
          <w:rFonts w:ascii="宋体" w:hAnsi="宋体" w:cs="Times New Roman"/>
          <w:kern w:val="0"/>
          <w:vertAlign w:val="superscript"/>
        </w:rPr>
        <w:t>[14]</w:t>
      </w:r>
      <w:r>
        <w:fldChar w:fldCharType="end"/>
      </w:r>
      <w:r>
        <w:rPr>
          <w:rFonts w:hint="eastAsia"/>
        </w:rPr>
        <w:t xml:space="preserve"> </w:t>
      </w:r>
      <w:r>
        <w:rPr>
          <w:rFonts w:hint="eastAsia"/>
        </w:rPr>
        <w:t>值得注意的是，</w:t>
      </w:r>
      <w:r>
        <w:rPr>
          <w:rFonts w:hint="eastAsia"/>
        </w:rPr>
        <w:t>KTB</w:t>
      </w:r>
      <w:r>
        <w:rPr>
          <w:rFonts w:hint="eastAsia"/>
        </w:rPr>
        <w:t>相变不仅在</w:t>
      </w:r>
      <w:r>
        <w:rPr>
          <w:rFonts w:hint="eastAsia"/>
        </w:rPr>
        <w:t>XY</w:t>
      </w:r>
      <w:r>
        <w:rPr>
          <w:rFonts w:hint="eastAsia"/>
        </w:rPr>
        <w:t>模型以及超导</w:t>
      </w:r>
      <w:proofErr w:type="gramStart"/>
      <w:r>
        <w:rPr>
          <w:rFonts w:hint="eastAsia"/>
        </w:rPr>
        <w:t>超流系统</w:t>
      </w:r>
      <w:proofErr w:type="gramEnd"/>
      <w:r>
        <w:rPr>
          <w:rFonts w:hint="eastAsia"/>
        </w:rPr>
        <w:t>中产生</w:t>
      </w:r>
      <w:r>
        <w:rPr>
          <w:rFonts w:ascii="宋体" w:hAnsi="宋体" w:hint="eastAsia"/>
        </w:rPr>
        <w:t>，</w:t>
      </w:r>
      <w:r>
        <w:rPr>
          <w:rFonts w:hint="eastAsia"/>
        </w:rPr>
        <w:t>同时也可以在两分量离散自旋系统</w:t>
      </w:r>
      <w:del w:id="40" w:author="丁 利利·" w:date="2023-02-28T10:15:00Z">
        <w:r w:rsidDel="00624691">
          <w:rPr>
            <w:rFonts w:hint="eastAsia"/>
          </w:rPr>
          <w:delText>-</w:delText>
        </w:r>
      </w:del>
      <w:proofErr w:type="spellStart"/>
      <w:r>
        <w:rPr>
          <w:rFonts w:hint="eastAsia"/>
        </w:rPr>
        <w:t>Ash</w:t>
      </w:r>
      <w:r>
        <w:t>kin</w:t>
      </w:r>
      <w:proofErr w:type="spellEnd"/>
      <w:r>
        <w:t>-Teller</w:t>
      </w:r>
      <w:r>
        <w:rPr>
          <w:rFonts w:hint="eastAsia"/>
        </w:rPr>
        <w:t>模型中得以呈现</w:t>
      </w:r>
      <w:r>
        <w:rPr>
          <w:rFonts w:ascii="宋体" w:eastAsia="宋体" w:hAnsi="宋体" w:hint="eastAsia"/>
        </w:rPr>
        <w:t></w:t>
      </w:r>
    </w:p>
    <w:p w:rsidR="00F041A5" w:rsidRDefault="00797BDB" w:rsidP="00D763DF">
      <w:pPr>
        <w:pStyle w:val="3"/>
      </w:pPr>
      <w:bookmarkStart w:id="41" w:name="_Toc128817011"/>
      <w:r>
        <w:t>1</w:t>
      </w:r>
      <w:r>
        <w:rPr>
          <w:rFonts w:hint="eastAsia"/>
        </w:rPr>
        <w:t>.</w:t>
      </w:r>
      <w:r w:rsidR="003F2BD7">
        <w:t>3</w:t>
      </w:r>
      <w:r>
        <w:t xml:space="preserve">.3  </w:t>
      </w:r>
      <w:r>
        <w:rPr>
          <w:rFonts w:hint="eastAsia"/>
        </w:rPr>
        <w:t>Potts</w:t>
      </w:r>
      <w:r>
        <w:rPr>
          <w:rFonts w:hint="eastAsia"/>
        </w:rPr>
        <w:t>模型</w:t>
      </w:r>
      <w:bookmarkEnd w:id="41"/>
    </w:p>
    <w:p w:rsidR="00F041A5" w:rsidRDefault="00000000">
      <w:pPr>
        <w:ind w:firstLineChars="100" w:firstLine="280"/>
        <w:pPrChange w:id="42" w:author="丁 利利·" w:date="2023-02-28T10:13:00Z">
          <w:pPr>
            <w:ind w:firstLine="560"/>
          </w:pPr>
        </w:pPrChange>
      </w:pPr>
      <w:del w:id="43" w:author="丁 利利·" w:date="2023-02-28T10:13:00Z">
        <w:r w:rsidDel="00624691">
          <w:rPr>
            <w:rFonts w:eastAsia="黑体" w:hint="eastAsia"/>
            <w:sz w:val="28"/>
            <w:szCs w:val="28"/>
          </w:rPr>
          <w:delText xml:space="preserve"> </w:delText>
        </w:r>
        <w:r w:rsidDel="00624691">
          <w:rPr>
            <w:rFonts w:eastAsia="黑体"/>
            <w:sz w:val="28"/>
            <w:szCs w:val="28"/>
          </w:rPr>
          <w:delText xml:space="preserve">  </w:delText>
        </w:r>
        <w:r w:rsidDel="00624691">
          <w:rPr>
            <w:sz w:val="28"/>
            <w:szCs w:val="28"/>
          </w:rPr>
          <w:delText xml:space="preserve"> </w:delText>
        </w:r>
      </w:del>
      <w:r>
        <w:rPr>
          <w:sz w:val="28"/>
          <w:szCs w:val="28"/>
        </w:rPr>
        <w:t xml:space="preserve"> </w:t>
      </w:r>
      <w:r>
        <w:t xml:space="preserve"> </w:t>
      </w:r>
      <w:r>
        <w:rPr>
          <w:rFonts w:hint="eastAsia"/>
        </w:rPr>
        <w:t>Potts</w:t>
      </w:r>
      <w:r>
        <w:rPr>
          <w:rFonts w:hint="eastAsia"/>
        </w:rPr>
        <w:t>模型是由十九世纪五十年代的物理学家</w:t>
      </w:r>
      <w:r>
        <w:rPr>
          <w:rFonts w:hint="eastAsia"/>
        </w:rPr>
        <w:t>Potts</w:t>
      </w:r>
      <w:r>
        <w:rPr>
          <w:rFonts w:hint="eastAsia"/>
        </w:rPr>
        <w:t>的导师</w:t>
      </w:r>
      <w:proofErr w:type="spellStart"/>
      <w:r>
        <w:rPr>
          <w:rFonts w:hint="eastAsia"/>
        </w:rPr>
        <w:t>Domb</w:t>
      </w:r>
      <w:proofErr w:type="spellEnd"/>
      <w:r>
        <w:rPr>
          <w:rFonts w:hint="eastAsia"/>
        </w:rPr>
        <w:t>所提出来的一个新的模型，并于</w:t>
      </w:r>
      <w:r>
        <w:rPr>
          <w:rFonts w:hint="eastAsia"/>
        </w:rPr>
        <w:t>1</w:t>
      </w:r>
      <w:r>
        <w:t>952</w:t>
      </w:r>
      <w:r>
        <w:rPr>
          <w:rFonts w:hint="eastAsia"/>
        </w:rPr>
        <w:t>年由</w:t>
      </w:r>
      <w:r>
        <w:rPr>
          <w:rFonts w:hint="eastAsia"/>
        </w:rPr>
        <w:t>Potts</w:t>
      </w:r>
      <w:r>
        <w:rPr>
          <w:rFonts w:hint="eastAsia"/>
        </w:rPr>
        <w:t>发表了相关的研究成果。</w:t>
      </w:r>
      <w:r>
        <w:t xml:space="preserve"> </w:t>
      </w:r>
      <w:r>
        <w:rPr>
          <w:rFonts w:hint="eastAsia"/>
        </w:rPr>
        <w:t>Potts</w:t>
      </w:r>
      <w:r>
        <w:rPr>
          <w:rFonts w:hint="eastAsia"/>
        </w:rPr>
        <w:t>模型近年来受到了许多科研工作者的关注，它同</w:t>
      </w:r>
      <w:r>
        <w:rPr>
          <w:rFonts w:hint="eastAsia"/>
        </w:rPr>
        <w:t>XY</w:t>
      </w:r>
      <w:r>
        <w:rPr>
          <w:rFonts w:hint="eastAsia"/>
        </w:rPr>
        <w:t>模型一样作为</w:t>
      </w:r>
      <w:proofErr w:type="spellStart"/>
      <w:r>
        <w:rPr>
          <w:rFonts w:hint="eastAsia"/>
        </w:rPr>
        <w:t>Ising</w:t>
      </w:r>
      <w:proofErr w:type="spellEnd"/>
      <w:r>
        <w:rPr>
          <w:rFonts w:hint="eastAsia"/>
        </w:rPr>
        <w:t>模型的一种推广，</w:t>
      </w:r>
      <w:r>
        <w:rPr>
          <w:rFonts w:hint="eastAsia"/>
        </w:rPr>
        <w:t>Potts</w:t>
      </w:r>
      <w:r>
        <w:rPr>
          <w:rFonts w:hint="eastAsia"/>
        </w:rPr>
        <w:t>模型将</w:t>
      </w:r>
      <w:proofErr w:type="spellStart"/>
      <w:r>
        <w:rPr>
          <w:rFonts w:hint="eastAsia"/>
        </w:rPr>
        <w:t>Ising</w:t>
      </w:r>
      <w:proofErr w:type="spellEnd"/>
      <w:r>
        <w:rPr>
          <w:rFonts w:hint="eastAsia"/>
        </w:rPr>
        <w:t>模型中自旋的取向自由度放宽到</w:t>
      </w:r>
      <w:r>
        <w:rPr>
          <w:rFonts w:hint="eastAsia"/>
        </w:rPr>
        <w:t>q</w:t>
      </w:r>
      <w:proofErr w:type="gramStart"/>
      <w:r>
        <w:rPr>
          <w:rFonts w:hint="eastAsia"/>
        </w:rPr>
        <w:t>个</w:t>
      </w:r>
      <w:proofErr w:type="gramEnd"/>
      <w:r>
        <w:rPr>
          <w:rFonts w:hint="eastAsia"/>
        </w:rPr>
        <w:t>，每一个取向自由度代表一个空间取向。表现出了比</w:t>
      </w:r>
      <w:proofErr w:type="spellStart"/>
      <w:r>
        <w:rPr>
          <w:rFonts w:hint="eastAsia"/>
        </w:rPr>
        <w:t>Ising</w:t>
      </w:r>
      <w:proofErr w:type="spellEnd"/>
      <w:r>
        <w:rPr>
          <w:rFonts w:hint="eastAsia"/>
        </w:rPr>
        <w:t>模型更加普遍、丰富、有趣的临界行为和现象。模型的复杂性使问题的求解带来了比</w:t>
      </w:r>
      <w:proofErr w:type="spellStart"/>
      <w:r>
        <w:rPr>
          <w:rFonts w:hint="eastAsia"/>
        </w:rPr>
        <w:t>Ising</w:t>
      </w:r>
      <w:proofErr w:type="spellEnd"/>
      <w:r>
        <w:rPr>
          <w:rFonts w:hint="eastAsia"/>
        </w:rPr>
        <w:t>模型更大的困难；不过，经过多年不懈的研究，最终还是取得了很多有意义的结果。</w:t>
      </w:r>
    </w:p>
    <w:p w:rsidR="00F041A5" w:rsidRDefault="00000000">
      <w:pPr>
        <w:widowControl/>
        <w:wordWrap w:val="0"/>
        <w:ind w:firstLine="480"/>
        <w:jc w:val="left"/>
        <w:textAlignment w:val="baseline"/>
        <w:rPr>
          <w:rFonts w:asciiTheme="minorEastAsia" w:eastAsiaTheme="minorEastAsia" w:hAnsiTheme="minorEastAsia"/>
        </w:rPr>
      </w:pPr>
      <w:r>
        <w:rPr>
          <w:rFonts w:hint="eastAsia"/>
        </w:rPr>
        <w:t>q</w:t>
      </w:r>
      <w:proofErr w:type="gramStart"/>
      <w:r>
        <w:rPr>
          <w:rFonts w:hint="eastAsia"/>
        </w:rPr>
        <w:t>个</w:t>
      </w:r>
      <w:proofErr w:type="gramEnd"/>
      <w:r>
        <w:rPr>
          <w:rFonts w:hint="eastAsia"/>
        </w:rPr>
        <w:t>取向可以定义</w:t>
      </w:r>
      <w:proofErr w:type="gramStart"/>
      <w:r>
        <w:rPr>
          <w:rFonts w:hint="eastAsia"/>
        </w:rPr>
        <w:t>为角度</w:t>
      </w:r>
      <w:proofErr w:type="gramEnd"/>
      <w:r>
        <w:rPr>
          <w:rFonts w:asciiTheme="minorEastAsia" w:eastAsiaTheme="minorEastAsia" w:hAnsiTheme="minorEastAsia" w:hint="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 xml:space="preserve">= </m:t>
        </m:r>
        <m:f>
          <m:fPr>
            <m:type m:val="lin"/>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q</m:t>
            </m:r>
          </m:den>
        </m:f>
        <m:r>
          <w:rPr>
            <w:rFonts w:ascii="Cambria Math" w:eastAsiaTheme="minorEastAsia" w:hAnsi="Cambria Math"/>
          </w:rPr>
          <m:t xml:space="preserve"> , n=0,1,⋯,q-1</m:t>
        </m:r>
      </m:oMath>
      <w:r>
        <w:rPr>
          <w:rFonts w:asciiTheme="minorEastAsia" w:eastAsiaTheme="minorEastAsia" w:hAnsiTheme="minorEastAsia" w:hint="eastAsia"/>
        </w:rPr>
        <w:t>;</w:t>
      </w:r>
    </w:p>
    <w:p w:rsidR="00F041A5" w:rsidRDefault="00000000">
      <w:pPr>
        <w:widowControl/>
        <w:wordWrap w:val="0"/>
        <w:ind w:firstLine="480"/>
        <w:jc w:val="left"/>
        <w:textAlignment w:val="baseline"/>
        <w:rPr>
          <w:rFonts w:asciiTheme="minorEastAsia" w:eastAsiaTheme="minorEastAsia" w:hAnsiTheme="minorEastAsia"/>
        </w:rPr>
      </w:pPr>
      <w:r>
        <w:rPr>
          <w:rFonts w:asciiTheme="minorEastAsia" w:eastAsiaTheme="minorEastAsia" w:hAnsiTheme="minorEastAsia" w:hint="eastAsia"/>
        </w:rPr>
        <w:t>哈密顿量为：</w:t>
      </w:r>
      <m:oMath>
        <m:r>
          <w:rPr>
            <w:rFonts w:ascii="Cambria Math" w:eastAsiaTheme="minorEastAsia" w:hAnsi="Cambria Math"/>
          </w:rPr>
          <m:t>H= -</m:t>
        </m:r>
        <m:nary>
          <m:naryPr>
            <m:chr m:val="∑"/>
            <m:limLoc m:val="undOvr"/>
            <m:supHide m:val="1"/>
            <m:ctrlPr>
              <w:rPr>
                <w:rFonts w:ascii="Cambria Math" w:eastAsiaTheme="minorEastAsia" w:hAnsi="Cambria Math"/>
                <w:i/>
              </w:rPr>
            </m:ctrlPr>
          </m:naryPr>
          <m:sub>
            <m:d>
              <m:dPr>
                <m:begChr m:val="〈"/>
                <m:endChr m:val="〉"/>
                <m:ctrlPr>
                  <w:rPr>
                    <w:rFonts w:ascii="Cambria Math" w:eastAsiaTheme="minorEastAsia" w:hAnsi="Cambria Math"/>
                    <w:i/>
                  </w:rPr>
                </m:ctrlPr>
              </m:dPr>
              <m:e>
                <m:r>
                  <w:rPr>
                    <w:rFonts w:ascii="Cambria Math" w:eastAsiaTheme="minorEastAsia" w:hAnsi="Cambria Math"/>
                  </w:rPr>
                  <m:t>i,j</m:t>
                </m:r>
              </m:e>
            </m:d>
          </m:sub>
          <m:sup/>
          <m:e>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e>
            </m:d>
          </m:e>
        </m:nary>
      </m:oMath>
      <w:r>
        <w:rPr>
          <w:rFonts w:asciiTheme="minorEastAsia" w:eastAsiaTheme="minorEastAsia" w:hAnsiTheme="minorEastAsia" w:hint="eastAsia"/>
        </w:rPr>
        <w:t>;</w:t>
      </w:r>
    </w:p>
    <w:p w:rsidR="00F041A5" w:rsidRDefault="00000000">
      <w:pPr>
        <w:widowControl/>
        <w:wordWrap w:val="0"/>
        <w:ind w:firstLine="480"/>
        <w:jc w:val="left"/>
        <w:textAlignment w:val="baseline"/>
        <w:rPr>
          <w:rFonts w:asciiTheme="minorEastAsia" w:eastAsiaTheme="minorEastAsia" w:hAnsiTheme="minorEastAsia"/>
        </w:rPr>
      </w:pPr>
      <w:r>
        <w:rPr>
          <w:rFonts w:hint="eastAsia"/>
        </w:rPr>
        <w:t>其中，</w:t>
      </w:r>
      <w:proofErr w:type="spellStart"/>
      <w:r>
        <w:rPr>
          <w:rFonts w:hint="eastAsia"/>
        </w:rPr>
        <w:t>i,j</w:t>
      </w:r>
      <w:proofErr w:type="spellEnd"/>
      <w:r>
        <w:rPr>
          <w:rFonts w:hint="eastAsia"/>
        </w:rPr>
        <w:t>为相邻的位点</w:t>
      </w:r>
      <w:r>
        <w:rPr>
          <w:rFonts w:asciiTheme="minorEastAsia" w:eastAsiaTheme="minorEastAsia" w:hAnsiTheme="minorEastAsia" w:hint="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nj</m:t>
            </m:r>
          </m:sub>
        </m:sSub>
      </m:oMath>
      <w:r>
        <w:rPr>
          <w:rFonts w:asciiTheme="minorEastAsia" w:eastAsiaTheme="minorEastAsia" w:hAnsiTheme="minorEastAsia" w:hint="eastAsia"/>
        </w:rPr>
        <w:t>。</w:t>
      </w:r>
    </w:p>
    <w:p w:rsidR="00F041A5" w:rsidRDefault="00000000">
      <w:pPr>
        <w:ind w:firstLine="480"/>
      </w:pPr>
      <w:r>
        <w:rPr>
          <w:rFonts w:hint="eastAsia"/>
        </w:rPr>
        <w:t>Potts</w:t>
      </w:r>
      <w:r>
        <w:rPr>
          <w:rFonts w:hint="eastAsia"/>
        </w:rPr>
        <w:t>模型一般有两种定义方法：平面</w:t>
      </w:r>
      <w:r>
        <w:rPr>
          <w:rFonts w:hint="eastAsia"/>
        </w:rPr>
        <w:t>Potts</w:t>
      </w:r>
      <w:r>
        <w:rPr>
          <w:rFonts w:hint="eastAsia"/>
        </w:rPr>
        <w:t>模型和标准</w:t>
      </w:r>
      <w:r>
        <w:rPr>
          <w:rFonts w:hint="eastAsia"/>
        </w:rPr>
        <w:t>Potts</w:t>
      </w:r>
      <w:r>
        <w:rPr>
          <w:rFonts w:hint="eastAsia"/>
        </w:rPr>
        <w:t>模型，我们通常选用标准</w:t>
      </w:r>
      <w:r>
        <w:rPr>
          <w:rFonts w:hint="eastAsia"/>
        </w:rPr>
        <w:t>Potts</w:t>
      </w:r>
      <w:r>
        <w:rPr>
          <w:rFonts w:hint="eastAsia"/>
        </w:rPr>
        <w:t>模型，其哈密顿量如下：</w:t>
      </w:r>
    </w:p>
    <w:p w:rsidR="00F041A5" w:rsidRDefault="00000000">
      <w:pPr>
        <w:pStyle w:val="mathAndNum"/>
        <w:tabs>
          <w:tab w:val="clear" w:pos="9120"/>
          <w:tab w:val="right" w:pos="9071"/>
        </w:tabs>
        <w:ind w:firstLine="480"/>
      </w:pPr>
      <w:r>
        <w:rPr>
          <w:rFonts w:cs="宋体"/>
        </w:rPr>
        <w:lastRenderedPageBreak/>
        <w:tab/>
      </w:r>
      <m:oMath>
        <m:r>
          <m:rPr>
            <m:sty m:val="p"/>
          </m:rPr>
          <w:rPr>
            <w:rFonts w:ascii="Cambria Math" w:hAnsi="Cambria Math"/>
          </w:rPr>
          <m:t xml:space="preserve"> </m:t>
        </m:r>
        <m:r>
          <w:rPr>
            <w:rFonts w:ascii="Cambria Math" w:hAnsi="Cambria Math"/>
          </w:rPr>
          <m:t>H</m:t>
        </m:r>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w:rPr>
                <w:rFonts w:ascii="Cambria Math" w:hAnsi="Cambria Math"/>
              </w:rPr>
              <m:t>J</m:t>
            </m:r>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sub>
            </m:sSub>
          </m:e>
        </m:nary>
      </m:oMath>
      <w:r>
        <w:rPr>
          <w:rFonts w:cs="宋体"/>
        </w:rPr>
        <w:tab/>
      </w:r>
      <w:r>
        <w:rPr>
          <w:rFonts w:hint="eastAsia"/>
        </w:rPr>
        <w:t>(</w:t>
      </w:r>
      <w:r>
        <w:t>3)</w:t>
      </w:r>
    </w:p>
    <w:p w:rsidR="00F041A5" w:rsidRDefault="00000000">
      <w:pPr>
        <w:ind w:firstLine="480"/>
      </w:pPr>
      <w:r>
        <w:rPr>
          <w:rFonts w:hint="eastAsia"/>
        </w:rPr>
        <w:t>其中</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为格点</w:t>
      </w:r>
      <w:proofErr w:type="spellStart"/>
      <w:r>
        <w:rPr>
          <w:rFonts w:hint="eastAsia"/>
        </w:rPr>
        <w:t>i</w:t>
      </w:r>
      <w:proofErr w:type="spellEnd"/>
      <w:r>
        <w:rPr>
          <w:rFonts w:hint="eastAsia"/>
        </w:rPr>
        <w:t>上的自旋，它可以取</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hint="eastAsia"/>
          </w:rPr>
          <m:t>=</m:t>
        </m:r>
        <m:r>
          <w:rPr>
            <w:rFonts w:ascii="Cambria Math" w:hAnsi="Cambria Math"/>
          </w:rPr>
          <m:t>1,2</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q</m:t>
        </m:r>
      </m:oMath>
      <w:r>
        <w:rPr>
          <w:rFonts w:hint="eastAsia"/>
        </w:rPr>
        <w:t>中的任何值；与</w:t>
      </w:r>
      <w:proofErr w:type="spellStart"/>
      <w:r>
        <w:rPr>
          <w:rFonts w:hint="eastAsia"/>
        </w:rPr>
        <w:t>Ising</w:t>
      </w:r>
      <w:proofErr w:type="spellEnd"/>
      <w:r>
        <w:rPr>
          <w:rFonts w:hint="eastAsia"/>
        </w:rPr>
        <w:t>模型一样，</w:t>
      </w:r>
      <w:r>
        <w:rPr>
          <w:rFonts w:hint="eastAsia"/>
        </w:rPr>
        <w:t>J</w:t>
      </w:r>
      <w:r>
        <w:rPr>
          <w:rFonts w:hint="eastAsia"/>
        </w:rPr>
        <w:t>是自旋相互作用系数，</w:t>
      </w:r>
      <m:oMath>
        <m:r>
          <w:rPr>
            <w:rFonts w:ascii="Cambria Math" w:hAnsi="Cambria Math" w:hint="eastAsia"/>
          </w:rPr>
          <m:t>J</m:t>
        </m:r>
        <m:r>
          <w:rPr>
            <w:rFonts w:ascii="Cambria Math" w:hAnsi="Cambria Math"/>
          </w:rPr>
          <m:t>&gt;0</m:t>
        </m:r>
      </m:oMath>
      <w:r>
        <w:rPr>
          <w:rFonts w:hint="eastAsia"/>
        </w:rPr>
        <w:t>代表铁磁性系统，</w:t>
      </w:r>
      <m:oMath>
        <m:r>
          <w:rPr>
            <w:rFonts w:ascii="Cambria Math" w:hAnsi="Cambria Math" w:hint="eastAsia"/>
          </w:rPr>
          <m:t>J</m:t>
        </m:r>
        <m:r>
          <w:rPr>
            <w:rFonts w:ascii="Cambria Math" w:hAnsi="Cambria Math"/>
          </w:rPr>
          <m:t>&lt;0</m:t>
        </m:r>
      </m:oMath>
      <w:proofErr w:type="gramStart"/>
      <w:r>
        <w:rPr>
          <w:rFonts w:hint="eastAsia"/>
        </w:rPr>
        <w:t>代表反铁磁系</w:t>
      </w:r>
      <w:proofErr w:type="gramEnd"/>
      <w:r>
        <w:rPr>
          <w:rFonts w:hint="eastAsia"/>
        </w:rPr>
        <w:t>统；函数</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sub>
        </m:sSub>
      </m:oMath>
      <w:r>
        <w:rPr>
          <w:rFonts w:hint="eastAsia"/>
        </w:rPr>
        <w:t>在</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hint="eastAsia"/>
              </w:rPr>
              <m:t>=</m:t>
            </m:r>
            <m:r>
              <w:rPr>
                <w:rFonts w:ascii="Cambria Math" w:hAnsi="Cambria Math"/>
              </w:rPr>
              <m:t>σ</m:t>
            </m:r>
          </m:e>
          <m:sub>
            <m:r>
              <w:rPr>
                <w:rFonts w:ascii="Cambria Math" w:hAnsi="Cambria Math"/>
              </w:rPr>
              <m:t>j</m:t>
            </m:r>
          </m:sub>
        </m:sSub>
      </m:oMath>
      <w:r>
        <w:rPr>
          <w:rFonts w:hint="eastAsia"/>
        </w:rPr>
        <w:t>时等于</w:t>
      </w:r>
      <w:r>
        <w:rPr>
          <w:rFonts w:hint="eastAsia"/>
        </w:rPr>
        <w:t>1</w:t>
      </w:r>
      <w:r>
        <w:rPr>
          <w:rFonts w:hint="eastAsia"/>
        </w:rPr>
        <w:t>，否则为</w:t>
      </w:r>
      <w:r>
        <w:rPr>
          <w:rFonts w:hint="eastAsia"/>
        </w:rPr>
        <w:t>0</w:t>
      </w:r>
      <w:r>
        <w:rPr>
          <w:rFonts w:hint="eastAsia"/>
        </w:rPr>
        <w:t>；</w:t>
      </w:r>
      <m:oMath>
        <m:d>
          <m:dPr>
            <m:begChr m:val="〈"/>
            <m:endChr m:val="〉"/>
            <m:ctrlPr>
              <w:rPr>
                <w:rFonts w:ascii="Cambria Math" w:hAnsi="Cambria Math"/>
                <w:i/>
              </w:rPr>
            </m:ctrlPr>
          </m:dPr>
          <m:e>
            <m:r>
              <w:rPr>
                <w:rFonts w:ascii="Cambria Math" w:hAnsi="Cambria Math"/>
              </w:rPr>
              <m:t>i,j</m:t>
            </m:r>
          </m:e>
        </m:d>
      </m:oMath>
      <w:r>
        <w:rPr>
          <w:rFonts w:hint="eastAsia"/>
        </w:rPr>
        <w:t>代表求和只对最近邻的自旋对进行。在</w:t>
      </w:r>
      <w:r>
        <w:rPr>
          <w:rFonts w:hint="eastAsia"/>
        </w:rPr>
        <w:t>q</w:t>
      </w:r>
      <w:r>
        <w:rPr>
          <w:rFonts w:hint="eastAsia"/>
        </w:rPr>
        <w:t>为</w:t>
      </w:r>
      <w:r>
        <w:rPr>
          <w:rFonts w:hint="eastAsia"/>
        </w:rPr>
        <w:t>2</w:t>
      </w:r>
      <w:r>
        <w:rPr>
          <w:rFonts w:hint="eastAsia"/>
        </w:rPr>
        <w:t>时，式（</w:t>
      </w:r>
      <w:r>
        <w:rPr>
          <w:rFonts w:hint="eastAsia"/>
        </w:rPr>
        <w:t>3</w:t>
      </w:r>
      <w:r>
        <w:rPr>
          <w:rFonts w:hint="eastAsia"/>
        </w:rPr>
        <w:t>）转变为</w:t>
      </w:r>
      <w:proofErr w:type="spellStart"/>
      <w:r>
        <w:rPr>
          <w:rFonts w:hint="eastAsia"/>
        </w:rPr>
        <w:t>Ising</w:t>
      </w:r>
      <w:proofErr w:type="spellEnd"/>
      <w:r>
        <w:rPr>
          <w:rFonts w:hint="eastAsia"/>
        </w:rPr>
        <w:t>模型的哈密顿量。</w:t>
      </w:r>
    </w:p>
    <w:p w:rsidR="00F041A5" w:rsidRDefault="00797BDB" w:rsidP="00D763DF">
      <w:pPr>
        <w:pStyle w:val="3"/>
      </w:pPr>
      <w:bookmarkStart w:id="44" w:name="_Toc128817012"/>
      <w:r>
        <w:t>1.</w:t>
      </w:r>
      <w:r w:rsidR="003F2BD7">
        <w:t>3</w:t>
      </w:r>
      <w:r>
        <w:t xml:space="preserve">.4 </w:t>
      </w:r>
      <w:r>
        <w:rPr>
          <w:rFonts w:hint="eastAsia"/>
        </w:rPr>
        <w:t>双层</w:t>
      </w:r>
      <w:r>
        <w:rPr>
          <w:rFonts w:hint="eastAsia"/>
        </w:rPr>
        <w:t>XY</w:t>
      </w:r>
      <w:r>
        <w:rPr>
          <w:rFonts w:hint="eastAsia"/>
        </w:rPr>
        <w:t>耦合模型</w:t>
      </w:r>
      <w:bookmarkEnd w:id="44"/>
    </w:p>
    <w:p w:rsidR="00F041A5" w:rsidRDefault="00000000">
      <w:pPr>
        <w:ind w:firstLineChars="100" w:firstLine="240"/>
        <w:rPr>
          <w:szCs w:val="28"/>
        </w:rPr>
      </w:pPr>
      <w:r>
        <w:rPr>
          <w:rFonts w:hint="eastAsia"/>
          <w:szCs w:val="28"/>
        </w:rPr>
        <w:t>众所周知，哈尔伯德型哈密顿量公式如下：</w:t>
      </w:r>
    </w:p>
    <w:p w:rsidR="00F041A5" w:rsidRDefault="00000000">
      <w:pPr>
        <w:ind w:firstLine="480"/>
        <w:rPr>
          <w:rFonts w:asciiTheme="minorEastAsia" w:eastAsiaTheme="minorEastAsia" w:hAnsiTheme="minorEastAsia"/>
        </w:rPr>
      </w:pPr>
      <m:oMathPara>
        <m:oMath>
          <m:r>
            <w:rPr>
              <w:rFonts w:ascii="Cambria Math" w:eastAsiaTheme="minorEastAsia" w:hAnsi="Cambria Math"/>
            </w:rPr>
            <m:t>H= </m:t>
          </m:r>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a</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1,i+</m:t>
                  </m:r>
                  <m:acc>
                    <m:accPr>
                      <m:ctrlPr>
                        <w:rPr>
                          <w:rFonts w:ascii="Cambria Math" w:eastAsiaTheme="minorEastAsia" w:hAnsi="Cambria Math"/>
                          <w:i/>
                          <w:iCs/>
                        </w:rPr>
                      </m:ctrlPr>
                    </m:accPr>
                    <m:e>
                      <m:r>
                        <w:rPr>
                          <w:rFonts w:ascii="Cambria Math" w:eastAsiaTheme="minorEastAsia" w:hAnsi="Cambria Math"/>
                        </w:rPr>
                        <m:t>x</m:t>
                      </m:r>
                    </m:e>
                  </m:acc>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1,i+</m:t>
                  </m:r>
                  <m:acc>
                    <m:accPr>
                      <m:ctrlPr>
                        <w:rPr>
                          <w:rFonts w:ascii="Cambria Math" w:eastAsiaTheme="minorEastAsia" w:hAnsi="Cambria Math"/>
                          <w:i/>
                          <w:iCs/>
                        </w:rPr>
                      </m:ctrlPr>
                    </m:accPr>
                    <m:e>
                      <m:r>
                        <w:rPr>
                          <w:rFonts w:ascii="Cambria Math" w:eastAsiaTheme="minorEastAsia" w:hAnsi="Cambria Math"/>
                        </w:rPr>
                        <m:t>y</m:t>
                      </m:r>
                    </m:e>
                  </m:acc>
                </m:sub>
              </m:sSub>
              <m:r>
                <w:rPr>
                  <w:rFonts w:ascii="Cambria Math" w:eastAsiaTheme="minorEastAsia" w:hAnsi="Cambria Math"/>
                </w:rPr>
                <m:t>+H.c.</m:t>
              </m:r>
            </m:e>
          </m:nary>
        </m:oMath>
      </m:oMathPara>
    </w:p>
    <w:p w:rsidR="00F041A5" w:rsidRDefault="00000000">
      <w:pPr>
        <w:ind w:leftChars="200" w:left="3240" w:right="-1" w:hangingChars="1150" w:hanging="2760"/>
        <w:rPr>
          <w:rFonts w:eastAsiaTheme="minorEastAsia" w:cs="Times New Roman"/>
        </w:rPr>
      </w:pPr>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cs="Times New Roman"/>
          </w:rPr>
          <m:t>+ </m:t>
        </m:r>
        <m:sSub>
          <m:sSubPr>
            <m:ctrlPr>
              <w:rPr>
                <w:rFonts w:ascii="Cambria Math" w:eastAsiaTheme="minorEastAsia" w:hAnsi="Cambria Math" w:cs="Times New Roman"/>
                <w:i/>
                <w:iCs/>
              </w:rPr>
            </m:ctrlPr>
          </m:sSubPr>
          <m:e>
            <m:r>
              <w:rPr>
                <w:rFonts w:ascii="Cambria Math" w:eastAsiaTheme="minorEastAsia" w:hAnsi="Cambria Math" w:cs="Times New Roman"/>
              </w:rPr>
              <m:t>t</m:t>
            </m:r>
          </m:e>
          <m:sub>
            <m:r>
              <w:rPr>
                <w:rFonts w:ascii="Cambria Math" w:eastAsiaTheme="minorEastAsia" w:hAnsi="Cambria Math" w:cs="Times New Roman"/>
              </w:rPr>
              <m:t>a</m:t>
            </m:r>
          </m:sub>
        </m:sSub>
        <m:sSubSup>
          <m:sSubSupPr>
            <m:ctrlPr>
              <w:rPr>
                <w:rFonts w:ascii="Cambria Math" w:eastAsiaTheme="minorEastAsia" w:hAnsi="Cambria Math" w:cs="Times New Roman"/>
                <w:i/>
                <w:iCs/>
              </w:rPr>
            </m:ctrlPr>
          </m:sSubSupPr>
          <m:e>
            <m:r>
              <w:rPr>
                <w:rFonts w:ascii="Cambria Math" w:eastAsiaTheme="minorEastAsia" w:hAnsi="Cambria Math" w:cs="Times New Roman"/>
              </w:rPr>
              <m:t>b</m:t>
            </m:r>
          </m:e>
          <m:sub>
            <m:r>
              <w:rPr>
                <w:rFonts w:ascii="Cambria Math" w:eastAsiaTheme="minorEastAsia" w:hAnsi="Cambria Math" w:cs="Times New Roman"/>
              </w:rPr>
              <m:t>2,i</m:t>
            </m:r>
          </m:sub>
          <m:sup>
            <m:r>
              <w:rPr>
                <w:rFonts w:ascii="Cambria Math" w:eastAsiaTheme="minorEastAsia" w:hAnsi="Cambria Math" w:cs="Times New Roman"/>
              </w:rPr>
              <m:t>+</m:t>
            </m:r>
          </m:sup>
        </m:sSubSup>
        <m:sSub>
          <m:sSubPr>
            <m:ctrlPr>
              <w:rPr>
                <w:rFonts w:ascii="Cambria Math" w:eastAsiaTheme="minorEastAsia" w:hAnsi="Cambria Math" w:cs="Times New Roman"/>
                <w:i/>
                <w:iCs/>
              </w:rPr>
            </m:ctrlPr>
          </m:sSubPr>
          <m:e>
            <m:r>
              <w:rPr>
                <w:rFonts w:ascii="Cambria Math" w:eastAsiaTheme="minorEastAsia" w:hAnsi="Cambria Math" w:cs="Times New Roman"/>
              </w:rPr>
              <m:t>b</m:t>
            </m:r>
          </m:e>
          <m:sub>
            <m:r>
              <w:rPr>
                <w:rFonts w:ascii="Cambria Math" w:eastAsiaTheme="minorEastAsia" w:hAnsi="Cambria Math" w:cs="Times New Roman"/>
              </w:rPr>
              <m:t>2,i+</m:t>
            </m:r>
            <m:acc>
              <m:accPr>
                <m:ctrlPr>
                  <w:rPr>
                    <w:rFonts w:ascii="Cambria Math" w:eastAsiaTheme="minorEastAsia" w:hAnsi="Cambria Math" w:cs="Times New Roman"/>
                    <w:i/>
                    <w:iCs/>
                  </w:rPr>
                </m:ctrlPr>
              </m:accPr>
              <m:e>
                <m:r>
                  <w:rPr>
                    <w:rFonts w:ascii="Cambria Math" w:eastAsiaTheme="minorEastAsia" w:hAnsi="Cambria Math" w:cs="Times New Roman"/>
                  </w:rPr>
                  <m:t>y</m:t>
                </m:r>
              </m:e>
            </m:acc>
          </m:sub>
        </m:sSub>
        <m:r>
          <w:rPr>
            <w:rFonts w:ascii="Cambria Math" w:eastAsiaTheme="minorEastAsia" w:hAnsi="Cambria Math" w:cs="Times New Roman"/>
          </w:rPr>
          <m:t> - </m:t>
        </m:r>
        <m:sSub>
          <m:sSubPr>
            <m:ctrlPr>
              <w:rPr>
                <w:rFonts w:ascii="Cambria Math" w:eastAsiaTheme="minorEastAsia" w:hAnsi="Cambria Math" w:cs="Times New Roman"/>
                <w:i/>
                <w:iCs/>
              </w:rPr>
            </m:ctrlPr>
          </m:sSubPr>
          <m:e>
            <m:r>
              <w:rPr>
                <w:rFonts w:ascii="Cambria Math" w:eastAsiaTheme="minorEastAsia" w:hAnsi="Cambria Math" w:cs="Times New Roman"/>
              </w:rPr>
              <m:t>t</m:t>
            </m:r>
          </m:e>
          <m:sub>
            <m:r>
              <w:rPr>
                <w:rFonts w:ascii="Cambria Math" w:eastAsiaTheme="minorEastAsia" w:hAnsi="Cambria Math" w:cs="Times New Roman"/>
              </w:rPr>
              <m:t>b</m:t>
            </m:r>
          </m:sub>
        </m:sSub>
        <m:sSubSup>
          <m:sSubSupPr>
            <m:ctrlPr>
              <w:rPr>
                <w:rFonts w:ascii="Cambria Math" w:eastAsiaTheme="minorEastAsia" w:hAnsi="Cambria Math" w:cs="Times New Roman"/>
                <w:i/>
                <w:iCs/>
              </w:rPr>
            </m:ctrlPr>
          </m:sSubSupPr>
          <m:e>
            <m:r>
              <w:rPr>
                <w:rFonts w:ascii="Cambria Math" w:eastAsiaTheme="minorEastAsia" w:hAnsi="Cambria Math" w:cs="Times New Roman"/>
              </w:rPr>
              <m:t>b</m:t>
            </m:r>
          </m:e>
          <m:sub>
            <m:r>
              <w:rPr>
                <w:rFonts w:ascii="Cambria Math" w:eastAsiaTheme="minorEastAsia" w:hAnsi="Cambria Math" w:cs="Times New Roman"/>
              </w:rPr>
              <m:t>2,i</m:t>
            </m:r>
          </m:sub>
          <m:sup>
            <m:r>
              <w:rPr>
                <w:rFonts w:ascii="Cambria Math" w:eastAsiaTheme="minorEastAsia" w:hAnsi="Cambria Math" w:cs="Times New Roman"/>
              </w:rPr>
              <m:t>+</m:t>
            </m:r>
          </m:sup>
        </m:sSubSup>
        <m:sSub>
          <m:sSubPr>
            <m:ctrlPr>
              <w:rPr>
                <w:rFonts w:ascii="Cambria Math" w:eastAsiaTheme="minorEastAsia" w:hAnsi="Cambria Math" w:cs="Times New Roman"/>
                <w:i/>
                <w:iCs/>
              </w:rPr>
            </m:ctrlPr>
          </m:sSubPr>
          <m:e>
            <m:r>
              <w:rPr>
                <w:rFonts w:ascii="Cambria Math" w:eastAsiaTheme="minorEastAsia" w:hAnsi="Cambria Math" w:cs="Times New Roman"/>
              </w:rPr>
              <m:t>b</m:t>
            </m:r>
          </m:e>
          <m:sub>
            <m:r>
              <w:rPr>
                <w:rFonts w:ascii="Cambria Math" w:eastAsiaTheme="minorEastAsia" w:hAnsi="Cambria Math" w:cs="Times New Roman"/>
              </w:rPr>
              <m:t>2,i+</m:t>
            </m:r>
            <m:acc>
              <m:accPr>
                <m:ctrlPr>
                  <w:rPr>
                    <w:rFonts w:ascii="Cambria Math" w:eastAsiaTheme="minorEastAsia" w:hAnsi="Cambria Math" w:cs="Times New Roman"/>
                    <w:i/>
                    <w:iCs/>
                  </w:rPr>
                </m:ctrlPr>
              </m:accPr>
              <m:e>
                <m:r>
                  <w:rPr>
                    <w:rFonts w:ascii="Cambria Math" w:eastAsiaTheme="minorEastAsia" w:hAnsi="Cambria Math" w:cs="Times New Roman"/>
                  </w:rPr>
                  <m:t>x</m:t>
                </m:r>
              </m:e>
            </m:acc>
          </m:sub>
        </m:sSub>
        <m:r>
          <w:rPr>
            <w:rFonts w:ascii="Cambria Math" w:eastAsiaTheme="minorEastAsia" w:hAnsi="Cambria Math" w:cs="Times New Roman"/>
          </w:rPr>
          <m:t>+H.c.</m:t>
        </m:r>
      </m:oMath>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w:t>
      </w:r>
      <w:r>
        <w:rPr>
          <w:rFonts w:eastAsiaTheme="minorEastAsia" w:cs="Times New Roman"/>
        </w:rPr>
        <w:t>(4)</w:t>
      </w:r>
    </w:p>
    <w:p w:rsidR="00F041A5" w:rsidRDefault="00000000">
      <w:pPr>
        <w:ind w:leftChars="200" w:left="3240" w:hangingChars="1150" w:hanging="276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rPr>
          <m:t xml:space="preserve"> + g</m:t>
        </m:r>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2,i</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2,i</m:t>
            </m:r>
          </m:sub>
        </m:sSub>
        <m:r>
          <w:rPr>
            <w:rFonts w:ascii="Cambria Math" w:eastAsiaTheme="minorEastAsia" w:hAnsi="Cambria Math"/>
          </w:rPr>
          <m:t>+H.c. + ⋯</m:t>
        </m:r>
      </m:oMath>
    </w:p>
    <w:p w:rsidR="00F041A5" w:rsidRDefault="00000000">
      <w:pPr>
        <w:spacing w:line="360" w:lineRule="auto"/>
        <w:ind w:firstLine="480"/>
        <w:rPr>
          <w:rFonts w:asciiTheme="minorEastAsia" w:eastAsiaTheme="minorEastAsia" w:hAnsiTheme="minorEastAsia"/>
        </w:rPr>
      </w:pPr>
      <w:r>
        <w:rPr>
          <w:rFonts w:asciiTheme="minorEastAsia" w:eastAsiaTheme="minorEastAsia" w:hAnsiTheme="minorEastAsia" w:hint="eastAsia"/>
        </w:rPr>
        <w:t>这里</w:t>
      </w:r>
      <m:oMath>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r>
          <w:rPr>
            <w:rFonts w:ascii="Cambria Math" w:eastAsiaTheme="minorEastAsia" w:hAnsi="Cambria Math"/>
          </w:rPr>
          <m:t xml:space="preserve"> </m:t>
        </m:r>
      </m:oMath>
      <w:r>
        <w:rPr>
          <w:rFonts w:asciiTheme="minorEastAsia" w:eastAsiaTheme="minorEastAsia" w:hAnsiTheme="minorEastAsia"/>
        </w:rPr>
        <w:t>和</w:t>
      </w:r>
      <m:oMath>
        <m:sSubSup>
          <m:sSubSupPr>
            <m:ctrlPr>
              <w:rPr>
                <w:rFonts w:ascii="Cambria Math" w:eastAsiaTheme="minorEastAsia" w:hAnsi="Cambria Math"/>
              </w:rPr>
            </m:ctrlPr>
          </m:sSubSupPr>
          <m:e>
            <m:r>
              <w:rPr>
                <w:rFonts w:ascii="Cambria Math" w:eastAsiaTheme="minorEastAsia" w:hAnsi="Cambria Math"/>
              </w:rPr>
              <m:t xml:space="preserve"> b</m:t>
            </m:r>
          </m:e>
          <m:sub>
            <m:r>
              <w:rPr>
                <w:rFonts w:ascii="Cambria Math" w:eastAsiaTheme="minorEastAsia" w:hAnsi="Cambria Math"/>
              </w:rPr>
              <m:t>2,i</m:t>
            </m:r>
          </m:sub>
          <m:sup>
            <m:r>
              <w:rPr>
                <w:rFonts w:ascii="Cambria Math" w:eastAsiaTheme="minorEastAsia" w:hAnsi="Cambria Math"/>
              </w:rPr>
              <m:t>+</m:t>
            </m:r>
          </m:sup>
        </m:sSubSup>
        <m:r>
          <m:rPr>
            <m:sty m:val="p"/>
          </m:rPr>
          <w:rPr>
            <w:rFonts w:ascii="Cambria Math" w:eastAsiaTheme="minorEastAsia" w:hAnsi="Cambria Math"/>
          </w:rPr>
          <m:t xml:space="preserve"> </m:t>
        </m:r>
      </m:oMath>
      <w:r>
        <w:rPr>
          <w:rFonts w:asciiTheme="minorEastAsia" w:eastAsiaTheme="minorEastAsia" w:hAnsiTheme="minorEastAsia"/>
        </w:rPr>
        <w:t>是</w:t>
      </w:r>
      <w:r>
        <w:rPr>
          <w:rFonts w:asciiTheme="minorEastAsia" w:eastAsiaTheme="minorEastAsia" w:hAnsiTheme="minorEastAsia" w:hint="eastAsia"/>
        </w:rPr>
        <w:t>位点</w:t>
      </w:r>
      <w:proofErr w:type="spellStart"/>
      <w:r>
        <w:rPr>
          <w:rFonts w:asciiTheme="minorEastAsia" w:eastAsiaTheme="minorEastAsia" w:hAnsiTheme="minorEastAsia"/>
        </w:rPr>
        <w:t>i</w:t>
      </w:r>
      <w:proofErr w:type="spellEnd"/>
      <w:r>
        <w:rPr>
          <w:rFonts w:asciiTheme="minorEastAsia" w:eastAsiaTheme="minorEastAsia" w:hAnsiTheme="minorEastAsia"/>
        </w:rPr>
        <w:t>上的</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x</m:t>
            </m:r>
          </m:sub>
        </m:sSub>
      </m:oMath>
      <w:r>
        <w:rPr>
          <w:rFonts w:asciiTheme="minorEastAsia" w:eastAsiaTheme="minorEastAsia" w:hAnsiTheme="minorEastAsia"/>
        </w:rPr>
        <w:t>和</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oMath>
      <w:r>
        <w:rPr>
          <w:rFonts w:asciiTheme="minorEastAsia" w:eastAsiaTheme="minorEastAsia" w:hAnsiTheme="minorEastAsia"/>
        </w:rPr>
        <w:t>原子</w:t>
      </w:r>
      <w:r>
        <w:rPr>
          <w:rFonts w:asciiTheme="minorEastAsia" w:eastAsiaTheme="minorEastAsia" w:hAnsiTheme="minorEastAsia" w:hint="eastAsia"/>
        </w:rPr>
        <w:t>相对应的湮灭算子</w:t>
      </w:r>
      <w:r>
        <w:rPr>
          <w:rFonts w:asciiTheme="minorEastAsia" w:eastAsiaTheme="minorEastAsia" w:hAnsiTheme="minorEastAsia"/>
        </w:rPr>
        <w:t>。</w:t>
      </w:r>
      <w:r>
        <w:rPr>
          <w:rFonts w:asciiTheme="minorEastAsia" w:eastAsiaTheme="minorEastAsia" w:hAnsiTheme="minorEastAsia" w:hint="eastAsia"/>
        </w:rPr>
        <w:t>上</w:t>
      </w:r>
      <w:proofErr w:type="gramStart"/>
      <w:r>
        <w:rPr>
          <w:rFonts w:asciiTheme="minorEastAsia" w:eastAsiaTheme="minorEastAsia" w:hAnsiTheme="minorEastAsia" w:hint="eastAsia"/>
        </w:rPr>
        <w:t>式</w:t>
      </w:r>
      <w:r>
        <w:rPr>
          <w:rFonts w:asciiTheme="minorEastAsia" w:eastAsiaTheme="minorEastAsia" w:hAnsiTheme="minorEastAsia"/>
        </w:rPr>
        <w:t>包括</w:t>
      </w:r>
      <w:proofErr w:type="gramEnd"/>
      <w:r>
        <w:rPr>
          <w:rFonts w:asciiTheme="minorEastAsia" w:eastAsiaTheme="minorEastAsia" w:hAnsiTheme="minorEastAsia" w:hint="eastAsia"/>
        </w:rPr>
        <w:t>从产生的密度</w:t>
      </w:r>
      <w:r>
        <w:rPr>
          <w:rFonts w:asciiTheme="minorEastAsia" w:eastAsiaTheme="minorEastAsia" w:hAnsiTheme="minorEastAsia"/>
        </w:rPr>
        <w:t xml:space="preserve"> - 密度排斥相互作用</w:t>
      </w:r>
      <w:r>
        <w:rPr>
          <w:rFonts w:asciiTheme="minorEastAsia" w:eastAsiaTheme="minorEastAsia" w:hAnsiTheme="minorEastAsia" w:hint="eastAsia"/>
        </w:rPr>
        <w:t>原子之间的</w:t>
      </w:r>
      <w:r>
        <w:rPr>
          <w:rFonts w:asciiTheme="minorEastAsia" w:eastAsiaTheme="minorEastAsia" w:hAnsiTheme="minorEastAsia"/>
        </w:rPr>
        <w:t xml:space="preserve"> s 波散射。 在</w:t>
      </w:r>
      <w:r>
        <w:rPr>
          <w:rFonts w:asciiTheme="minorEastAsia" w:eastAsiaTheme="minorEastAsia" w:hAnsiTheme="minorEastAsia" w:hint="eastAsia"/>
        </w:rPr>
        <w:t>式</w:t>
      </w:r>
      <w:r>
        <w:rPr>
          <w:rFonts w:asciiTheme="minorEastAsia" w:eastAsiaTheme="minorEastAsia" w:hAnsiTheme="minorEastAsia"/>
        </w:rPr>
        <w:t>(4)</w:t>
      </w:r>
      <w:r>
        <w:rPr>
          <w:rFonts w:asciiTheme="minorEastAsia" w:eastAsiaTheme="minorEastAsia" w:hAnsiTheme="minorEastAsia" w:hint="eastAsia"/>
        </w:rPr>
        <w:t>中，</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&gt;0</m:t>
        </m:r>
      </m:oMath>
      <w:r>
        <w:rPr>
          <w:rFonts w:asciiTheme="minorEastAsia" w:eastAsiaTheme="minorEastAsia" w:hAnsiTheme="minorEastAsia" w:hint="eastAsia"/>
        </w:rPr>
        <w:t>，如果玻色子算子被转子算子通过</w:t>
      </w:r>
      <m:oMath>
        <m:sSub>
          <m:sSubPr>
            <m:ctrlPr>
              <w:rPr>
                <w:rFonts w:ascii="Cambria Math" w:eastAsiaTheme="minorEastAsia" w:hAnsi="Cambria Math"/>
              </w:rPr>
            </m:ctrlPr>
          </m:sSubPr>
          <m:e>
            <m:r>
              <w:rPr>
                <w:rFonts w:ascii="Cambria Math" w:eastAsiaTheme="minorEastAsia" w:hAnsi="Cambria Math"/>
              </w:rPr>
              <m:t xml:space="preserve"> b</m:t>
            </m:r>
          </m:e>
          <m:sub>
            <m:r>
              <w:rPr>
                <w:rFonts w:ascii="Cambria Math" w:eastAsiaTheme="minorEastAsia" w:hAnsi="Cambria Math"/>
              </w:rPr>
              <m:t>x,i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m:t>
            </m:r>
          </m:e>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up>
        </m:sSup>
        <m:r>
          <m:rPr>
            <m:sty m:val="p"/>
          </m:rPr>
          <w:rPr>
            <w:rFonts w:ascii="Cambria Math" w:eastAsiaTheme="minorEastAsia" w:hAnsi="Cambria Math"/>
          </w:rPr>
          <m:t>exp⁡</m:t>
        </m:r>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x</m:t>
            </m:r>
          </m:sub>
        </m:sSub>
        <m:r>
          <w:rPr>
            <w:rFonts w:ascii="Cambria Math" w:eastAsiaTheme="minorEastAsia" w:hAnsi="Cambria Math"/>
          </w:rPr>
          <m:t>)</m:t>
        </m:r>
      </m:oMath>
      <w:r>
        <w:rPr>
          <w:rFonts w:asciiTheme="minorEastAsia" w:eastAsiaTheme="minorEastAsia" w:hAnsiTheme="minorEastAsia"/>
        </w:rPr>
        <w:t>和</w:t>
      </w:r>
      <m:oMath>
        <m:sSub>
          <m:sSubPr>
            <m:ctrlPr>
              <w:rPr>
                <w:rFonts w:ascii="Cambria Math" w:eastAsiaTheme="minorEastAsia" w:hAnsi="Cambria Math"/>
              </w:rPr>
            </m:ctrlPr>
          </m:sSubPr>
          <m:e>
            <m:r>
              <w:rPr>
                <w:rFonts w:ascii="Cambria Math" w:eastAsiaTheme="minorEastAsia" w:hAnsi="Cambria Math"/>
              </w:rPr>
              <m:t xml:space="preserve"> b</m:t>
            </m:r>
          </m:e>
          <m:sub>
            <m:r>
              <w:rPr>
                <w:rFonts w:ascii="Cambria Math" w:eastAsiaTheme="minorEastAsia" w:hAnsi="Cambria Math"/>
              </w:rPr>
              <m:t>y,i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m:t>
            </m:r>
          </m:e>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sup>
        </m:sSup>
        <m:r>
          <m:rPr>
            <m:sty m:val="p"/>
          </m:rPr>
          <w:rPr>
            <w:rFonts w:ascii="Cambria Math" w:eastAsiaTheme="minorEastAsia" w:hAnsi="Cambria Math"/>
          </w:rPr>
          <m:t>exp⁡</m:t>
        </m:r>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y</m:t>
            </m:r>
          </m:sub>
        </m:sSub>
        <m:r>
          <w:rPr>
            <w:rFonts w:ascii="Cambria Math" w:eastAsiaTheme="minorEastAsia" w:hAnsi="Cambria Math"/>
          </w:rPr>
          <m:t>)</m:t>
        </m:r>
      </m:oMath>
      <w:r>
        <w:rPr>
          <w:rFonts w:asciiTheme="minorEastAsia" w:eastAsiaTheme="minorEastAsia" w:hAnsiTheme="minorEastAsia" w:hint="eastAsia"/>
        </w:rPr>
        <w:t>替代</w:t>
      </w:r>
      <w:r>
        <w:rPr>
          <w:rFonts w:asciiTheme="minorEastAsia" w:eastAsiaTheme="minorEastAsia" w:hAnsiTheme="minorEastAsia"/>
        </w:rPr>
        <w:t>，哈密顿量变为</w:t>
      </w:r>
      <w:r>
        <w:rPr>
          <w:rFonts w:asciiTheme="minorEastAsia" w:eastAsiaTheme="minorEastAsia" w:hAnsiTheme="minorEastAsia" w:hint="eastAsia"/>
        </w:rPr>
        <w:t>各向异性二维耦合</w:t>
      </w:r>
      <w:r>
        <w:rPr>
          <w:rFonts w:asciiTheme="minorEastAsia" w:eastAsiaTheme="minorEastAsia" w:hAnsiTheme="minorEastAsia"/>
        </w:rPr>
        <w:t xml:space="preserve"> XY 模型</w:t>
      </w:r>
      <w:r>
        <w:rPr>
          <w:rFonts w:asciiTheme="minorEastAsia" w:eastAsiaTheme="minorEastAsia" w:hAnsiTheme="minorEastAsia"/>
        </w:rPr>
        <w:fldChar w:fldCharType="begin"/>
      </w:r>
      <w:r>
        <w:rPr>
          <w:rFonts w:asciiTheme="minorEastAsia" w:eastAsiaTheme="minorEastAsia" w:hAnsiTheme="minorEastAsia"/>
        </w:rPr>
        <w:instrText xml:space="preserve"> ADDIN ZOTERO_ITEM CSL_CITATION {"citationID":"e2FMgKOg","properties":{"formattedCitation":"\\super [15]\\nosupersub{}","plainCitation":"[15]","noteIndex":0},"citationItems":[{"id":"a3HorVFy/2F3TL6LJ","uris":["http://zotero.org/users/local/TJ2yx5Oi/items/6WZ4S2R3"],"itemData":{"id":11,"type":"article-journal","abstract":"We investigate the phase transition of a combination of a two-dimensional Potts and an XY model where the coupling is multiplicative. As the XY model has a Kosterlitz–Thouless transition and the Potts variable is constrained to three states (yielding a second order transition), the order of the phase transition and the universality class of the investigated combined model are far from obvious. We </w:instrText>
      </w:r>
      <w:r>
        <w:rPr>
          <w:rFonts w:ascii="MS Mincho" w:eastAsia="MS Mincho" w:hAnsi="MS Mincho" w:cs="MS Mincho" w:hint="eastAsia"/>
        </w:rPr>
        <w:instrText>ﬁ</w:instrText>
      </w:r>
      <w:r>
        <w:rPr>
          <w:rFonts w:asciiTheme="minorEastAsia" w:eastAsiaTheme="minorEastAsia" w:hAnsiTheme="minorEastAsia"/>
        </w:rPr>
        <w:instrText xml:space="preserve">nd that the transition is shifted to a lower critical temperature while the course of the internal energy is steeper compared to the two constituting models. Still, we </w:instrText>
      </w:r>
      <w:r>
        <w:rPr>
          <w:rFonts w:ascii="MS Mincho" w:eastAsia="MS Mincho" w:hAnsi="MS Mincho" w:cs="MS Mincho" w:hint="eastAsia"/>
        </w:rPr>
        <w:instrText>ﬁ</w:instrText>
      </w:r>
      <w:r>
        <w:rPr>
          <w:rFonts w:asciiTheme="minorEastAsia" w:eastAsiaTheme="minorEastAsia" w:hAnsiTheme="minorEastAsia"/>
        </w:rPr>
        <w:instrText xml:space="preserve">nd strong indications that the transition is continuous. Our model may serve as a coarse-grained description of surface-attached </w:instrText>
      </w:r>
      <w:r>
        <w:rPr>
          <w:rFonts w:ascii="MS Mincho" w:eastAsia="MS Mincho" w:hAnsi="MS Mincho" w:cs="MS Mincho" w:hint="eastAsia"/>
        </w:rPr>
        <w:instrText>ﬂ</w:instrText>
      </w:r>
      <w:r>
        <w:rPr>
          <w:rFonts w:asciiTheme="minorEastAsia" w:eastAsiaTheme="minorEastAsia" w:hAnsiTheme="minorEastAsia"/>
        </w:rPr>
        <w:instrText xml:space="preserve">exible polymers, e.g. in the context of the extracellular matrix of living cells.","container-title":"Journal of Physics A: Mathematical and Theoretical","DOI":"10.1088/1751-8113/42/22/225001","ISSN":"1751-8113, 1751-8121","issue":"22","journalAbbreviation":"J. Phys. A: Math. Theor.","language":"en","page":"225001","source":"DOI.org (Crossref)","title":"Phase transition of a two-dimensional, multiplicatively coupled &lt;i&gt;XY&lt;/i&gt; –Potts model","volume":"42","author":[{"family":"Hellmann","given":"Marcel"},{"family":"Deng","given":"Youjin"},{"family":"Weiss","given":"Matthias"},{"family":"Heermann","given":"Dieter W"}],"issued":{"date-parts":[["2009",6,5]]}}}],"schema":"https://github.com/citation-style-language/schema/raw/master/csl-citation.json"} </w:instrText>
      </w:r>
      <w:r>
        <w:rPr>
          <w:rFonts w:asciiTheme="minorEastAsia" w:eastAsiaTheme="minorEastAsia" w:hAnsiTheme="minorEastAsia"/>
        </w:rPr>
        <w:fldChar w:fldCharType="separate"/>
      </w:r>
      <w:r>
        <w:rPr>
          <w:rFonts w:ascii="宋体" w:hAnsi="宋体" w:cs="Times New Roman"/>
          <w:kern w:val="0"/>
          <w:vertAlign w:val="superscript"/>
        </w:rPr>
        <w:t>[15]</w:t>
      </w:r>
      <w:r>
        <w:rPr>
          <w:rFonts w:asciiTheme="minorEastAsia" w:eastAsiaTheme="minorEastAsia" w:hAnsiTheme="minorEastAsia"/>
        </w:rPr>
        <w:fldChar w:fldCharType="end"/>
      </w:r>
      <w:r>
        <w:rPr>
          <w:rFonts w:asciiTheme="minorEastAsia" w:eastAsiaTheme="minorEastAsia" w:hAnsiTheme="minorEastAsia" w:hint="eastAsia"/>
        </w:rPr>
        <w:t>。</w:t>
      </w:r>
    </w:p>
    <w:p w:rsidR="00F041A5" w:rsidRDefault="00000000">
      <w:pPr>
        <w:pStyle w:val="mathAndNum"/>
        <w:ind w:firstLine="480"/>
        <w:rPr>
          <w:rFonts w:asciiTheme="minorEastAsia" w:hAnsiTheme="minorEastAsia"/>
        </w:rPr>
      </w:pPr>
      <w:r>
        <w:rPr>
          <w:rFonts w:asciiTheme="minorEastAsia" w:eastAsiaTheme="minorEastAsia" w:hAnsiTheme="minorEastAsia" w:cs="宋体"/>
          <w:iCs/>
        </w:rPr>
        <w:tab/>
      </w:r>
      <m:oMath>
        <m:sSub>
          <m:sSubPr>
            <m:ctrlPr>
              <w:rPr>
                <w:rFonts w:ascii="Cambria Math" w:hAnsi="Cambria Math"/>
                <w:iCs/>
              </w:rPr>
            </m:ctrlPr>
          </m:sSubPr>
          <m:e>
            <m:r>
              <w:rPr>
                <w:rFonts w:ascii="Cambria Math" w:hAnsi="Cambria Math"/>
              </w:rPr>
              <m:t>H</m:t>
            </m:r>
          </m:e>
          <m:sub>
            <m:r>
              <w:rPr>
                <w:rFonts w:ascii="Cambria Math" w:hAnsi="Cambria Math"/>
              </w:rPr>
              <m:t>c</m:t>
            </m:r>
          </m:sub>
        </m:sSub>
        <m:r>
          <m:rPr>
            <m:sty m:val="p"/>
          </m:rPr>
          <w:rPr>
            <w:rFonts w:ascii="Cambria Math" w:hAnsi="Cambria Math"/>
          </w:rPr>
          <m:t>= </m:t>
        </m:r>
        <m:nary>
          <m:naryPr>
            <m:chr m:val="∑"/>
            <m:supHide m:val="1"/>
            <m:ctrlPr>
              <w:rPr>
                <w:rFonts w:ascii="Cambria Math" w:hAnsi="Cambria Math"/>
                <w:iCs/>
              </w:rPr>
            </m:ctrlPr>
          </m:naryPr>
          <m:sub>
            <m:r>
              <w:rPr>
                <w:rFonts w:ascii="Cambria Math" w:hAnsi="Cambria Math"/>
              </w:rPr>
              <m:t>i</m:t>
            </m:r>
          </m:sub>
          <m:sup/>
          <m:e>
            <m:r>
              <m:rPr>
                <m:sty m:val="p"/>
              </m:rPr>
              <w:rPr>
                <w:rFonts w:ascii="Cambria Math" w:hAnsi="Cambria Math"/>
              </w:rPr>
              <m:t>-</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d>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r>
                      <m:rPr>
                        <m:sty m:val="p"/>
                      </m:rPr>
                      <w:rPr>
                        <w:rFonts w:ascii="Cambria Math" w:hAnsi="Cambria Math"/>
                      </w:rPr>
                      <m:t>)</m:t>
                    </m:r>
                  </m:e>
                </m:func>
              </m:e>
            </m:func>
          </m:e>
        </m:nary>
      </m:oMath>
      <w:r>
        <w:rPr>
          <w:rFonts w:asciiTheme="minorEastAsia" w:hAnsiTheme="minorEastAsia" w:hint="eastAsia"/>
        </w:rPr>
        <w:t xml:space="preserve"> </w:t>
      </w:r>
    </w:p>
    <w:p w:rsidR="00F041A5" w:rsidRDefault="00000000">
      <w:pPr>
        <w:pStyle w:val="mathAndNum"/>
        <w:tabs>
          <w:tab w:val="clear" w:pos="9120"/>
          <w:tab w:val="right" w:pos="9071"/>
        </w:tabs>
        <w:ind w:firstLine="480"/>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m:oMath>
        <m:r>
          <m:rPr>
            <m:sty m:val="p"/>
          </m:rPr>
          <w:rPr>
            <w:rFonts w:ascii="Cambria Math" w:hAnsi="Cambria Math"/>
          </w:rPr>
          <m:t>- </m:t>
        </m:r>
        <m:sSub>
          <m:sSubPr>
            <m:ctrlPr>
              <w:rPr>
                <w:rFonts w:ascii="Cambria Math" w:hAnsi="Cambria Math"/>
              </w:rPr>
            </m:ctrlPr>
          </m:sSubPr>
          <m:e>
            <m:r>
              <w:rPr>
                <w:rFonts w:ascii="Cambria Math" w:hAnsi="Cambria Math"/>
              </w:rPr>
              <m:t>J</m:t>
            </m:r>
          </m:e>
          <m:sub>
            <m:r>
              <w:rPr>
                <w:rFonts w:ascii="Cambria Math" w:hAnsi="Cambria Math"/>
              </w:rPr>
              <m:t>b</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θ</m:t>
                    </m:r>
                  </m:e>
                  <m:sub>
                    <m:r>
                      <m:rPr>
                        <m:sty m:val="p"/>
                      </m:rPr>
                      <w:rPr>
                        <w:rFonts w:ascii="Cambria Math" w:hAnsi="Cambria Math"/>
                      </w:rPr>
                      <m:t>1,2</m:t>
                    </m:r>
                  </m:sub>
                </m:sSub>
              </m:e>
            </m:d>
            <m:r>
              <m:rPr>
                <m:sty m:val="p"/>
              </m:rPr>
              <w:rPr>
                <w:rFonts w:ascii="Cambria Math" w:hAnsi="Cambria Math"/>
              </w:rPr>
              <m:t>- </m:t>
            </m:r>
            <m:sSub>
              <m:sSubPr>
                <m:ctrlPr>
                  <w:rPr>
                    <w:rFonts w:ascii="Cambria Math" w:hAnsi="Cambria Math"/>
                  </w:rPr>
                </m:ctrlPr>
              </m:sSubPr>
              <m:e>
                <m:r>
                  <w:rPr>
                    <w:rFonts w:ascii="Cambria Math" w:hAnsi="Cambria Math"/>
                  </w:rPr>
                  <m:t>J</m:t>
                </m:r>
              </m:e>
              <m:sub>
                <m:r>
                  <w:rPr>
                    <w:rFonts w:ascii="Cambria Math" w:hAnsi="Cambria Math"/>
                  </w:rPr>
                  <m:t>a</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y</m:t>
                        </m:r>
                      </m:sub>
                    </m:sSub>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,2</m:t>
                        </m:r>
                      </m:sub>
                    </m:sSub>
                  </m:e>
                </m:d>
                <m:r>
                  <m:rPr>
                    <m:sty m:val="p"/>
                  </m:rPr>
                  <w:rPr>
                    <w:rFonts w:ascii="Cambria Math" w:hAnsi="Cambria Math"/>
                  </w:rPr>
                  <m:t>+ </m:t>
                </m:r>
                <m:r>
                  <w:rPr>
                    <w:rFonts w:ascii="Cambria Math" w:hAnsi="Cambria Math"/>
                  </w:rPr>
                  <m:t>γ</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,1</m:t>
                        </m:r>
                      </m:sub>
                    </m:sSub>
                  </m:e>
                </m:func>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,2</m:t>
                    </m:r>
                  </m:sub>
                </m:sSub>
                <m:r>
                  <m:rPr>
                    <m:sty m:val="p"/>
                  </m:rPr>
                  <w:rPr>
                    <w:rFonts w:ascii="Cambria Math" w:hAnsi="Cambria Math"/>
                  </w:rPr>
                  <m:t>)</m:t>
                </m:r>
              </m:e>
            </m:func>
          </m:e>
        </m:func>
      </m:oMath>
      <w:r>
        <w:rPr>
          <w:rFonts w:asciiTheme="minorEastAsia" w:hAnsiTheme="minorEastAsia"/>
        </w:rPr>
        <w:tab/>
      </w:r>
      <w:r>
        <w:rPr>
          <w:rFonts w:hint="cs"/>
        </w:rPr>
        <w:t>(</w:t>
      </w:r>
      <w:r>
        <w:t>5)</w:t>
      </w:r>
    </w:p>
    <w:p w:rsidR="00F1456A" w:rsidRPr="00F1456A" w:rsidRDefault="00797BDB" w:rsidP="00F1456A">
      <w:pPr>
        <w:pStyle w:val="3"/>
      </w:pPr>
      <w:bookmarkStart w:id="45" w:name="_Toc128817013"/>
      <w:r>
        <w:t>1.</w:t>
      </w:r>
      <w:r w:rsidR="003F2BD7">
        <w:t>3</w:t>
      </w:r>
      <w:r>
        <w:t xml:space="preserve">.5 </w:t>
      </w:r>
      <w:proofErr w:type="spellStart"/>
      <w:r>
        <w:rPr>
          <w:rFonts w:hint="eastAsia"/>
        </w:rPr>
        <w:t>Ising</w:t>
      </w:r>
      <w:proofErr w:type="spellEnd"/>
      <w:r>
        <w:rPr>
          <w:rFonts w:hint="eastAsia"/>
        </w:rPr>
        <w:t>-XY</w:t>
      </w:r>
      <w:r>
        <w:rPr>
          <w:rFonts w:hint="eastAsia"/>
        </w:rPr>
        <w:t>耦合模型</w:t>
      </w:r>
      <w:bookmarkEnd w:id="45"/>
    </w:p>
    <w:p w:rsidR="00F041A5" w:rsidRDefault="00000000">
      <w:pPr>
        <w:ind w:firstLine="480"/>
      </w:pPr>
      <w:r>
        <w:rPr>
          <w:rFonts w:hint="eastAsia"/>
        </w:rPr>
        <w:t>近年来，具有连续</w:t>
      </w:r>
      <w:r>
        <w:rPr>
          <w:rFonts w:hint="eastAsia"/>
        </w:rPr>
        <w:t>U</w:t>
      </w:r>
      <w:r>
        <w:rPr>
          <w:rFonts w:hint="eastAsia"/>
        </w:rPr>
        <w:t>（</w:t>
      </w:r>
      <w:r>
        <w:rPr>
          <w:rFonts w:hint="eastAsia"/>
        </w:rPr>
        <w:t>1</w:t>
      </w:r>
      <w:r>
        <w:rPr>
          <w:rFonts w:hint="eastAsia"/>
        </w:rPr>
        <w:t>）和离散</w:t>
      </w:r>
      <w:r>
        <w:rPr>
          <w:rFonts w:hint="eastAsia"/>
        </w:rPr>
        <w:t>Z2</w:t>
      </w:r>
      <w:r>
        <w:rPr>
          <w:rFonts w:hint="eastAsia"/>
        </w:rPr>
        <w:t>对称性的统计力学模型引起了广泛关注，因为它们可以显示相变，而且可以产生有趣且不寻常的临界行为。一般来说，随着温度或其他一些参数的变化，可能会发生两个连续的相变，在强耦合激发的情况下，也可能发生一个相变。大多数具备这些特征的简单模型由耦合</w:t>
      </w:r>
      <w:r>
        <w:rPr>
          <w:rFonts w:hint="eastAsia"/>
        </w:rPr>
        <w:t>XY</w:t>
      </w:r>
      <w:r>
        <w:rPr>
          <w:rFonts w:hint="eastAsia"/>
        </w:rPr>
        <w:t>模型和伊辛模型组成，即</w:t>
      </w:r>
      <w:proofErr w:type="spellStart"/>
      <w:r>
        <w:rPr>
          <w:rFonts w:hint="eastAsia"/>
        </w:rPr>
        <w:t>Ising</w:t>
      </w:r>
      <w:proofErr w:type="spellEnd"/>
      <w:r>
        <w:rPr>
          <w:rFonts w:hint="eastAsia"/>
        </w:rPr>
        <w:t>-XY</w:t>
      </w:r>
      <w:r>
        <w:rPr>
          <w:rFonts w:hint="eastAsia"/>
        </w:rPr>
        <w:t>模型，其哈密顿量</w:t>
      </w:r>
      <w:r>
        <w:rPr>
          <w:rFonts w:hint="eastAsia"/>
        </w:rPr>
        <w:t>Eq</w:t>
      </w:r>
      <w:r>
        <w:rPr>
          <w:rFonts w:hint="eastAsia"/>
        </w:rPr>
        <w:t>（</w:t>
      </w:r>
      <w:r>
        <w:rPr>
          <w:rFonts w:hint="eastAsia"/>
        </w:rPr>
        <w:t>1</w:t>
      </w:r>
      <w:r>
        <w:rPr>
          <w:rFonts w:hint="eastAsia"/>
        </w:rPr>
        <w:t>）</w:t>
      </w:r>
    </w:p>
    <w:p w:rsidR="00F041A5" w:rsidRDefault="00000000">
      <w:pPr>
        <w:pStyle w:val="mathAndNum"/>
        <w:ind w:firstLine="480"/>
      </w:pPr>
      <w:r>
        <w:rPr>
          <w:rFonts w:cs="宋体"/>
        </w:rPr>
        <w:tab/>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r>
          <m:rPr>
            <m:sty m:val="p"/>
          </m:rPr>
          <w:rPr>
            <w:rFonts w:ascii="微软雅黑" w:eastAsia="微软雅黑" w:hAnsi="微软雅黑" w:cs="微软雅黑" w:hint="eastAsia"/>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hint="eastAsia"/>
              </w:rPr>
              <m:t>A</m:t>
            </m:r>
            <m:r>
              <m:rPr>
                <m:sty m:val="p"/>
              </m:rPr>
              <w:rPr>
                <w:rFonts w:ascii="Cambria Math" w:hAnsi="Cambria Math"/>
              </w:rPr>
              <m:t>+</m:t>
            </m:r>
            <m:r>
              <w:rPr>
                <w:rFonts w:ascii="Cambria Math" w:hAnsi="Cambria Math" w:hint="eastAsia"/>
              </w:rPr>
              <m:t>B</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cs="宋体"/>
        </w:rPr>
        <w:tab/>
      </w:r>
      <w:r>
        <w:t>(6)</w:t>
      </w:r>
    </w:p>
    <w:p w:rsidR="00F041A5" w:rsidRDefault="00000000">
      <w:pPr>
        <w:ind w:firstLine="480"/>
      </w:pPr>
      <w:r>
        <w:rPr>
          <w:rFonts w:hint="eastAsia"/>
        </w:rPr>
        <w:t>上式中，</w:t>
      </w:r>
      <w:proofErr w:type="spellStart"/>
      <w:r>
        <w:rPr>
          <w:rFonts w:hint="eastAsia"/>
        </w:rPr>
        <w:t>i</w:t>
      </w:r>
      <w:proofErr w:type="spellEnd"/>
      <w:r>
        <w:rPr>
          <w:rFonts w:hint="eastAsia"/>
        </w:rPr>
        <w:t>代表当前格点，</w:t>
      </w:r>
      <w:r>
        <w:rPr>
          <w:rFonts w:hint="eastAsia"/>
        </w:rPr>
        <w:t>j</w:t>
      </w:r>
      <w:r>
        <w:rPr>
          <w:rFonts w:hint="eastAsia"/>
        </w:rPr>
        <w:t>代表最近邻格点；</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）代表二维</w:t>
      </w:r>
      <w:r>
        <w:rPr>
          <w:rFonts w:hint="eastAsia"/>
        </w:rPr>
        <w:t>XY</w:t>
      </w:r>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）格点的自旋值，取值为</w:t>
      </w:r>
      <m:oMath>
        <m:r>
          <w:rPr>
            <w:rFonts w:ascii="Cambria Math" w:hAnsi="Cambria Math"/>
          </w:rPr>
          <m:t>θ</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2π]</m:t>
        </m:r>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hint="eastAsia"/>
        </w:rPr>
        <w:t>）代表二维</w:t>
      </w:r>
      <w:proofErr w:type="spellStart"/>
      <w:r>
        <w:t>Ising</w:t>
      </w:r>
      <w:proofErr w:type="spellEnd"/>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w:t>
      </w:r>
      <w:r>
        <w:rPr>
          <w:rFonts w:hint="eastAsia"/>
        </w:rPr>
        <w:t>,</w:t>
      </w:r>
      <w:r>
        <w:rPr>
          <w:rFonts w:hint="eastAsia"/>
        </w:rPr>
        <w:t>取值为</w:t>
      </w:r>
      <m:oMath>
        <m:r>
          <w:rPr>
            <w:rFonts w:ascii="Cambria Math" w:hAnsi="Cambria Math"/>
          </w:rPr>
          <m:t>σ</m:t>
        </m:r>
        <m:r>
          <w:rPr>
            <w:rFonts w:ascii="Cambria Math" w:hAnsi="Cambria Math" w:hint="eastAsia"/>
          </w:rPr>
          <m:t>=</m:t>
        </m:r>
        <m:r>
          <w:rPr>
            <w:rFonts w:ascii="Cambria Math" w:hAnsi="Cambria Math"/>
          </w:rPr>
          <m:t>±1</m:t>
        </m:r>
      </m:oMath>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为空间耦合参数。在这个系统中有两种类型的拓扑缺陷：畴壁和旋涡。</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ind w:firstLineChars="0" w:firstLine="0"/>
            </w:pPr>
            <w:r>
              <w:rPr>
                <w:noProof/>
              </w:rPr>
              <w:lastRenderedPageBreak/>
              <w:drawing>
                <wp:anchor distT="0" distB="0" distL="114300" distR="114300" simplePos="0" relativeHeight="251720192" behindDoc="0" locked="0" layoutInCell="1" allowOverlap="1">
                  <wp:simplePos x="0" y="0"/>
                  <wp:positionH relativeFrom="margin">
                    <wp:align>center</wp:align>
                  </wp:positionH>
                  <wp:positionV relativeFrom="margin">
                    <wp:align>top</wp:align>
                  </wp:positionV>
                  <wp:extent cx="2382520" cy="2154555"/>
                  <wp:effectExtent l="0" t="0" r="17780" b="1714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82297" cy="2154629"/>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t>图</w:t>
            </w:r>
            <w:r>
              <w:rPr>
                <w:rFonts w:hint="eastAsia"/>
              </w:rPr>
              <w:t>2-3</w:t>
            </w:r>
            <w:r>
              <w:rPr>
                <w:rFonts w:hint="eastAsia"/>
              </w:rPr>
              <w:t>模型的典型配置，箭头表示</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，颜色代表</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的值</w:t>
            </w:r>
          </w:p>
        </w:tc>
      </w:tr>
      <w:tr w:rsidR="00F041A5">
        <w:tc>
          <w:tcPr>
            <w:tcW w:w="9287" w:type="dxa"/>
          </w:tcPr>
          <w:p w:rsidR="00F041A5" w:rsidRDefault="00000000">
            <w:pPr>
              <w:pStyle w:val="afc"/>
              <w:ind w:firstLine="420"/>
            </w:pPr>
            <w:r>
              <w:t>Fig2</w:t>
            </w:r>
            <w:r>
              <w:rPr>
                <w:rFonts w:hint="eastAsia"/>
              </w:rPr>
              <w:t>-3</w:t>
            </w:r>
            <w:r>
              <w:t xml:space="preserve"> A typical configuration of the CIXY model, the arrows denote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the colors represent the values of </w:t>
            </w:r>
            <m:oMath>
              <m:sSub>
                <m:sSubPr>
                  <m:ctrlPr>
                    <w:rPr>
                      <w:rFonts w:ascii="Cambria Math" w:hAnsi="Cambria Math"/>
                    </w:rPr>
                  </m:ctrlPr>
                </m:sSubPr>
                <m:e>
                  <m:r>
                    <w:rPr>
                      <w:rFonts w:ascii="Cambria Math" w:hAnsi="Cambria Math"/>
                    </w:rPr>
                    <m:t>σ</m:t>
                  </m:r>
                </m:e>
                <m:sub>
                  <m:r>
                    <w:rPr>
                      <w:rFonts w:ascii="Cambria Math" w:hAnsi="Cambria Math"/>
                    </w:rPr>
                    <m:t>i</m:t>
                  </m:r>
                </m:sub>
              </m:sSub>
            </m:oMath>
          </w:p>
        </w:tc>
      </w:tr>
    </w:tbl>
    <w:p w:rsidR="00F041A5" w:rsidRDefault="00000000">
      <w:pPr>
        <w:ind w:firstLine="480"/>
      </w:pPr>
      <w:r>
        <w:rPr>
          <w:rFonts w:hint="eastAsia"/>
          <w:bCs/>
        </w:rPr>
        <w:t>各向同性极限</w:t>
      </w:r>
      <m:oMath>
        <m:r>
          <m:rPr>
            <m:sty m:val="p"/>
          </m:rPr>
          <w:rPr>
            <w:rFonts w:ascii="Cambria Math" w:hAnsi="Cambria Math" w:hint="eastAsia"/>
          </w:rPr>
          <m:t>A=B</m:t>
        </m:r>
      </m:oMath>
      <w:r>
        <w:rPr>
          <w:bCs/>
        </w:rPr>
        <w:t>:</w:t>
      </w:r>
      <w:r>
        <w:rPr>
          <w:rFonts w:hint="eastAsia"/>
        </w:rPr>
        <w:t>此时在水平方向上和竖直方向上与最近邻自旋相互作用的强度相同，系统此时成为各向同性的</w:t>
      </w:r>
      <w:proofErr w:type="spellStart"/>
      <w:r>
        <w:rPr>
          <w:rFonts w:hint="eastAsia"/>
        </w:rPr>
        <w:t>Ising</w:t>
      </w:r>
      <w:proofErr w:type="spellEnd"/>
      <w:r>
        <w:rPr>
          <w:rFonts w:hint="eastAsia"/>
        </w:rPr>
        <w:t>-XY</w:t>
      </w:r>
      <w:r>
        <w:rPr>
          <w:rFonts w:hint="eastAsia"/>
        </w:rPr>
        <w:t>耦合模型，其哈密顿量形式如下</w:t>
      </w:r>
    </w:p>
    <w:p w:rsidR="00F041A5" w:rsidRDefault="00000000">
      <w:pPr>
        <w:pStyle w:val="mathAndNum"/>
        <w:tabs>
          <w:tab w:val="clear" w:pos="9120"/>
          <w:tab w:val="right" w:pos="9071"/>
        </w:tabs>
        <w:ind w:firstLine="480"/>
      </w:pPr>
      <w:r>
        <w:rPr>
          <w:rFonts w:cs="宋体"/>
        </w:rPr>
        <w:tab/>
      </w:r>
      <m:oMath>
        <m:r>
          <m:rPr>
            <m:sty m:val="p"/>
          </m:rPr>
          <w:rPr>
            <w:rFonts w:ascii="Cambria Math" w:hAnsi="Cambria Math"/>
          </w:rPr>
          <m:t xml:space="preserve"> </m:t>
        </m:r>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A</m:t>
            </m:r>
            <m:r>
              <m:rPr>
                <m:sty m:val="p"/>
              </m:rP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cs="宋体"/>
        </w:rPr>
        <w:tab/>
      </w:r>
      <w:r>
        <w:rPr>
          <w:rFonts w:hint="cs"/>
        </w:rPr>
        <w:t>(</w:t>
      </w:r>
      <w:r>
        <w:t>7)</w:t>
      </w:r>
    </w:p>
    <w:p w:rsidR="003F627D" w:rsidRDefault="003F627D">
      <w:pPr>
        <w:pStyle w:val="mathAndNum"/>
        <w:tabs>
          <w:tab w:val="clear" w:pos="9120"/>
          <w:tab w:val="right" w:pos="9071"/>
        </w:tabs>
        <w:ind w:firstLine="480"/>
        <w:rPr>
          <w:rFonts w:cs="宋体"/>
        </w:rPr>
      </w:pPr>
    </w:p>
    <w:p w:rsidR="00F041A5" w:rsidRDefault="00000000">
      <w:pPr>
        <w:ind w:firstLine="510"/>
      </w:pPr>
      <w:r>
        <w:rPr>
          <w:rFonts w:cs="Arial"/>
          <w:spacing w:val="15"/>
        </w:rPr>
        <w:t>对于</w:t>
      </w:r>
      <w:r>
        <w:rPr>
          <w:rFonts w:cs="Arial" w:hint="eastAsia"/>
          <w:spacing w:val="15"/>
        </w:rPr>
        <w:t>A</w:t>
      </w:r>
      <w:r>
        <w:rPr>
          <w:rFonts w:cs="Arial"/>
          <w:spacing w:val="15"/>
        </w:rPr>
        <w:t>&gt;0</w:t>
      </w:r>
      <w:r>
        <w:rPr>
          <w:rFonts w:cs="Arial"/>
          <w:spacing w:val="15"/>
        </w:rPr>
        <w:t>和</w:t>
      </w:r>
      <w:r>
        <w:rPr>
          <w:rFonts w:cs="Arial"/>
          <w:spacing w:val="15"/>
        </w:rPr>
        <w:t>C+</w:t>
      </w:r>
      <w:r>
        <w:rPr>
          <w:rFonts w:cs="Arial" w:hint="eastAsia"/>
          <w:spacing w:val="15"/>
        </w:rPr>
        <w:t>A</w:t>
      </w:r>
      <w:r>
        <w:rPr>
          <w:rFonts w:cs="Arial"/>
          <w:spacing w:val="15"/>
        </w:rPr>
        <w:t>/2&gt;0</w:t>
      </w:r>
      <w:r>
        <w:rPr>
          <w:rFonts w:cs="Arial"/>
          <w:spacing w:val="15"/>
        </w:rPr>
        <w:t>，它与</w:t>
      </w:r>
      <w:r>
        <w:rPr>
          <w:rFonts w:cs="Arial"/>
          <w:spacing w:val="15"/>
        </w:rPr>
        <w:t>FFXY</w:t>
      </w:r>
      <w:r>
        <w:rPr>
          <w:rFonts w:cs="Arial"/>
          <w:spacing w:val="15"/>
        </w:rPr>
        <w:t>系统具有相同的对称破缺模式。因此，它代表了这类模型的另一个例子。</w:t>
      </w:r>
      <w:r>
        <w:rPr>
          <w:rFonts w:hint="eastAsia"/>
        </w:rPr>
        <w:t>许多物理系</w:t>
      </w:r>
      <w:proofErr w:type="gramStart"/>
      <w:r>
        <w:rPr>
          <w:rFonts w:hint="eastAsia"/>
        </w:rPr>
        <w:t>统可以</w:t>
      </w:r>
      <w:proofErr w:type="gramEnd"/>
      <w:r>
        <w:rPr>
          <w:rFonts w:hint="eastAsia"/>
        </w:rPr>
        <w:t>用</w:t>
      </w:r>
      <w:r>
        <w:rPr>
          <w:rFonts w:hint="eastAsia"/>
        </w:rPr>
        <w:t>Eq</w:t>
      </w:r>
      <w:r>
        <w:rPr>
          <w:rFonts w:hint="eastAsia"/>
        </w:rPr>
        <w:t>（</w:t>
      </w:r>
      <w:r>
        <w:rPr>
          <w:rFonts w:hint="eastAsia"/>
        </w:rPr>
        <w:t>2</w:t>
      </w:r>
      <w:r>
        <w:rPr>
          <w:rFonts w:hint="eastAsia"/>
        </w:rPr>
        <w:t>）来描述</w:t>
      </w:r>
      <w:r>
        <w:t>。</w:t>
      </w:r>
      <w:r>
        <w:t xml:space="preserve"> </w:t>
      </w:r>
      <w:r>
        <w:t>例如，</w:t>
      </w:r>
      <w:r>
        <w:rPr>
          <w:rFonts w:hint="eastAsia"/>
        </w:rPr>
        <w:t>在正方晶格上的具有最近邻相互作用</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hint="eastAsia"/>
        </w:rPr>
        <w:t>和次近邻相互作用</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的</w:t>
      </w:r>
      <w:r>
        <w:t>反铁磁</w:t>
      </w:r>
      <w: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 xml:space="preserve"> </w:t>
      </w:r>
      <w:r>
        <w:t>XY</w:t>
      </w:r>
      <w:r>
        <w:rPr>
          <w:rFonts w:hint="eastAsia"/>
        </w:rPr>
        <w:t>模型，在其基态中最多分成两个正方形子晶格，只要</w:t>
      </w:r>
      <m:oMath>
        <m:r>
          <w:rPr>
            <w:rFonts w:ascii="Cambria Math" w:hAnsi="Cambria Math"/>
          </w:rPr>
          <m:t>2</m:t>
        </m:r>
        <m:sSub>
          <m:sSubPr>
            <m:ctrlPr>
              <w:rPr>
                <w:rFonts w:ascii="Cambria Math" w:hAnsi="Cambria Math"/>
                <w:i/>
              </w:rPr>
            </m:ctrlPr>
          </m:sSubPr>
          <m:e>
            <m:r>
              <w:rPr>
                <w:rFonts w:ascii="Cambria Math" w:hAnsi="Cambria Math" w:hint="eastAsia"/>
              </w:rPr>
              <m:t>J</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hint="eastAsia"/>
              </w:rPr>
              <m:t>J</m:t>
            </m:r>
          </m:e>
          <m:sub>
            <m:r>
              <w:rPr>
                <w:rFonts w:ascii="Cambria Math" w:hAnsi="Cambria Math"/>
              </w:rPr>
              <m:t>1</m:t>
            </m:r>
          </m:sub>
        </m:sSub>
      </m:oMath>
      <w:r>
        <w:rPr>
          <w:rFonts w:hint="eastAsia"/>
        </w:rPr>
        <w:t>每个子晶格</w:t>
      </w:r>
      <w:r>
        <w:t>就按反铁磁排序。</w:t>
      </w:r>
      <w:r>
        <w:rPr>
          <w:rFonts w:cs="Arial"/>
          <w:spacing w:val="15"/>
        </w:rPr>
        <w:t>二阶自旋波微扰理论产生的有效相互作用有利于两个子晶格上自旋之间的平行排列</w:t>
      </w:r>
      <w:r>
        <w:rPr>
          <w:rFonts w:hint="eastAsia"/>
        </w:rPr>
        <w:t>，从而打破了经典基态的</w:t>
      </w:r>
      <w:r>
        <w:t xml:space="preserve"> U(1)×U(1)</w:t>
      </w:r>
      <w:r>
        <w:rPr>
          <w:rFonts w:hint="eastAsia"/>
        </w:rPr>
        <w:t>对称性下降到</w:t>
      </w:r>
      <w:r>
        <w:t>U(1)×</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w:t>
      </w:r>
      <w:r>
        <w:t>。</w:t>
      </w:r>
      <w:r>
        <w:rPr>
          <w:rFonts w:hint="eastAsia"/>
        </w:rPr>
        <w:t>另一个例子是正方形（或三角形）晶格上的完全受挫</w:t>
      </w:r>
      <w:r>
        <w:rPr>
          <w:rFonts w:hint="eastAsia"/>
        </w:rPr>
        <w:t>XY</w:t>
      </w:r>
      <w:r>
        <w:rPr>
          <w:rFonts w:hint="eastAsia"/>
        </w:rPr>
        <w:t>自旋模型。该系统的经典基态破坏了自旋</w:t>
      </w:r>
      <w:r>
        <w:rPr>
          <w:rFonts w:hint="eastAsia"/>
        </w:rPr>
        <w:t>U</w:t>
      </w:r>
      <w:r>
        <w:rPr>
          <w:rFonts w:hint="eastAsia"/>
        </w:rPr>
        <w:t>（</w:t>
      </w:r>
      <w:r>
        <w:rPr>
          <w:rFonts w:hint="eastAsia"/>
        </w:rPr>
        <w:t>1</w:t>
      </w:r>
      <w:r>
        <w:rPr>
          <w:rFonts w:hint="eastAsia"/>
        </w:rPr>
        <w:t>）对称性和与自旋围绕每个单位平方旋转有关的手性</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对称性。</w:t>
      </w:r>
    </w:p>
    <w:p w:rsidR="003F627D" w:rsidRPr="003F627D" w:rsidRDefault="003F627D" w:rsidP="003F627D">
      <w:pPr>
        <w:ind w:firstLine="480"/>
      </w:pPr>
      <w:proofErr w:type="spellStart"/>
      <w:r>
        <w:rPr>
          <w:rFonts w:hint="eastAsia"/>
        </w:rPr>
        <w:t>Ising</w:t>
      </w:r>
      <w:proofErr w:type="spellEnd"/>
      <w:r>
        <w:rPr>
          <w:rFonts w:hint="eastAsia"/>
        </w:rPr>
        <w:t>-XY</w:t>
      </w:r>
      <w:r>
        <w:rPr>
          <w:rFonts w:hint="eastAsia"/>
        </w:rPr>
        <w:t>模型将这两个模型耦合在一起，描述了晶格上的自旋和相位的耦合。在这种模型中，自旋和相位之间存在相互作用，因此它可以用于描述量子磁性系统和量子相变。</w:t>
      </w:r>
      <w:proofErr w:type="spellStart"/>
      <w:r>
        <w:rPr>
          <w:rFonts w:hint="eastAsia"/>
        </w:rPr>
        <w:t>Ising</w:t>
      </w:r>
      <w:proofErr w:type="spellEnd"/>
      <w:r>
        <w:rPr>
          <w:rFonts w:hint="eastAsia"/>
        </w:rPr>
        <w:t>-XY</w:t>
      </w:r>
      <w:r>
        <w:rPr>
          <w:rFonts w:hint="eastAsia"/>
        </w:rPr>
        <w:t>模型具有许多有趣的性质，例如在某些条件下可以出现拓扑序和拓扑激发。这些性质使得</w:t>
      </w:r>
      <w:proofErr w:type="spellStart"/>
      <w:r>
        <w:rPr>
          <w:rFonts w:hint="eastAsia"/>
        </w:rPr>
        <w:t>Ising</w:t>
      </w:r>
      <w:proofErr w:type="spellEnd"/>
      <w:r>
        <w:rPr>
          <w:rFonts w:hint="eastAsia"/>
        </w:rPr>
        <w:t>-XY</w:t>
      </w:r>
      <w:r>
        <w:rPr>
          <w:rFonts w:hint="eastAsia"/>
        </w:rPr>
        <w:t>模型在凝聚态物理、量子信息等领域具有广泛的应用。</w:t>
      </w:r>
    </w:p>
    <w:p w:rsidR="00F041A5" w:rsidRDefault="00797BDB" w:rsidP="00797BDB">
      <w:pPr>
        <w:pStyle w:val="1"/>
        <w:ind w:firstLine="640"/>
      </w:pPr>
      <w:bookmarkStart w:id="46" w:name="_Toc128817014"/>
      <w:r>
        <w:rPr>
          <w:rFonts w:hint="eastAsia"/>
        </w:rPr>
        <w:t>第二章</w:t>
      </w:r>
      <w:r w:rsidR="004C2A5C">
        <w:t xml:space="preserve">  </w:t>
      </w:r>
      <w:r>
        <w:rPr>
          <w:rFonts w:hint="eastAsia"/>
        </w:rPr>
        <w:t>蒙特卡罗方法</w:t>
      </w:r>
      <w:bookmarkStart w:id="47" w:name="_Hlk65566925"/>
      <w:bookmarkEnd w:id="24"/>
      <w:bookmarkEnd w:id="46"/>
    </w:p>
    <w:p w:rsidR="00F041A5" w:rsidRDefault="00000000">
      <w:pPr>
        <w:widowControl/>
        <w:ind w:firstLine="480"/>
        <w:jc w:val="left"/>
        <w:rPr>
          <w:rFonts w:cs="Times New Roman"/>
        </w:rPr>
      </w:pPr>
      <w:r>
        <w:rPr>
          <w:rFonts w:cs="Times New Roman" w:hint="eastAsia"/>
        </w:rPr>
        <w:t>蒙特卡罗方法（</w:t>
      </w:r>
      <w:r>
        <w:rPr>
          <w:rFonts w:cs="Times New Roman" w:hint="eastAsia"/>
        </w:rPr>
        <w:t>Monte Carlo method</w:t>
      </w:r>
      <w:r>
        <w:rPr>
          <w:rFonts w:cs="Times New Roman" w:hint="eastAsia"/>
        </w:rPr>
        <w:t>），也称统计模拟方法，是</w:t>
      </w:r>
      <w:proofErr w:type="gramStart"/>
      <w:r>
        <w:rPr>
          <w:rFonts w:cs="Times New Roman" w:hint="eastAsia"/>
        </w:rPr>
        <w:t>1940</w:t>
      </w:r>
      <w:proofErr w:type="gramEnd"/>
      <w:r>
        <w:rPr>
          <w:rFonts w:cs="Times New Roman" w:hint="eastAsia"/>
        </w:rPr>
        <w:t>年代中期由于科学技术的发展和电子计算机的发明，由美国的冯</w:t>
      </w:r>
      <w:r>
        <w:rPr>
          <w:rFonts w:cs="Times New Roman"/>
        </w:rPr>
        <w:t>·</w:t>
      </w:r>
      <w:r>
        <w:rPr>
          <w:rFonts w:cs="Times New Roman" w:hint="eastAsia"/>
        </w:rPr>
        <w:t>诺伊曼提出的一种以概率统计理论为指导的数值计算方法。蒙特卡罗方法通过</w:t>
      </w:r>
      <w:hyperlink r:id="rId38" w:tgtFrame="_blank" w:history="1">
        <w:r>
          <w:rPr>
            <w:rFonts w:cs="Times New Roman"/>
          </w:rPr>
          <w:t>抽样调查法</w:t>
        </w:r>
      </w:hyperlink>
      <w:r>
        <w:rPr>
          <w:rFonts w:cs="Times New Roman" w:hint="eastAsia"/>
        </w:rPr>
        <w:t>得到</w:t>
      </w:r>
      <w:r>
        <w:rPr>
          <w:rFonts w:cs="Times New Roman"/>
        </w:rPr>
        <w:t>统计值来推定未知特性量</w:t>
      </w:r>
      <w:r>
        <w:rPr>
          <w:rFonts w:cs="Times New Roman" w:hint="eastAsia"/>
        </w:rPr>
        <w:t>，使用随机数（或更常见的伪随机数）来解决很多计算问题的方法，因此</w:t>
      </w:r>
      <w:r>
        <w:rPr>
          <w:rFonts w:cs="Times New Roman"/>
        </w:rPr>
        <w:t>适用于对离散</w:t>
      </w:r>
      <w:r>
        <w:rPr>
          <w:rFonts w:cs="Times New Roman"/>
        </w:rPr>
        <w:lastRenderedPageBreak/>
        <w:t>系统进行计算仿真试验</w:t>
      </w:r>
      <w:r>
        <w:rPr>
          <w:rFonts w:cs="Times New Roman"/>
        </w:rPr>
        <w:fldChar w:fldCharType="begin"/>
      </w:r>
      <w:r>
        <w:rPr>
          <w:rFonts w:cs="Times New Roman"/>
        </w:rPr>
        <w:instrText xml:space="preserve"> ADDIN ZOTERO_ITEM CSL_CITATION {"citationID":"aB9NsvBm","properties":{"formattedCitation":"\\super [1]\\nosupersub{}","plainCitation":"[1]","noteIndex":0},"citationItems":[{"id":"a3HorVFy/ZUpz7KmQ","uris":["http://zotero.org/users/local/TJ2yx5Oi/items/LG</w:instrText>
      </w:r>
      <w:r>
        <w:rPr>
          <w:rFonts w:cs="Times New Roman" w:hint="eastAsia"/>
        </w:rPr>
        <w:instrText>ECGI4Z"],"itemData":{"id":62,"type":"thesis","genre":"PhD Thesis","publisher":"</w:instrText>
      </w:r>
      <w:r>
        <w:rPr>
          <w:rFonts w:cs="Times New Roman" w:hint="eastAsia"/>
        </w:rPr>
        <w:instrText>浙江大学</w:instrText>
      </w:r>
      <w:r>
        <w:rPr>
          <w:rFonts w:cs="Times New Roman" w:hint="eastAsia"/>
        </w:rPr>
        <w:instrText>","title":"</w:instrText>
      </w:r>
      <w:r>
        <w:rPr>
          <w:rFonts w:cs="Times New Roman" w:hint="eastAsia"/>
        </w:rPr>
        <w:instrText>关于蒙特卡罗及拟蒙特卡罗方法的若干研究</w:instrText>
      </w:r>
      <w:r>
        <w:rPr>
          <w:rFonts w:cs="Times New Roman" w:hint="eastAsia"/>
        </w:rPr>
        <w:instrText>","author":[{"literal":"</w:instrText>
      </w:r>
      <w:r>
        <w:rPr>
          <w:rFonts w:cs="Times New Roman" w:hint="eastAsia"/>
        </w:rPr>
        <w:instrText>雷桂媛</w:instrText>
      </w:r>
      <w:r>
        <w:rPr>
          <w:rFonts w:cs="Times New Roman" w:hint="eastAsia"/>
        </w:rPr>
        <w:instrText xml:space="preserve">"}]}}],"schema":"https://github.com/citation-style-language/schema/raw/master/csl-citation.json"} </w:instrText>
      </w:r>
      <w:r>
        <w:rPr>
          <w:rFonts w:cs="Times New Roman"/>
        </w:rPr>
        <w:fldChar w:fldCharType="separate"/>
      </w:r>
      <w:r>
        <w:rPr>
          <w:rFonts w:cs="Times New Roman"/>
          <w:kern w:val="0"/>
          <w:vertAlign w:val="superscript"/>
        </w:rPr>
        <w:t>[1]</w:t>
      </w:r>
      <w:r>
        <w:rPr>
          <w:rFonts w:cs="Times New Roman"/>
        </w:rPr>
        <w:fldChar w:fldCharType="end"/>
      </w:r>
      <w:r>
        <w:rPr>
          <w:rFonts w:cs="Times New Roman" w:hint="eastAsia"/>
        </w:rPr>
        <w:t>。蒙特卡罗方法在计算物理学</w:t>
      </w:r>
      <w:r>
        <w:rPr>
          <w:rFonts w:cs="Times New Roman"/>
        </w:rPr>
        <w:fldChar w:fldCharType="begin"/>
      </w:r>
      <w:r>
        <w:rPr>
          <w:rFonts w:cs="Times New Roman"/>
        </w:rPr>
        <w:instrText xml:space="preserve"> ADDIN ZOTERO_ITEM CSL_CITATION {"citationID":"Hp7AxnUS","properties":{"formattedCitation":"\\super [3]\\nosupersub{}","plainCitation":"[3]","noteIndex":0},"citationItems":[{"id":"a3HorVFy/3MiifkTR","uris":["http://zotero.org/users/local/TJ2yx5Oi/items/VT</w:instrText>
      </w:r>
      <w:r>
        <w:rPr>
          <w:rFonts w:cs="Times New Roman" w:hint="eastAsia"/>
        </w:rPr>
        <w:instrText>ATVZ4K"],"itemData":{"id":64,"type":"article-journal","container-title":"</w:instrText>
      </w:r>
      <w:r>
        <w:rPr>
          <w:rFonts w:cs="Times New Roman" w:hint="eastAsia"/>
        </w:rPr>
        <w:instrText>自然杂志</w:instrText>
      </w:r>
      <w:r>
        <w:rPr>
          <w:rFonts w:cs="Times New Roman" w:hint="eastAsia"/>
        </w:rPr>
        <w:instrText>","issue":"6","page":"453</w:instrText>
      </w:r>
      <w:r>
        <w:rPr>
          <w:rFonts w:cs="Times New Roman" w:hint="eastAsia"/>
        </w:rPr>
        <w:instrText>–</w:instrText>
      </w:r>
      <w:r>
        <w:rPr>
          <w:rFonts w:cs="Times New Roman" w:hint="eastAsia"/>
        </w:rPr>
        <w:instrText>457","title":"</w:instrText>
      </w:r>
      <w:r>
        <w:rPr>
          <w:rFonts w:cs="Times New Roman" w:hint="eastAsia"/>
        </w:rPr>
        <w:instrText>蒙特卡罗方法在物理学中的应用</w:instrText>
      </w:r>
      <w:r>
        <w:rPr>
          <w:rFonts w:cs="Times New Roman" w:hint="eastAsia"/>
        </w:rPr>
        <w:instrText>","volume":"5","author":[{"literal":"</w:instrText>
      </w:r>
      <w:r>
        <w:rPr>
          <w:rFonts w:cs="Times New Roman" w:hint="eastAsia"/>
        </w:rPr>
        <w:instrText>何延才</w:instrText>
      </w:r>
      <w:r>
        <w:rPr>
          <w:rFonts w:cs="Times New Roman" w:hint="eastAsia"/>
        </w:rPr>
        <w:instrText>"}],"issued":{"date-parts":[["1982"]]}}}],"schema":"https://github.com/citation-styl</w:instrText>
      </w:r>
      <w:r>
        <w:rPr>
          <w:rFonts w:cs="Times New Roman"/>
        </w:rPr>
        <w:instrText xml:space="preserve">e-language/schema/raw/master/csl-citation.json"} </w:instrText>
      </w:r>
      <w:r>
        <w:rPr>
          <w:rFonts w:cs="Times New Roman"/>
        </w:rPr>
        <w:fldChar w:fldCharType="separate"/>
      </w:r>
      <w:r>
        <w:rPr>
          <w:rFonts w:cs="Times New Roman"/>
          <w:kern w:val="0"/>
          <w:vertAlign w:val="superscript"/>
        </w:rPr>
        <w:t>[3]</w:t>
      </w:r>
      <w:r>
        <w:rPr>
          <w:rFonts w:cs="Times New Roman"/>
        </w:rPr>
        <w:fldChar w:fldCharType="end"/>
      </w:r>
      <w:r>
        <w:rPr>
          <w:rFonts w:cs="Times New Roman" w:hint="eastAsia"/>
        </w:rPr>
        <w:t>（如统计物理计算、粒子输运计算</w:t>
      </w:r>
      <w:r>
        <w:rPr>
          <w:rFonts w:cs="Times New Roman"/>
        </w:rPr>
        <w:fldChar w:fldCharType="begin"/>
      </w:r>
      <w:r>
        <w:rPr>
          <w:rFonts w:cs="Times New Roman"/>
        </w:rPr>
        <w:instrText xml:space="preserve"> ADDIN ZOTERO_ITEM CSL_CITATION {"citationID":"UGiwvVdi","properties":{"formattedCitation":"\\super [4]\\nosupersub{}","plainCitation":"[4]","noteIndex":0},"citationItems":[{"id":"a3HorVFy/X3EHycvS","uris":["http://zotero.org/users/local/TJ2yx5Oi/items/UV</w:instrText>
      </w:r>
      <w:r>
        <w:rPr>
          <w:rFonts w:cs="Times New Roman" w:hint="eastAsia"/>
        </w:rPr>
        <w:instrText>J97IG7"],"itemData":{"id":55,"type":"article-journal","abstract":"</w:instrText>
      </w:r>
      <w:r>
        <w:rPr>
          <w:rFonts w:cs="Times New Roman" w:hint="eastAsia"/>
        </w:rPr>
        <w:instrText>蒙特卡罗</w:instrText>
      </w:r>
      <w:r>
        <w:rPr>
          <w:rFonts w:cs="Times New Roman" w:hint="eastAsia"/>
        </w:rPr>
        <w:instrText>(MC)</w:instrText>
      </w:r>
      <w:r>
        <w:rPr>
          <w:rFonts w:cs="Times New Roman" w:hint="eastAsia"/>
        </w:rPr>
        <w:instrText>方法发展已有</w:instrText>
      </w:r>
      <w:r>
        <w:rPr>
          <w:rFonts w:cs="Times New Roman" w:hint="eastAsia"/>
        </w:rPr>
        <w:instrText>60</w:instrText>
      </w:r>
      <w:r>
        <w:rPr>
          <w:rFonts w:cs="Times New Roman" w:hint="eastAsia"/>
        </w:rPr>
        <w:instrText>多年历史</w:instrText>
      </w:r>
      <w:r>
        <w:rPr>
          <w:rFonts w:cs="Times New Roman" w:hint="eastAsia"/>
        </w:rPr>
        <w:instrText>,</w:instrText>
      </w:r>
      <w:r>
        <w:rPr>
          <w:rFonts w:cs="Times New Roman" w:hint="eastAsia"/>
        </w:rPr>
        <w:instrText>广泛应用于核科学及</w:instrText>
      </w:r>
      <w:r>
        <w:rPr>
          <w:rFonts w:cs="Times New Roman" w:hint="eastAsia"/>
        </w:rPr>
        <w:instrText>...","container-title":"</w:instrText>
      </w:r>
      <w:r>
        <w:rPr>
          <w:rFonts w:cs="Times New Roman" w:hint="eastAsia"/>
        </w:rPr>
        <w:instrText>计算物理</w:instrText>
      </w:r>
      <w:r>
        <w:rPr>
          <w:rFonts w:cs="Times New Roman" w:hint="eastAsia"/>
        </w:rPr>
        <w:instrText>","ISSN":"1001-246X","issue":"6","language":"zh","page":"791","source":"www.cjcp.org.cn","title":"</w:instrText>
      </w:r>
      <w:r>
        <w:rPr>
          <w:rFonts w:cs="Times New Roman" w:hint="eastAsia"/>
        </w:rPr>
        <w:instrText>粒子输运蒙特卡罗模拟现状概述</w:instrText>
      </w:r>
      <w:r>
        <w:rPr>
          <w:rFonts w:cs="Times New Roman" w:hint="eastAsia"/>
        </w:rPr>
        <w:instrText>","volume":"27","author":[{"family":"</w:instrText>
      </w:r>
      <w:r>
        <w:rPr>
          <w:rFonts w:cs="Times New Roman" w:hint="eastAsia"/>
        </w:rPr>
        <w:instrText>邓力</w:instrText>
      </w:r>
      <w:r>
        <w:rPr>
          <w:rFonts w:cs="Times New Roman" w:hint="eastAsia"/>
        </w:rPr>
        <w:instrText>","given":"</w:instrText>
      </w:r>
      <w:r>
        <w:rPr>
          <w:rFonts w:cs="Times New Roman" w:hint="eastAsia"/>
        </w:rPr>
        <w:instrText>李刚</w:instrText>
      </w:r>
      <w:r>
        <w:rPr>
          <w:rFonts w:cs="Times New Roman" w:hint="eastAsia"/>
        </w:rPr>
        <w:instrText xml:space="preserve">"},{"family":"DENG Li","given":"LI Gang"}],"issued":{"date-parts":[["2010",11,25]]}}}],"schema":"https://github.com/citation-style-language/schema/raw/master/csl-citation.json"} </w:instrText>
      </w:r>
      <w:r>
        <w:rPr>
          <w:rFonts w:cs="Times New Roman"/>
        </w:rPr>
        <w:fldChar w:fldCharType="separate"/>
      </w:r>
      <w:r>
        <w:rPr>
          <w:rFonts w:cs="Times New Roman"/>
          <w:kern w:val="0"/>
          <w:vertAlign w:val="superscript"/>
        </w:rPr>
        <w:t>[4]</w:t>
      </w:r>
      <w:r>
        <w:rPr>
          <w:rFonts w:cs="Times New Roman"/>
        </w:rPr>
        <w:fldChar w:fldCharType="end"/>
      </w:r>
      <w:r>
        <w:rPr>
          <w:rFonts w:cs="Times New Roman" w:hint="eastAsia"/>
        </w:rPr>
        <w:t>、量子热力学计算、空气动力学计算）、金融工程学、宏观经济学、生物医学以及机器学习等领域都有着广泛的应用。</w:t>
      </w:r>
    </w:p>
    <w:p w:rsidR="00F041A5" w:rsidRDefault="00000000">
      <w:pPr>
        <w:widowControl/>
        <w:ind w:firstLine="480"/>
        <w:jc w:val="left"/>
        <w:rPr>
          <w:rFonts w:cs="Times New Roman"/>
        </w:rPr>
      </w:pPr>
      <w:r>
        <w:rPr>
          <w:rFonts w:cs="Times New Roman" w:hint="eastAsia"/>
        </w:rPr>
        <w:t>蒙特卡罗方法两类：一类是所求解的问题本身具有内在的随机性，借助计算机的运算能力可以直接模拟这种随机的过程。例如在核物理的研究中，用其分析中子在反应堆中的传输过程。中子与原子核的作用受到量子力学规律的制约，人们只能知道它们相互作用发生的概率，却无法准确获得中子与原子核作用时的位置以及裂变产生的新中子的行进速率和方向。科学家依据其概率进行随机抽样得到裂变位置、速度和方向，这样模拟大量中子的行为后，经过统计就能获得中子传输的范围，作为反应堆设计的依据。另一种类型是所求解问题可以转化为某种随机分布的特征数，比如随机事件出现的概率，或者随机变量的期望值。通过随机抽样的方法，以随机事件出现的频率估计其概率，或者以抽样的数字特征估算随机变量的数字特征，并将其作为问题的解，这种方法常用于求解复杂的多维积分问题</w:t>
      </w:r>
      <w:r>
        <w:rPr>
          <w:rFonts w:cs="Times New Roman"/>
        </w:rPr>
        <w:fldChar w:fldCharType="begin"/>
      </w:r>
      <w:r>
        <w:rPr>
          <w:rFonts w:cs="Times New Roman"/>
        </w:rPr>
        <w:instrText xml:space="preserve"> ADDIN ZOTERO_ITEM CSL_CITATION {"citationID":"lD71inaA","properties":{"formattedCitation":"\\super [5]\\nosupersub{}","plainCitation":"[5]","noteIndex":0},"citationItems":[{"id":"a3HorVFy/zXVbSMYv","uris":["http://zotero.org/users/local/TJ2yx5Oi/items/XQ</w:instrText>
      </w:r>
      <w:r>
        <w:rPr>
          <w:rFonts w:cs="Times New Roman" w:hint="eastAsia"/>
        </w:rPr>
        <w:instrText>8RE2BT"],"itemData":{"id":53,"type":"article-journal","abstract":"</w:instrText>
      </w:r>
      <w:r>
        <w:rPr>
          <w:rFonts w:cs="Times New Roman" w:hint="eastAsia"/>
        </w:rPr>
        <w:instrText>介绍了蒙特卡罗</w:instrText>
      </w:r>
      <w:r>
        <w:rPr>
          <w:rFonts w:cs="Times New Roman" w:hint="eastAsia"/>
        </w:rPr>
        <w:instrText>(Monte Carlo)</w:instrText>
      </w:r>
      <w:r>
        <w:rPr>
          <w:rFonts w:cs="Times New Roman" w:hint="eastAsia"/>
        </w:rPr>
        <w:instrText>方法</w:instrText>
      </w:r>
      <w:r>
        <w:rPr>
          <w:rFonts w:cs="Times New Roman" w:hint="eastAsia"/>
        </w:rPr>
        <w:instrText>,</w:instrText>
      </w:r>
      <w:r>
        <w:rPr>
          <w:rFonts w:cs="Times New Roman" w:hint="eastAsia"/>
        </w:rPr>
        <w:instrText>即随机模拟方法</w:instrText>
      </w:r>
      <w:r>
        <w:rPr>
          <w:rFonts w:cs="Times New Roman" w:hint="eastAsia"/>
        </w:rPr>
        <w:instrText>,</w:instrText>
      </w:r>
      <w:r>
        <w:rPr>
          <w:rFonts w:cs="Times New Roman" w:hint="eastAsia"/>
        </w:rPr>
        <w:instrText>提出了任意分布随机数的产生原理及方法</w:instrText>
      </w:r>
      <w:r>
        <w:rPr>
          <w:rFonts w:cs="Times New Roman" w:hint="eastAsia"/>
        </w:rPr>
        <w:instrText>,</w:instrText>
      </w:r>
      <w:r>
        <w:rPr>
          <w:rFonts w:cs="Times New Roman" w:hint="eastAsia"/>
        </w:rPr>
        <w:instrText>并用算例说明蒙特卡罗方法的使用过程</w:instrText>
      </w:r>
      <w:r>
        <w:rPr>
          <w:rFonts w:cs="Times New Roman" w:hint="eastAsia"/>
        </w:rPr>
        <w:instrText>,</w:instrText>
      </w:r>
      <w:r>
        <w:rPr>
          <w:rFonts w:cs="Times New Roman" w:hint="eastAsia"/>
        </w:rPr>
        <w:instrText>同时用</w:instrText>
      </w:r>
      <w:r>
        <w:rPr>
          <w:rFonts w:cs="Times New Roman" w:hint="eastAsia"/>
        </w:rPr>
        <w:instrText>2</w:instrText>
      </w:r>
      <w:r>
        <w:rPr>
          <w:rFonts w:cs="Times New Roman" w:hint="eastAsia"/>
        </w:rPr>
        <w:instrText>χ拟和优度法验证了其合理性</w:instrText>
      </w:r>
      <w:r>
        <w:rPr>
          <w:rFonts w:cs="Times New Roman" w:hint="eastAsia"/>
        </w:rPr>
        <w:instrText>.","container-title":"</w:instrText>
      </w:r>
      <w:r>
        <w:rPr>
          <w:rFonts w:cs="Times New Roman" w:hint="eastAsia"/>
        </w:rPr>
        <w:instrText>青岛理工大学学报</w:instrText>
      </w:r>
      <w:r>
        <w:rPr>
          <w:rFonts w:cs="Times New Roman" w:hint="eastAsia"/>
        </w:rPr>
        <w:instrText>","issue":"2","page":"111-113","source":"www.cqvip.com","title":"</w:instrText>
      </w:r>
      <w:r>
        <w:rPr>
          <w:rFonts w:cs="Times New Roman" w:hint="eastAsia"/>
        </w:rPr>
        <w:instrText>蒙特卡罗方法应用研究</w:instrText>
      </w:r>
      <w:r>
        <w:rPr>
          <w:rFonts w:cs="Times New Roman" w:hint="eastAsia"/>
        </w:rPr>
        <w:instrText>","volume":"27","author":[{"family":"</w:instrText>
      </w:r>
      <w:r>
        <w:rPr>
          <w:rFonts w:cs="Times New Roman" w:hint="eastAsia"/>
        </w:rPr>
        <w:instrText>王岩</w:instrText>
      </w:r>
      <w:r>
        <w:rPr>
          <w:rFonts w:cs="Times New Roman" w:hint="eastAsia"/>
        </w:rPr>
        <w:instrText>","given":""},{"family":"</w:instrText>
      </w:r>
      <w:r>
        <w:rPr>
          <w:rFonts w:cs="Times New Roman" w:hint="eastAsia"/>
        </w:rPr>
        <w:instrText>尹海丽</w:instrText>
      </w:r>
      <w:r>
        <w:rPr>
          <w:rFonts w:cs="Times New Roman" w:hint="eastAsia"/>
        </w:rPr>
        <w:instrText>","given":""},{"family":"</w:instrText>
      </w:r>
      <w:r>
        <w:rPr>
          <w:rFonts w:cs="Times New Roman" w:hint="eastAsia"/>
        </w:rPr>
        <w:instrText>窦在祥</w:instrText>
      </w:r>
      <w:r>
        <w:rPr>
          <w:rFonts w:cs="Times New Roman" w:hint="eastAsia"/>
        </w:rPr>
        <w:instrText xml:space="preserve">","given":""}],"issued":{"date-parts":[["2006"]]}}}],"schema":"https://github.com/citation-style-language/schema/raw/master/csl-citation.json"} </w:instrText>
      </w:r>
      <w:r>
        <w:rPr>
          <w:rFonts w:cs="Times New Roman"/>
        </w:rPr>
        <w:fldChar w:fldCharType="separate"/>
      </w:r>
      <w:r>
        <w:rPr>
          <w:rFonts w:cs="Times New Roman"/>
          <w:kern w:val="0"/>
          <w:vertAlign w:val="superscript"/>
        </w:rPr>
        <w:t>[5]</w:t>
      </w:r>
      <w:r>
        <w:rPr>
          <w:rFonts w:cs="Times New Roman"/>
        </w:rPr>
        <w:fldChar w:fldCharType="end"/>
      </w:r>
      <w:r>
        <w:rPr>
          <w:rFonts w:cs="Times New Roman" w:hint="eastAsia"/>
        </w:rPr>
        <w:t>。</w:t>
      </w:r>
    </w:p>
    <w:p w:rsidR="00F041A5" w:rsidRDefault="00000000">
      <w:pPr>
        <w:widowControl/>
        <w:ind w:firstLine="480"/>
        <w:jc w:val="left"/>
        <w:rPr>
          <w:rFonts w:cs="Times New Roman"/>
        </w:rPr>
      </w:pPr>
      <w:r>
        <w:rPr>
          <w:rFonts w:cs="Times New Roman" w:hint="eastAsia"/>
        </w:rPr>
        <w:t>蒙特卡罗方法的经典案例之一</w:t>
      </w:r>
      <w:proofErr w:type="gramStart"/>
      <w:r>
        <w:rPr>
          <w:rFonts w:cs="Times New Roman" w:hint="eastAsia"/>
        </w:rPr>
        <w:t>是用撒点</w:t>
      </w:r>
      <w:proofErr w:type="gramEnd"/>
      <w:r>
        <w:rPr>
          <w:rFonts w:cs="Times New Roman" w:hint="eastAsia"/>
        </w:rPr>
        <w:t>法求圆的面积</w:t>
      </w:r>
      <w:del w:id="48" w:author="dell" w:date="2023-02-17T13:15:00Z">
        <w:r>
          <w:rPr>
            <w:rFonts w:cs="Times New Roman" w:hint="eastAsia"/>
          </w:rPr>
          <w:delText>；</w:delText>
        </w:r>
      </w:del>
      <w:ins w:id="49" w:author="dell" w:date="2023-02-17T13:15:00Z">
        <w:r>
          <w:rPr>
            <w:rFonts w:cs="Times New Roman" w:hint="eastAsia"/>
          </w:rPr>
          <w:t>，</w:t>
        </w:r>
      </w:ins>
      <w:r>
        <w:rPr>
          <w:rFonts w:cs="Times New Roman" w:hint="eastAsia"/>
        </w:rPr>
        <w:t>假设在不知道直径时我们需要计算一个圆的面积，蒙特卡罗方法则基于这样的思想：假想你有一袋豆子，把豆子均匀地朝这个图形上撒，然后数这个图形之中有多少颗豆子，这个豆子的数目就是图形的面积。当你的豆子越小，撒的越多的时候，结果就越精确。借助计算机程序可以生成大量均匀分布坐标点，然后统计出图形内的点数，通过它们占总点数的比例和坐标点生成范围的面积就可以求出图形面积。这种方法也可以求其他不规则图形，我们知道图形的不规则程度和分析计算的复杂程度是成正比的，使用蒙特卡罗方法便可以避免复杂的分析计算过程，大大提高我们的效率。</w:t>
      </w:r>
    </w:p>
    <w:p w:rsidR="00F041A5" w:rsidRDefault="00000000">
      <w:pPr>
        <w:pStyle w:val="mathAndNum"/>
        <w:tabs>
          <w:tab w:val="clear" w:pos="9120"/>
          <w:tab w:val="right" w:pos="9071"/>
        </w:tabs>
        <w:ind w:firstLine="480"/>
        <w:jc w:val="right"/>
        <w:pPrChange w:id="50" w:author="dell" w:date="2023-02-17T13:17:00Z">
          <w:pPr>
            <w:pStyle w:val="mathAndNum"/>
            <w:tabs>
              <w:tab w:val="clear" w:pos="9120"/>
              <w:tab w:val="right" w:pos="9071"/>
            </w:tabs>
            <w:ind w:firstLine="480"/>
          </w:pPr>
        </w:pPrChange>
      </w:pPr>
      <w:r>
        <w:br/>
      </w:r>
      <m:oMath>
        <m:sSub>
          <m:sSubPr>
            <m:ctrlPr>
              <w:rPr>
                <w:rFonts w:ascii="Cambria Math" w:eastAsiaTheme="minorEastAsia" w:hAnsi="Cambria Math" w:cstheme="minorBidi"/>
                <w:i/>
              </w:rPr>
            </m:ctrlPr>
          </m:sSubPr>
          <m:e>
            <m:r>
              <w:rPr>
                <w:rFonts w:ascii="Cambria Math" w:eastAsiaTheme="minorEastAsia" w:hAnsi="Cambria Math" w:cstheme="minorBidi"/>
              </w:rPr>
              <m:t>S</m:t>
            </m:r>
          </m:e>
          <m:sub>
            <m:r>
              <w:rPr>
                <w:rFonts w:ascii="Cambria Math" w:eastAsiaTheme="minorEastAsia" w:hAnsi="Cambria Math" w:cstheme="minorBidi"/>
              </w:rPr>
              <m:t>0</m:t>
            </m:r>
          </m:sub>
        </m:sSub>
        <m:r>
          <w:rPr>
            <w:rFonts w:ascii="Cambria Math" w:eastAsiaTheme="minorEastAsia" w:hAnsi="Cambria Math" w:cstheme="minorBidi"/>
          </w:rPr>
          <m:t>=</m:t>
        </m:r>
        <m:f>
          <m:fPr>
            <m:ctrlPr>
              <w:rPr>
                <w:rFonts w:ascii="Cambria Math" w:eastAsiaTheme="minorEastAsia" w:hAnsi="Cambria Math" w:cstheme="minorBidi"/>
                <w:i/>
              </w:rPr>
            </m:ctrlPr>
          </m:fPr>
          <m:num>
            <m:sSub>
              <m:sSubPr>
                <m:ctrlPr>
                  <w:rPr>
                    <w:rFonts w:ascii="Cambria Math" w:eastAsiaTheme="minorEastAsia" w:hAnsi="Cambria Math" w:cstheme="minorBidi"/>
                    <w:i/>
                  </w:rPr>
                </m:ctrlPr>
              </m:sSubPr>
              <m:e>
                <m:r>
                  <w:rPr>
                    <w:rFonts w:ascii="Cambria Math" w:eastAsiaTheme="minorEastAsia" w:hAnsi="Cambria Math" w:cstheme="minorBidi"/>
                  </w:rPr>
                  <m:t>N</m:t>
                </m:r>
              </m:e>
              <m:sub>
                <m:r>
                  <w:rPr>
                    <w:rFonts w:ascii="Cambria Math" w:eastAsiaTheme="minorEastAsia" w:hAnsi="Cambria Math" w:cstheme="minorBidi"/>
                  </w:rPr>
                  <m:t>0</m:t>
                </m:r>
              </m:sub>
            </m:sSub>
          </m:num>
          <m:den>
            <m:r>
              <w:rPr>
                <w:rFonts w:ascii="Cambria Math" w:eastAsiaTheme="minorEastAsia" w:hAnsi="Cambria Math" w:cstheme="minorBidi"/>
              </w:rPr>
              <m:t>N</m:t>
            </m:r>
          </m:den>
        </m:f>
        <m:r>
          <w:rPr>
            <w:rFonts w:ascii="Cambria Math" w:eastAsiaTheme="minorEastAsia" w:hAnsi="Cambria Math" w:cstheme="minorBidi"/>
          </w:rPr>
          <m:t xml:space="preserve">×S  </m:t>
        </m:r>
      </m:oMath>
      <w:r>
        <w:rPr>
          <w:rFonts w:eastAsiaTheme="minorEastAsia" w:hAnsi="Cambria Math" w:cstheme="minorBidi" w:hint="eastAsia"/>
        </w:rPr>
        <w:t xml:space="preserve">                                                     </w:t>
      </w:r>
      <w:r>
        <w:rPr>
          <w:rFonts w:eastAsiaTheme="minorEastAsia" w:hAnsi="Cambria Math" w:cstheme="minorBidi" w:hint="eastAsia"/>
        </w:rPr>
        <w:t>（</w:t>
      </w:r>
      <w:r>
        <w:rPr>
          <w:rFonts w:eastAsiaTheme="minorEastAsia" w:hAnsi="Cambria Math" w:cstheme="minorBidi" w:hint="eastAsia"/>
        </w:rPr>
        <w:t>1</w:t>
      </w:r>
      <w:r>
        <w:rPr>
          <w:rFonts w:eastAsiaTheme="minorEastAsia" w:hAnsi="Cambria Math" w:cstheme="minorBidi" w:hint="eastAsia"/>
        </w:rPr>
        <w:t>）</w:t>
      </w:r>
    </w:p>
    <w:p w:rsidR="00F041A5" w:rsidRDefault="00F041A5">
      <w:pPr>
        <w:widowControl/>
        <w:ind w:firstLine="480"/>
        <w:jc w:val="left"/>
        <w:rPr>
          <w:ins w:id="51" w:author="dell" w:date="2023-02-17T13:18:00Z"/>
          <w:rFonts w:cs="Times New Roman"/>
        </w:rPr>
      </w:pPr>
    </w:p>
    <w:p w:rsidR="00F041A5" w:rsidRDefault="00000000">
      <w:pPr>
        <w:widowControl/>
        <w:ind w:firstLine="480"/>
        <w:jc w:val="left"/>
        <w:rPr>
          <w:rFonts w:cs="Times New Roman"/>
        </w:rPr>
      </w:pPr>
      <w:r>
        <w:rPr>
          <w:rFonts w:cs="Times New Roman" w:hint="eastAsia"/>
        </w:rPr>
        <w:t>上式中，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oMath>
      <w:r>
        <w:rPr>
          <w:rFonts w:cs="Times New Roman" w:hint="eastAsia"/>
        </w:rPr>
        <w:t>代表圆内点数，</w:t>
      </w:r>
      <m:oMath>
        <m:r>
          <w:rPr>
            <w:rFonts w:ascii="Cambria Math" w:hAnsi="Cambria Math" w:cs="Times New Roman"/>
          </w:rPr>
          <m:t>N</m:t>
        </m:r>
      </m:oMath>
      <w:r>
        <w:rPr>
          <w:rFonts w:cs="Times New Roman" w:hint="eastAsia"/>
        </w:rPr>
        <w:t>代表总点数，</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Pr>
          <w:rFonts w:cs="Times New Roman" w:hint="eastAsia"/>
        </w:rPr>
        <w:t>代表圆面积，</w:t>
      </w:r>
      <m:oMath>
        <m:r>
          <w:rPr>
            <w:rFonts w:ascii="Cambria Math" w:hAnsi="Cambria Math" w:cs="Times New Roman"/>
          </w:rPr>
          <m:t>S</m:t>
        </m:r>
      </m:oMath>
      <w:r>
        <w:rPr>
          <w:rFonts w:cs="Times New Roman" w:hint="eastAsia"/>
        </w:rPr>
        <w:t>总面积。</w:t>
      </w:r>
    </w:p>
    <w:p w:rsidR="00F041A5" w:rsidRDefault="00000000">
      <w:pPr>
        <w:widowControl/>
        <w:tabs>
          <w:tab w:val="left" w:pos="426"/>
        </w:tabs>
        <w:ind w:firstLine="480"/>
        <w:jc w:val="left"/>
        <w:rPr>
          <w:rFonts w:cs="Times New Roman"/>
        </w:rPr>
      </w:pPr>
      <w:r>
        <w:rPr>
          <w:rFonts w:cs="Times New Roman"/>
        </w:rPr>
        <w:tab/>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rPr>
          <w:trHeight w:val="4830"/>
        </w:trPr>
        <w:tc>
          <w:tcPr>
            <w:tcW w:w="9287" w:type="dxa"/>
          </w:tcPr>
          <w:p w:rsidR="00F041A5" w:rsidRDefault="00000000">
            <w:pPr>
              <w:widowControl/>
              <w:tabs>
                <w:tab w:val="left" w:pos="426"/>
              </w:tabs>
              <w:ind w:firstLine="480"/>
              <w:jc w:val="left"/>
              <w:rPr>
                <w:rFonts w:cs="Times New Roman"/>
              </w:rPr>
            </w:pPr>
            <w:r>
              <w:rPr>
                <w:rFonts w:cs="Times New Roman"/>
                <w:noProof/>
              </w:rPr>
              <w:lastRenderedPageBreak/>
              <w:drawing>
                <wp:anchor distT="0" distB="0" distL="114300" distR="114300" simplePos="0" relativeHeight="251618816" behindDoc="0" locked="0" layoutInCell="1" allowOverlap="0">
                  <wp:simplePos x="0" y="0"/>
                  <wp:positionH relativeFrom="margin">
                    <wp:align>center</wp:align>
                  </wp:positionH>
                  <wp:positionV relativeFrom="margin">
                    <wp:posOffset>-168910</wp:posOffset>
                  </wp:positionV>
                  <wp:extent cx="3034665" cy="30994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l="5843" t="15607" r="3054" b="3352"/>
                          <a:stretch>
                            <a:fillRect/>
                          </a:stretch>
                        </pic:blipFill>
                        <pic:spPr>
                          <a:xfrm>
                            <a:off x="0" y="0"/>
                            <a:ext cx="3034800" cy="3099600"/>
                          </a:xfrm>
                          <a:prstGeom prst="rect">
                            <a:avLst/>
                          </a:prstGeom>
                          <a:noFill/>
                          <a:ln>
                            <a:noFill/>
                          </a:ln>
                        </pic:spPr>
                      </pic:pic>
                    </a:graphicData>
                  </a:graphic>
                </wp:anchor>
              </w:drawing>
            </w:r>
          </w:p>
        </w:tc>
      </w:tr>
      <w:tr w:rsidR="00F041A5">
        <w:trPr>
          <w:trHeight w:val="362"/>
        </w:trPr>
        <w:tc>
          <w:tcPr>
            <w:tcW w:w="9287" w:type="dxa"/>
          </w:tcPr>
          <w:p w:rsidR="00F041A5" w:rsidRDefault="00000000">
            <w:pPr>
              <w:pStyle w:val="afc"/>
              <w:ind w:firstLine="420"/>
            </w:pPr>
            <w:r>
              <w:rPr>
                <w:rFonts w:hint="eastAsia"/>
              </w:rPr>
              <w:t>图</w:t>
            </w:r>
            <w:r>
              <w:rPr>
                <w:rFonts w:hint="eastAsia"/>
              </w:rPr>
              <w:t>1-1</w:t>
            </w:r>
            <w:r>
              <w:t xml:space="preserve">  </w:t>
            </w:r>
            <w:proofErr w:type="gramStart"/>
            <w:r>
              <w:rPr>
                <w:rStyle w:val="afd"/>
                <w:rFonts w:hint="eastAsia"/>
              </w:rPr>
              <w:t>用撒点</w:t>
            </w:r>
            <w:proofErr w:type="gramEnd"/>
            <w:r>
              <w:rPr>
                <w:rStyle w:val="afd"/>
                <w:rFonts w:hint="eastAsia"/>
              </w:rPr>
              <w:t>法求圆的面积</w:t>
            </w:r>
            <w:del w:id="52" w:author="dell" w:date="2023-02-17T13:19:00Z">
              <w:r>
                <w:rPr>
                  <w:rStyle w:val="afd"/>
                  <w:rFonts w:hint="eastAsia"/>
                </w:rPr>
                <w:delText>；</w:delText>
              </w:r>
            </w:del>
            <w:ins w:id="53" w:author="dell" w:date="2023-02-17T13:19:00Z">
              <w:r>
                <w:rPr>
                  <w:rStyle w:val="afd"/>
                  <w:rFonts w:hint="eastAsia"/>
                </w:rPr>
                <w:t>：</w:t>
              </w:r>
            </w:ins>
            <w:r>
              <w:rPr>
                <w:rStyle w:val="afd"/>
                <w:rFonts w:hint="eastAsia"/>
              </w:rPr>
              <w:t>红色点为圆内的点，蓝色点为圆外的点</w:t>
            </w:r>
          </w:p>
        </w:tc>
      </w:tr>
      <w:tr w:rsidR="00F041A5">
        <w:trPr>
          <w:trHeight w:val="362"/>
        </w:trPr>
        <w:tc>
          <w:tcPr>
            <w:tcW w:w="9287" w:type="dxa"/>
          </w:tcPr>
          <w:p w:rsidR="00F041A5" w:rsidRDefault="00000000">
            <w:pPr>
              <w:pStyle w:val="afc"/>
              <w:ind w:firstLine="420"/>
            </w:pPr>
            <w:r>
              <w:t>Fig</w:t>
            </w:r>
            <w:r>
              <w:rPr>
                <w:rFonts w:hint="eastAsia"/>
              </w:rPr>
              <w:t>.1-</w:t>
            </w:r>
            <w:proofErr w:type="gramStart"/>
            <w:r>
              <w:t xml:space="preserve">1  </w:t>
            </w:r>
            <w:r>
              <w:rPr>
                <w:rFonts w:hint="eastAsia"/>
              </w:rPr>
              <w:t>U</w:t>
            </w:r>
            <w:r>
              <w:t>s</w:t>
            </w:r>
            <w:r>
              <w:rPr>
                <w:rFonts w:hint="eastAsia"/>
              </w:rPr>
              <w:t>ing</w:t>
            </w:r>
            <w:proofErr w:type="gramEnd"/>
            <w:r>
              <w:t xml:space="preserve"> the scattering method to find the area of a circle</w:t>
            </w:r>
            <w:del w:id="54" w:author="dell" w:date="2023-02-17T13:19:00Z">
              <w:r>
                <w:delText xml:space="preserve">; </w:delText>
              </w:r>
            </w:del>
            <w:ins w:id="55" w:author="dell" w:date="2023-02-17T13:19:00Z">
              <w:r>
                <w:rPr>
                  <w:rFonts w:hint="eastAsia"/>
                </w:rPr>
                <w:t xml:space="preserve">: </w:t>
              </w:r>
            </w:ins>
            <w:r>
              <w:t>red dots are points inside the circle, blue dots are points outside the circle</w:t>
            </w:r>
          </w:p>
        </w:tc>
      </w:tr>
    </w:tbl>
    <w:p w:rsidR="00F041A5" w:rsidRDefault="00000000">
      <w:pPr>
        <w:widowControl/>
        <w:ind w:firstLine="480"/>
        <w:jc w:val="left"/>
        <w:rPr>
          <w:rFonts w:cs="Times New Roman"/>
        </w:rPr>
      </w:pPr>
      <w:r>
        <w:rPr>
          <w:rFonts w:cs="Times New Roman" w:hint="eastAsia"/>
        </w:rPr>
        <w:t>使用蒙特卡罗方法进行分子模拟计算是按照如下步骤进行的：</w:t>
      </w:r>
    </w:p>
    <w:p w:rsidR="00F041A5" w:rsidRDefault="00000000">
      <w:pPr>
        <w:widowControl/>
        <w:ind w:firstLine="480"/>
        <w:jc w:val="left"/>
        <w:rPr>
          <w:rFonts w:cs="Times New Roman"/>
        </w:rPr>
      </w:pPr>
      <w:r>
        <w:rPr>
          <w:rFonts w:cs="Times New Roman" w:hint="eastAsia"/>
        </w:rPr>
        <w:t>（</w:t>
      </w:r>
      <w:r>
        <w:rPr>
          <w:rFonts w:cs="Times New Roman" w:hint="eastAsia"/>
        </w:rPr>
        <w:t>1</w:t>
      </w:r>
      <w:r>
        <w:rPr>
          <w:rFonts w:cs="Times New Roman" w:hint="eastAsia"/>
        </w:rPr>
        <w:t>）使用随机数生成器产生一个随机的分子构型；</w:t>
      </w:r>
    </w:p>
    <w:p w:rsidR="00F041A5" w:rsidRDefault="00000000">
      <w:pPr>
        <w:widowControl/>
        <w:ind w:firstLine="480"/>
        <w:jc w:val="left"/>
        <w:rPr>
          <w:rFonts w:cs="Times New Roman"/>
        </w:rPr>
      </w:pPr>
      <w:r>
        <w:rPr>
          <w:rFonts w:cs="Times New Roman" w:hint="eastAsia"/>
        </w:rPr>
        <w:t>（</w:t>
      </w:r>
      <w:r>
        <w:rPr>
          <w:rFonts w:cs="Times New Roman" w:hint="eastAsia"/>
        </w:rPr>
        <w:t>2</w:t>
      </w:r>
      <w:r>
        <w:rPr>
          <w:rFonts w:cs="Times New Roman" w:hint="eastAsia"/>
        </w:rPr>
        <w:t>）对此分子构型的其中粒子坐标做无规则的改变，产生一个新的分子构型；</w:t>
      </w:r>
    </w:p>
    <w:p w:rsidR="00F041A5" w:rsidRDefault="00000000">
      <w:pPr>
        <w:widowControl/>
        <w:ind w:firstLine="480"/>
        <w:jc w:val="left"/>
        <w:rPr>
          <w:rFonts w:cs="Times New Roman"/>
        </w:rPr>
      </w:pPr>
      <w:r>
        <w:rPr>
          <w:rFonts w:cs="Times New Roman" w:hint="eastAsia"/>
        </w:rPr>
        <w:t>（</w:t>
      </w:r>
      <w:r>
        <w:rPr>
          <w:rFonts w:cs="Times New Roman" w:hint="eastAsia"/>
        </w:rPr>
        <w:t>3</w:t>
      </w:r>
      <w:r>
        <w:rPr>
          <w:rFonts w:cs="Times New Roman" w:hint="eastAsia"/>
        </w:rPr>
        <w:t>）计算新的分子构型的能量；</w:t>
      </w:r>
    </w:p>
    <w:p w:rsidR="00F041A5" w:rsidRDefault="00000000">
      <w:pPr>
        <w:widowControl/>
        <w:ind w:firstLine="480"/>
        <w:jc w:val="left"/>
        <w:rPr>
          <w:rFonts w:cs="Times New Roman"/>
        </w:rPr>
      </w:pPr>
      <w:r>
        <w:rPr>
          <w:rFonts w:cs="Times New Roman" w:hint="eastAsia"/>
        </w:rPr>
        <w:t>（</w:t>
      </w:r>
      <w:r>
        <w:rPr>
          <w:rFonts w:cs="Times New Roman" w:hint="eastAsia"/>
        </w:rPr>
        <w:t>4</w:t>
      </w:r>
      <w:r>
        <w:rPr>
          <w:rFonts w:cs="Times New Roman" w:hint="eastAsia"/>
        </w:rPr>
        <w:t>）比较新的分子构型与改变前的分子构型的能量变化，判断是否接受该构型；</w:t>
      </w:r>
    </w:p>
    <w:p w:rsidR="00F041A5" w:rsidRDefault="00000000">
      <w:pPr>
        <w:widowControl/>
        <w:ind w:firstLine="480"/>
        <w:jc w:val="left"/>
        <w:rPr>
          <w:rFonts w:cs="Times New Roman"/>
        </w:rPr>
      </w:pPr>
      <w:r>
        <w:rPr>
          <w:rFonts w:cs="Times New Roman" w:hint="eastAsia"/>
        </w:rPr>
        <w:t>若这个随机数大于所计算出的玻尔兹曼因子，则放弃这个构型，重新计算；</w:t>
      </w:r>
    </w:p>
    <w:p w:rsidR="00F041A5" w:rsidRDefault="00000000">
      <w:pPr>
        <w:widowControl/>
        <w:ind w:firstLine="480"/>
        <w:jc w:val="left"/>
        <w:rPr>
          <w:rFonts w:cs="Times New Roman"/>
        </w:rPr>
      </w:pPr>
      <w:r>
        <w:rPr>
          <w:rFonts w:cs="Times New Roman" w:hint="eastAsia"/>
        </w:rPr>
        <w:t>若这个随机数小于所计算出的玻尔兹曼因子，则接受这个构型，使用这个构型重复再做下一次迭代；</w:t>
      </w:r>
    </w:p>
    <w:p w:rsidR="00F041A5" w:rsidRDefault="00000000">
      <w:pPr>
        <w:widowControl/>
        <w:ind w:firstLine="480"/>
        <w:jc w:val="left"/>
        <w:rPr>
          <w:rFonts w:cs="Times New Roman"/>
        </w:rPr>
      </w:pPr>
      <w:r>
        <w:rPr>
          <w:rFonts w:cs="Times New Roman" w:hint="eastAsia"/>
        </w:rPr>
        <w:t>若新的分子构型能量低于</w:t>
      </w:r>
      <w:proofErr w:type="gramStart"/>
      <w:r>
        <w:rPr>
          <w:rFonts w:cs="Times New Roman" w:hint="eastAsia"/>
        </w:rPr>
        <w:t>原分子</w:t>
      </w:r>
      <w:proofErr w:type="gramEnd"/>
      <w:r>
        <w:rPr>
          <w:rFonts w:cs="Times New Roman" w:hint="eastAsia"/>
        </w:rPr>
        <w:t>构型的能量，则接受新的构型，使用这个构型重复再做下一次迭代；</w:t>
      </w:r>
    </w:p>
    <w:p w:rsidR="00F041A5" w:rsidRDefault="00000000">
      <w:pPr>
        <w:widowControl/>
        <w:ind w:firstLine="480"/>
        <w:jc w:val="left"/>
        <w:rPr>
          <w:rFonts w:cs="Times New Roman"/>
        </w:rPr>
      </w:pPr>
      <w:r>
        <w:rPr>
          <w:rFonts w:cs="Times New Roman" w:hint="eastAsia"/>
        </w:rPr>
        <w:t>若新的分子构型能量高于</w:t>
      </w:r>
      <w:proofErr w:type="gramStart"/>
      <w:r>
        <w:rPr>
          <w:rFonts w:cs="Times New Roman" w:hint="eastAsia"/>
        </w:rPr>
        <w:t>原分子</w:t>
      </w:r>
      <w:proofErr w:type="gramEnd"/>
      <w:r>
        <w:rPr>
          <w:rFonts w:cs="Times New Roman" w:hint="eastAsia"/>
        </w:rPr>
        <w:t>构型的能量，则计算玻尔兹曼因子，并产生一个随机数；</w:t>
      </w:r>
    </w:p>
    <w:p w:rsidR="00F041A5" w:rsidRDefault="00000000">
      <w:pPr>
        <w:widowControl/>
        <w:ind w:firstLine="480"/>
        <w:jc w:val="left"/>
        <w:rPr>
          <w:rFonts w:cs="Times New Roman"/>
        </w:rPr>
      </w:pPr>
      <w:r>
        <w:rPr>
          <w:rFonts w:cs="Times New Roman" w:hint="eastAsia"/>
        </w:rPr>
        <w:t>（</w:t>
      </w:r>
      <w:r>
        <w:rPr>
          <w:rFonts w:cs="Times New Roman" w:hint="eastAsia"/>
        </w:rPr>
        <w:t>5</w:t>
      </w:r>
      <w:r>
        <w:rPr>
          <w:rFonts w:cs="Times New Roman" w:hint="eastAsia"/>
        </w:rPr>
        <w:t>）如此进行迭代计算，直至最后搜索出低于所给能量条件的分子构型结束。</w:t>
      </w:r>
      <w:r>
        <w:rPr>
          <w:rFonts w:cs="Times New Roman" w:hint="eastAsia"/>
        </w:rPr>
        <w:t xml:space="preserve"> </w:t>
      </w:r>
    </w:p>
    <w:p w:rsidR="00F041A5" w:rsidRPr="003F627D" w:rsidRDefault="004C2A5C">
      <w:pPr>
        <w:pStyle w:val="2"/>
        <w:spacing w:line="240" w:lineRule="auto"/>
        <w:pPrChange w:id="56" w:author="dell" w:date="2023-02-17T13:46:00Z">
          <w:pPr>
            <w:pStyle w:val="2"/>
          </w:pPr>
        </w:pPrChange>
      </w:pPr>
      <w:bookmarkStart w:id="57" w:name="_Toc126178582"/>
      <w:bookmarkStart w:id="58" w:name="_Toc128817015"/>
      <w:bookmarkEnd w:id="47"/>
      <w:r>
        <w:t>2</w:t>
      </w:r>
      <w:r>
        <w:rPr>
          <w:rFonts w:hint="eastAsia"/>
        </w:rPr>
        <w:t>.1</w:t>
      </w:r>
      <w:r>
        <w:rPr>
          <w:rFonts w:hint="eastAsia"/>
        </w:rPr>
        <w:t>蒙特卡罗方法在统计物理领域的</w:t>
      </w:r>
      <w:r w:rsidR="0082212B" w:rsidRPr="003F627D">
        <w:rPr>
          <w:rFonts w:hint="eastAsia"/>
        </w:rPr>
        <w:t>应用</w:t>
      </w:r>
      <w:bookmarkEnd w:id="57"/>
      <w:bookmarkEnd w:id="58"/>
    </w:p>
    <w:p w:rsidR="00F041A5" w:rsidRDefault="00000000">
      <w:pPr>
        <w:ind w:firstLine="480"/>
        <w:rPr>
          <w:rFonts w:cs="Times New Roman"/>
        </w:rPr>
      </w:pPr>
      <w:r>
        <w:rPr>
          <w:rFonts w:cs="Times New Roman" w:hint="eastAsia"/>
        </w:rPr>
        <w:t>随着当代计算机技术的发展，蒙特卡罗方法已经成为人们解决复杂统计模型和高维问题的主要工具。特别是经过最近几十年，蒙特卡罗极大地拓展了人们的科学视野，无论是早期计算物理学的发展，还是现代的计算生物学，都帮助人们研究许多极其复</w:t>
      </w:r>
      <w:r>
        <w:rPr>
          <w:rFonts w:cs="Times New Roman" w:hint="eastAsia"/>
        </w:rPr>
        <w:lastRenderedPageBreak/>
        <w:t>杂的系统。人们第一次系统的应用蒙特卡罗方法解决世纪科学问题是在二十世纪四十年代，此时世界上第一台可编程超级计算机诞生，为了能够更好地利用这台电子计算机，一些物理学和统计学家发明了一种依赖统计抽样解决复杂问题的方法，并成功将其应用于原子弹设计和薛定谔方程特征根的数值计算之中。二十世纪五十年代，一种基于马尔科夫链的动态蒙特卡洛方法第一次被引入，随后被用来模拟一些复杂的物理系统，包括</w:t>
      </w:r>
      <w:proofErr w:type="spellStart"/>
      <w:r>
        <w:rPr>
          <w:rFonts w:cs="Times New Roman" w:hint="eastAsia"/>
        </w:rPr>
        <w:t>Ising</w:t>
      </w:r>
      <w:proofErr w:type="spellEnd"/>
      <w:r>
        <w:rPr>
          <w:rFonts w:cs="Times New Roman" w:hint="eastAsia"/>
        </w:rPr>
        <w:t>模型（伊辛模型）、</w:t>
      </w:r>
      <w:proofErr w:type="gramStart"/>
      <w:r>
        <w:rPr>
          <w:rFonts w:cs="Times New Roman" w:hint="eastAsia"/>
        </w:rPr>
        <w:t>逾渗模型</w:t>
      </w:r>
      <w:proofErr w:type="gramEnd"/>
      <w:r>
        <w:rPr>
          <w:rFonts w:cs="Times New Roman"/>
        </w:rPr>
        <w:fldChar w:fldCharType="begin"/>
      </w:r>
      <w:r>
        <w:rPr>
          <w:rFonts w:cs="Times New Roman"/>
        </w:rPr>
        <w:instrText xml:space="preserve"> ADDIN ZOTERO_ITEM CSL_CITATION {"citationID":"QOIZcxPq","properties":{"formattedCitation":"\\super [6]\\nosupersub{}","plainCitation":"[6]","noteIndex":0},"citationItems":[{"id":"a3HorVFy/wwCKUmyl","uris":["http://zotero.org/users/local/TJ2yx5Oi/items/RI</w:instrText>
      </w:r>
      <w:r>
        <w:rPr>
          <w:rFonts w:cs="Times New Roman" w:hint="eastAsia"/>
        </w:rPr>
        <w:instrText>36GM9Y"],"itemData":{"id":68,"type":"thesis","genre":"PhD Thesis","publisher":"</w:instrText>
      </w:r>
      <w:r>
        <w:rPr>
          <w:rFonts w:cs="Times New Roman" w:hint="eastAsia"/>
        </w:rPr>
        <w:instrText>合肥</w:instrText>
      </w:r>
      <w:r>
        <w:rPr>
          <w:rFonts w:cs="Times New Roman" w:hint="eastAsia"/>
        </w:rPr>
        <w:instrText xml:space="preserve">: </w:instrText>
      </w:r>
      <w:r>
        <w:rPr>
          <w:rFonts w:cs="Times New Roman" w:hint="eastAsia"/>
        </w:rPr>
        <w:instrText>中国科学技术大学</w:instrText>
      </w:r>
      <w:r>
        <w:rPr>
          <w:rFonts w:cs="Times New Roman" w:hint="eastAsia"/>
        </w:rPr>
        <w:instrText>","title":"</w:instrText>
      </w:r>
      <w:r>
        <w:rPr>
          <w:rFonts w:cs="Times New Roman" w:hint="eastAsia"/>
        </w:rPr>
        <w:instrText>逾渗模型的蒙特卡罗研究</w:instrText>
      </w:r>
      <w:r>
        <w:rPr>
          <w:rFonts w:cs="Times New Roman" w:hint="eastAsia"/>
        </w:rPr>
        <w:instrText>","author":[{"literal":"</w:instrText>
      </w:r>
      <w:r>
        <w:rPr>
          <w:rFonts w:cs="Times New Roman" w:hint="eastAsia"/>
        </w:rPr>
        <w:instrText>王俊峰</w:instrText>
      </w:r>
      <w:r>
        <w:rPr>
          <w:rFonts w:cs="Times New Roman" w:hint="eastAsia"/>
        </w:rPr>
        <w:instrText>"}],"issued":{"date-parts":[["2013"]]}}}],"schema":"https://github.com/citation-style-language/schema/raw/master/cs</w:instrText>
      </w:r>
      <w:r>
        <w:rPr>
          <w:rFonts w:cs="Times New Roman"/>
        </w:rPr>
        <w:instrText xml:space="preserve">l-citation.json"} </w:instrText>
      </w:r>
      <w:r>
        <w:rPr>
          <w:rFonts w:cs="Times New Roman"/>
        </w:rPr>
        <w:fldChar w:fldCharType="separate"/>
      </w:r>
      <w:r>
        <w:rPr>
          <w:rFonts w:cs="Times New Roman"/>
          <w:kern w:val="0"/>
          <w:vertAlign w:val="superscript"/>
        </w:rPr>
        <w:t>[6]</w:t>
      </w:r>
      <w:r>
        <w:rPr>
          <w:rFonts w:cs="Times New Roman"/>
        </w:rPr>
        <w:fldChar w:fldCharType="end"/>
      </w:r>
      <w:r>
        <w:rPr>
          <w:rFonts w:cs="Times New Roman" w:hint="eastAsia"/>
        </w:rPr>
        <w:t>、</w:t>
      </w:r>
      <w:r>
        <w:rPr>
          <w:rFonts w:cs="Times New Roman" w:hint="eastAsia"/>
        </w:rPr>
        <w:t>spin glass</w:t>
      </w:r>
      <w:r>
        <w:rPr>
          <w:rFonts w:cs="Times New Roman" w:hint="eastAsia"/>
        </w:rPr>
        <w:t>模型</w:t>
      </w:r>
      <w:r>
        <w:rPr>
          <w:rFonts w:cs="Times New Roman"/>
        </w:rPr>
        <w:fldChar w:fldCharType="begin"/>
      </w:r>
      <w:r>
        <w:rPr>
          <w:rFonts w:cs="Times New Roman"/>
        </w:rPr>
        <w:instrText xml:space="preserve"> ADDIN ZOTERO_ITEM CSL_CITATION {"citationID":"BWrzCgua","properties":{"formattedCitation":"\\super [7]\\nosupersub{}","plainCitation":"[7]","noteIndex":0},"citationItems":[{"id":"a3HorVFy/36dwduY2","uris":["http://zotero.org/users/local/TJ2yx5Oi/items/DF</w:instrText>
      </w:r>
      <w:r>
        <w:rPr>
          <w:rFonts w:cs="Times New Roman" w:hint="eastAsia"/>
        </w:rPr>
        <w:instrText>WKT2Z7"],"itemData":{"id":77,"type":"article-journal","container-title":"</w:instrText>
      </w:r>
      <w:r>
        <w:rPr>
          <w:rFonts w:cs="Times New Roman" w:hint="eastAsia"/>
        </w:rPr>
        <w:instrText>计算物理</w:instrText>
      </w:r>
      <w:r>
        <w:rPr>
          <w:rFonts w:cs="Times New Roman" w:hint="eastAsia"/>
        </w:rPr>
        <w:instrText>","issue":"1","page":"107","title":"</w:instrText>
      </w:r>
      <w:r>
        <w:rPr>
          <w:rFonts w:cs="Times New Roman" w:hint="eastAsia"/>
        </w:rPr>
        <w:instrText>二维</w:instrText>
      </w:r>
      <w:r>
        <w:rPr>
          <w:rFonts w:cs="Times New Roman" w:hint="eastAsia"/>
        </w:rPr>
        <w:instrText xml:space="preserve"> Spin Glass </w:instrText>
      </w:r>
      <w:r>
        <w:rPr>
          <w:rFonts w:cs="Times New Roman" w:hint="eastAsia"/>
        </w:rPr>
        <w:instrText>系统——随机格点</w:instrText>
      </w:r>
      <w:r>
        <w:rPr>
          <w:rFonts w:cs="Times New Roman" w:hint="eastAsia"/>
        </w:rPr>
        <w:instrText xml:space="preserve"> SO (3) </w:instrText>
      </w:r>
      <w:r>
        <w:rPr>
          <w:rFonts w:cs="Times New Roman" w:hint="eastAsia"/>
        </w:rPr>
        <w:instrText>自旋模型的</w:instrText>
      </w:r>
      <w:r>
        <w:rPr>
          <w:rFonts w:cs="Times New Roman" w:hint="eastAsia"/>
        </w:rPr>
        <w:instrText xml:space="preserve"> Monte Carlo </w:instrText>
      </w:r>
      <w:r>
        <w:rPr>
          <w:rFonts w:cs="Times New Roman" w:hint="eastAsia"/>
        </w:rPr>
        <w:instrText>模拟</w:instrText>
      </w:r>
      <w:r>
        <w:rPr>
          <w:rFonts w:cs="Times New Roman" w:hint="eastAsia"/>
        </w:rPr>
        <w:instrText>","volume":"5","author":[{"literal":"</w:instrText>
      </w:r>
      <w:r>
        <w:rPr>
          <w:rFonts w:cs="Times New Roman" w:hint="eastAsia"/>
        </w:rPr>
        <w:instrText>应和平</w:instrText>
      </w:r>
      <w:r>
        <w:rPr>
          <w:rFonts w:cs="Times New Roman" w:hint="eastAsia"/>
        </w:rPr>
        <w:instrText>"},{"literal":"</w:instrText>
      </w:r>
      <w:r>
        <w:rPr>
          <w:rFonts w:cs="Times New Roman" w:hint="eastAsia"/>
        </w:rPr>
        <w:instrText>董绍静</w:instrText>
      </w:r>
      <w:r>
        <w:rPr>
          <w:rFonts w:cs="Times New Roman" w:hint="eastAsia"/>
        </w:rPr>
        <w:instrText>"},{"literal":"</w:instrText>
      </w:r>
      <w:r>
        <w:rPr>
          <w:rFonts w:cs="Times New Roman" w:hint="eastAsia"/>
        </w:rPr>
        <w:instrText>杨清健</w:instrText>
      </w:r>
      <w:r>
        <w:rPr>
          <w:rFonts w:cs="Times New Roman" w:hint="eastAsia"/>
        </w:rPr>
        <w:instrText>"}],"issued":{"d</w:instrText>
      </w:r>
      <w:r>
        <w:rPr>
          <w:rFonts w:cs="Times New Roman"/>
        </w:rPr>
        <w:instrText xml:space="preserve">ate-parts":[["1988"]]}}}],"schema":"https://github.com/citation-style-language/schema/raw/master/csl-citation.json"} </w:instrText>
      </w:r>
      <w:r>
        <w:rPr>
          <w:rFonts w:cs="Times New Roman"/>
        </w:rPr>
        <w:fldChar w:fldCharType="separate"/>
      </w:r>
      <w:r>
        <w:rPr>
          <w:rFonts w:cs="Times New Roman"/>
          <w:kern w:val="0"/>
          <w:vertAlign w:val="superscript"/>
        </w:rPr>
        <w:t>[7]</w:t>
      </w:r>
      <w:r>
        <w:rPr>
          <w:rFonts w:cs="Times New Roman"/>
        </w:rPr>
        <w:fldChar w:fldCharType="end"/>
      </w:r>
      <w:r>
        <w:rPr>
          <w:rFonts w:cs="Times New Roman" w:hint="eastAsia"/>
        </w:rPr>
        <w:t>（自旋玻璃模型）等。这种马尔</w:t>
      </w:r>
      <w:proofErr w:type="gramStart"/>
      <w:r>
        <w:rPr>
          <w:rFonts w:cs="Times New Roman" w:hint="eastAsia"/>
        </w:rPr>
        <w:t>科夫链蒙特卡洛</w:t>
      </w:r>
      <w:proofErr w:type="gramEnd"/>
      <w:r>
        <w:rPr>
          <w:rFonts w:cs="Times New Roman" w:hint="eastAsia"/>
        </w:rPr>
        <w:t>方法</w:t>
      </w:r>
      <w:r>
        <w:rPr>
          <w:rFonts w:cs="Times New Roman"/>
        </w:rPr>
        <w:fldChar w:fldCharType="begin"/>
      </w:r>
      <w:r>
        <w:rPr>
          <w:rFonts w:cs="Times New Roman"/>
        </w:rPr>
        <w:instrText xml:space="preserve"> ADDIN ZOTERO_ITEM CSL_CITATION {"citationID":"8ERKCQEI","properties":{"formattedCitation":"\\super [8]\\nosupersub{}","plainCitation":"[8]","noteIndex":0},"citationItems":[{"id":"a3HorVFy/1WlNCivm","uris":["http://zotero.org/users/local/TJ2yx5Oi/items/XP</w:instrText>
      </w:r>
      <w:r>
        <w:rPr>
          <w:rFonts w:cs="Times New Roman" w:hint="eastAsia"/>
        </w:rPr>
        <w:instrText>5B3WTT"],"itemData":{"id":70,"type":"article-journal","container-title":"</w:instrText>
      </w:r>
      <w:r>
        <w:rPr>
          <w:rFonts w:cs="Times New Roman" w:hint="eastAsia"/>
        </w:rPr>
        <w:instrText>统计与决策</w:instrText>
      </w:r>
      <w:r>
        <w:rPr>
          <w:rFonts w:cs="Times New Roman" w:hint="eastAsia"/>
        </w:rPr>
        <w:instrText>","issue":"21","page":"151</w:instrText>
      </w:r>
      <w:r>
        <w:rPr>
          <w:rFonts w:cs="Times New Roman" w:hint="eastAsia"/>
        </w:rPr>
        <w:instrText>–</w:instrText>
      </w:r>
      <w:r>
        <w:rPr>
          <w:rFonts w:cs="Times New Roman" w:hint="eastAsia"/>
        </w:rPr>
        <w:instrText>153","title":"</w:instrText>
      </w:r>
      <w:r>
        <w:rPr>
          <w:rFonts w:cs="Times New Roman" w:hint="eastAsia"/>
        </w:rPr>
        <w:instrText>马尔科夫链蒙特卡罗方法研究综述</w:instrText>
      </w:r>
      <w:r>
        <w:rPr>
          <w:rFonts w:cs="Times New Roman" w:hint="eastAsia"/>
        </w:rPr>
        <w:instrText>","author":[{"literal":"</w:instrText>
      </w:r>
      <w:r>
        <w:rPr>
          <w:rFonts w:cs="Times New Roman" w:hint="eastAsia"/>
        </w:rPr>
        <w:instrText>朱新玲</w:instrText>
      </w:r>
      <w:r>
        <w:rPr>
          <w:rFonts w:cs="Times New Roman" w:hint="eastAsia"/>
        </w:rPr>
        <w:instrText>"}],"issued":{"date-parts":[["2009"]]}}}],"schema":"https://github.com/citation-style-language</w:instrText>
      </w:r>
      <w:r>
        <w:rPr>
          <w:rFonts w:cs="Times New Roman"/>
        </w:rPr>
        <w:instrText xml:space="preserve">/schema/raw/master/csl-citation.json"} </w:instrText>
      </w:r>
      <w:r>
        <w:rPr>
          <w:rFonts w:cs="Times New Roman"/>
        </w:rPr>
        <w:fldChar w:fldCharType="separate"/>
      </w:r>
      <w:r>
        <w:rPr>
          <w:rFonts w:cs="Times New Roman"/>
          <w:kern w:val="0"/>
          <w:vertAlign w:val="superscript"/>
        </w:rPr>
        <w:t>[8]</w:t>
      </w:r>
      <w:r>
        <w:rPr>
          <w:rFonts w:cs="Times New Roman"/>
        </w:rPr>
        <w:fldChar w:fldCharType="end"/>
      </w:r>
      <w:r>
        <w:rPr>
          <w:rFonts w:cs="Times New Roman" w:hint="eastAsia"/>
        </w:rPr>
        <w:t>被称为</w:t>
      </w:r>
      <w:r>
        <w:rPr>
          <w:rFonts w:cs="Times New Roman" w:hint="eastAsia"/>
        </w:rPr>
        <w:t>Metropolis</w:t>
      </w:r>
      <w:r>
        <w:rPr>
          <w:rFonts w:cs="Times New Roman" w:hint="eastAsia"/>
        </w:rPr>
        <w:t>算法，它也是第一个基于迭代模拟的抽样方法</w:t>
      </w:r>
      <w:r>
        <w:rPr>
          <w:rFonts w:cs="Times New Roman"/>
        </w:rPr>
        <w:fldChar w:fldCharType="begin"/>
      </w:r>
      <w:r>
        <w:rPr>
          <w:rFonts w:cs="Times New Roman"/>
        </w:rPr>
        <w:instrText xml:space="preserve"> ADDIN ZOTERO_ITEM CSL_CITATION {"citationID":"rkfxYlOB","properties":{"formattedCitation":"\\super [9]\\nosupersub{}","plainCitation":"[9]","noteIndex":0},"citationItems":[{"id":"a3HorVFy/M17iJuW6","uris":["http://zotero.org/users/local/TJ2yx5Oi/items/D3</w:instrText>
      </w:r>
      <w:r>
        <w:rPr>
          <w:rFonts w:cs="Times New Roman" w:hint="eastAsia"/>
        </w:rPr>
        <w:instrText>5F82A4"],"itemData":{"id":71,"type":"article-journal","container-title":"</w:instrText>
      </w:r>
      <w:r>
        <w:rPr>
          <w:rFonts w:cs="Times New Roman" w:hint="eastAsia"/>
        </w:rPr>
        <w:instrText>黑龙江科技信息</w:instrText>
      </w:r>
      <w:r>
        <w:rPr>
          <w:rFonts w:cs="Times New Roman" w:hint="eastAsia"/>
        </w:rPr>
        <w:instrText>","issue":"26","page":"48</w:instrText>
      </w:r>
      <w:r>
        <w:rPr>
          <w:rFonts w:cs="Times New Roman" w:hint="eastAsia"/>
        </w:rPr>
        <w:instrText>–</w:instrText>
      </w:r>
      <w:r>
        <w:rPr>
          <w:rFonts w:cs="Times New Roman" w:hint="eastAsia"/>
        </w:rPr>
        <w:instrText>48","title":"</w:instrText>
      </w:r>
      <w:r>
        <w:rPr>
          <w:rFonts w:cs="Times New Roman" w:hint="eastAsia"/>
        </w:rPr>
        <w:instrText>马尔科夫链蒙特卡罗方法浅析</w:instrText>
      </w:r>
      <w:r>
        <w:rPr>
          <w:rFonts w:cs="Times New Roman" w:hint="eastAsia"/>
        </w:rPr>
        <w:instrText>","author":[{"literal":"</w:instrText>
      </w:r>
      <w:r>
        <w:rPr>
          <w:rFonts w:cs="Times New Roman" w:hint="eastAsia"/>
        </w:rPr>
        <w:instrText>李长隆</w:instrText>
      </w:r>
      <w:r>
        <w:rPr>
          <w:rFonts w:cs="Times New Roman" w:hint="eastAsia"/>
        </w:rPr>
        <w:instrText>"},{"literal":"</w:instrText>
      </w:r>
      <w:r>
        <w:rPr>
          <w:rFonts w:cs="Times New Roman" w:hint="eastAsia"/>
        </w:rPr>
        <w:instrText>钮可</w:instrText>
      </w:r>
      <w:r>
        <w:rPr>
          <w:rFonts w:cs="Times New Roman" w:hint="eastAsia"/>
        </w:rPr>
        <w:instrText>"}],"issued":{"date-parts":[["2016"]]}}}],"schema":"https://github.com/citation</w:instrText>
      </w:r>
      <w:r>
        <w:rPr>
          <w:rFonts w:cs="Times New Roman"/>
        </w:rPr>
        <w:instrText xml:space="preserve">-style-language/schema/raw/master/csl-citation.json"} </w:instrText>
      </w:r>
      <w:r>
        <w:rPr>
          <w:rFonts w:cs="Times New Roman"/>
        </w:rPr>
        <w:fldChar w:fldCharType="separate"/>
      </w:r>
      <w:r>
        <w:rPr>
          <w:rFonts w:cs="Times New Roman"/>
          <w:kern w:val="0"/>
          <w:vertAlign w:val="superscript"/>
        </w:rPr>
        <w:t>[9]</w:t>
      </w:r>
      <w:r>
        <w:rPr>
          <w:rFonts w:cs="Times New Roman"/>
        </w:rPr>
        <w:fldChar w:fldCharType="end"/>
      </w:r>
      <w:r>
        <w:rPr>
          <w:rFonts w:cs="Times New Roman" w:hint="eastAsia"/>
        </w:rPr>
        <w:t>，</w:t>
      </w:r>
      <w:r>
        <w:rPr>
          <w:rFonts w:cs="Times New Roman" w:hint="eastAsia"/>
        </w:rPr>
        <w:t>Hastings</w:t>
      </w:r>
      <w:r>
        <w:rPr>
          <w:rFonts w:cs="Times New Roman" w:hint="eastAsia"/>
        </w:rPr>
        <w:t>在</w:t>
      </w:r>
      <w:r>
        <w:rPr>
          <w:rFonts w:cs="Times New Roman" w:hint="eastAsia"/>
        </w:rPr>
        <w:t>1970</w:t>
      </w:r>
      <w:r>
        <w:rPr>
          <w:rFonts w:cs="Times New Roman" w:hint="eastAsia"/>
        </w:rPr>
        <w:t>年将其推广得到</w:t>
      </w:r>
      <w:r>
        <w:rPr>
          <w:rFonts w:cs="Times New Roman" w:hint="eastAsia"/>
        </w:rPr>
        <w:t>Metropolis-Hastings</w:t>
      </w:r>
      <w:r>
        <w:rPr>
          <w:rFonts w:cs="Times New Roman" w:hint="eastAsia"/>
        </w:rPr>
        <w:t>算法。</w:t>
      </w:r>
    </w:p>
    <w:p w:rsidR="00502804" w:rsidRDefault="000256A4" w:rsidP="005F5FD3">
      <w:pPr>
        <w:pStyle w:val="2"/>
      </w:pPr>
      <w:bookmarkStart w:id="59" w:name="_Toc128817016"/>
      <w:r w:rsidRPr="000256A4">
        <w:t>2</w:t>
      </w:r>
      <w:r w:rsidRPr="000256A4">
        <w:rPr>
          <w:rFonts w:hint="eastAsia"/>
        </w:rPr>
        <w:t>.</w:t>
      </w:r>
      <w:r w:rsidRPr="000256A4">
        <w:t>2</w:t>
      </w:r>
      <w:r w:rsidRPr="000256A4">
        <w:rPr>
          <w:rFonts w:hint="eastAsia"/>
        </w:rPr>
        <w:t>蒙特卡罗的抽样方法</w:t>
      </w:r>
      <w:bookmarkEnd w:id="59"/>
    </w:p>
    <w:p w:rsidR="005F5FD3" w:rsidRPr="005F5FD3" w:rsidRDefault="005F5FD3" w:rsidP="005F5FD3">
      <w:pPr>
        <w:ind w:firstLine="480"/>
      </w:pPr>
      <w:r>
        <w:rPr>
          <w:rFonts w:hint="eastAsia"/>
        </w:rPr>
        <w:t>针对不同的算法选择合适的抽样方法能大大提高计算效率，为我们节省大量的时间和成本，蒙特卡罗中最常用的抽样方法有三种，分别是</w:t>
      </w:r>
      <w:r w:rsidR="00D26050">
        <w:rPr>
          <w:rFonts w:hint="eastAsia"/>
        </w:rPr>
        <w:t>直接采样、接受</w:t>
      </w:r>
      <w:r w:rsidR="00D26050">
        <w:rPr>
          <w:rFonts w:hint="eastAsia"/>
        </w:rPr>
        <w:t>-</w:t>
      </w:r>
      <w:r w:rsidR="00D26050">
        <w:rPr>
          <w:rFonts w:hint="eastAsia"/>
        </w:rPr>
        <w:t>拒绝采样、重要性采样</w:t>
      </w:r>
      <w:r w:rsidR="00CB0C02">
        <w:rPr>
          <w:rFonts w:hint="eastAsia"/>
        </w:rPr>
        <w:t>。</w:t>
      </w:r>
      <w:r w:rsidR="00CB0C02" w:rsidRPr="00CB0C02">
        <w:rPr>
          <w:rFonts w:hint="eastAsia"/>
          <w:color w:val="FF0000"/>
        </w:rPr>
        <w:t>直接采样依赖于累积分布函数</w:t>
      </w:r>
      <w:r w:rsidR="00CB0C02">
        <w:rPr>
          <w:rFonts w:hint="eastAsia"/>
        </w:rPr>
        <w:t>；</w:t>
      </w:r>
      <w:r w:rsidR="00CB0C02" w:rsidRPr="00CB0C02">
        <w:rPr>
          <w:rFonts w:hint="eastAsia"/>
        </w:rPr>
        <w:t>接受拒绝采样</w:t>
      </w:r>
      <w:r w:rsidR="00B512B5">
        <w:rPr>
          <w:rFonts w:hint="eastAsia"/>
        </w:rPr>
        <w:t>虽然</w:t>
      </w:r>
      <w:r w:rsidR="00CB0C02" w:rsidRPr="00CB0C02">
        <w:rPr>
          <w:rFonts w:hint="eastAsia"/>
        </w:rPr>
        <w:t>完美的解决了累积分布函数不可求时的采样问题</w:t>
      </w:r>
      <w:r w:rsidR="00CB0C02">
        <w:rPr>
          <w:rFonts w:hint="eastAsia"/>
        </w:rPr>
        <w:t>，</w:t>
      </w:r>
      <w:r w:rsidR="00CB0C02" w:rsidRPr="00CB0C02">
        <w:rPr>
          <w:rFonts w:hint="eastAsia"/>
        </w:rPr>
        <w:t>但是非常依赖于提议分布的选择，如果提议分布选择的不好，可能采样时间很长却获得很少满足分布的粒子</w:t>
      </w:r>
      <w:r w:rsidR="00CB0C02">
        <w:rPr>
          <w:rFonts w:hint="eastAsia"/>
        </w:rPr>
        <w:t>；</w:t>
      </w:r>
      <w:r w:rsidR="00CB0C02" w:rsidRPr="00CB0C02">
        <w:rPr>
          <w:rFonts w:hint="eastAsia"/>
        </w:rPr>
        <w:t>而重要性采样</w:t>
      </w:r>
      <w:r w:rsidR="00CB0C02">
        <w:rPr>
          <w:rFonts w:hint="eastAsia"/>
        </w:rPr>
        <w:t>的提出</w:t>
      </w:r>
      <w:r w:rsidR="00CB0C02" w:rsidRPr="00CB0C02">
        <w:rPr>
          <w:rFonts w:hint="eastAsia"/>
        </w:rPr>
        <w:t>就解决了这一</w:t>
      </w:r>
      <w:r w:rsidR="00B512B5">
        <w:rPr>
          <w:rFonts w:hint="eastAsia"/>
        </w:rPr>
        <w:t>难</w:t>
      </w:r>
      <w:r w:rsidR="00CB0C02" w:rsidRPr="00CB0C02">
        <w:rPr>
          <w:rFonts w:hint="eastAsia"/>
        </w:rPr>
        <w:t>题</w:t>
      </w:r>
      <w:r w:rsidR="00CB0C02">
        <w:rPr>
          <w:rFonts w:hint="eastAsia"/>
        </w:rPr>
        <w:t>。</w:t>
      </w:r>
    </w:p>
    <w:p w:rsidR="00F041A5" w:rsidRDefault="00000000">
      <w:pPr>
        <w:ind w:firstLine="480"/>
        <w:rPr>
          <w:rFonts w:cs="Times New Roman"/>
        </w:rPr>
      </w:pPr>
      <w:r>
        <w:rPr>
          <w:rFonts w:cs="Times New Roman" w:hint="eastAsia"/>
        </w:rPr>
        <w:t>以玻尔兹曼系统为例：整体是系统所有可能的状态，样本是随机抽取的一个状态，待测量的统计学量是系统的热力学量（如能量、磁化强度）。在统计力学中，热力学量</w:t>
      </w:r>
      <w:del w:id="60" w:author="dell" w:date="2023-02-17T13:24:00Z">
        <w:r>
          <w:rPr>
            <w:rFonts w:cs="Times New Roman" w:hint="eastAsia"/>
          </w:rPr>
          <w:delText xml:space="preserve">  </w:delText>
        </w:r>
      </w:del>
      <w:r>
        <w:rPr>
          <w:rFonts w:cs="Times New Roman" w:hint="eastAsia"/>
        </w:rPr>
        <w:t>的定义是某个量的系综平均，即：</w:t>
      </w:r>
    </w:p>
    <w:p w:rsidR="00F041A5" w:rsidRDefault="00000000">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μ</m:t>
                </m:r>
              </m:sub>
              <m:sup/>
              <m:e>
                <m:sSub>
                  <m:sSubPr>
                    <m:ctrlPr>
                      <w:rPr>
                        <w:rFonts w:ascii="Cambria Math" w:hAnsi="Cambria Math"/>
                      </w:rPr>
                    </m:ctrlPr>
                  </m:sSubPr>
                  <m:e>
                    <m:r>
                      <w:rPr>
                        <w:rFonts w:ascii="Cambria Math" w:hAnsi="Cambria Math" w:hint="eastAsia"/>
                      </w:rPr>
                      <m:t>Q</m:t>
                    </m:r>
                  </m:e>
                  <m:sub>
                    <m:r>
                      <w:rPr>
                        <w:rFonts w:ascii="Cambria Math" w:hAnsi="Cambria Math"/>
                      </w:rPr>
                      <m:t>μ</m:t>
                    </m:r>
                  </m:sub>
                </m:sSub>
                <m:sSup>
                  <m:sSupPr>
                    <m:ctrlPr>
                      <w:rPr>
                        <w:rFonts w:ascii="Cambria Math" w:hAnsi="Cambria Math"/>
                      </w:rPr>
                    </m:ctrlPr>
                  </m:sSupPr>
                  <m:e>
                    <m:r>
                      <w:rPr>
                        <w:rFonts w:ascii="Cambria Math" w:hAnsi="Cambria Math" w:hint="eastAsia"/>
                      </w:rPr>
                      <m:t>e</m:t>
                    </m:r>
                  </m:e>
                  <m:sup>
                    <m:r>
                      <m:rPr>
                        <m:sty m:val="p"/>
                      </m:rPr>
                      <w:rPr>
                        <w:rFonts w:ascii="Cambria Math" w:eastAsia="微软雅黑" w:hAnsi="Cambria Math" w:cs="微软雅黑" w:hint="eastAsia"/>
                      </w:rPr>
                      <m:t>-</m:t>
                    </m:r>
                    <m:r>
                      <w:rPr>
                        <w:rFonts w:ascii="Cambria Math" w:hAnsi="Cambria Math"/>
                      </w:rPr>
                      <m:t>β</m:t>
                    </m:r>
                    <m:sSub>
                      <m:sSubPr>
                        <m:ctrlPr>
                          <w:rPr>
                            <w:rFonts w:ascii="Cambria Math" w:hAnsi="Cambria Math"/>
                          </w:rPr>
                        </m:ctrlPr>
                      </m:sSubPr>
                      <m:e>
                        <m:r>
                          <w:rPr>
                            <w:rFonts w:ascii="Cambria Math" w:hAnsi="Cambria Math" w:hint="eastAsia"/>
                          </w:rPr>
                          <m:t>E</m:t>
                        </m:r>
                      </m:e>
                      <m:sub>
                        <m:r>
                          <w:rPr>
                            <w:rFonts w:ascii="Cambria Math" w:hAnsi="Cambria Math"/>
                          </w:rPr>
                          <m:t>μ</m:t>
                        </m:r>
                      </m:sub>
                    </m:sSub>
                  </m:sup>
                </m:sSup>
              </m:e>
            </m:nary>
          </m:num>
          <m:den>
            <m:nary>
              <m:naryPr>
                <m:chr m:val="∑"/>
                <m:limLoc m:val="undOvr"/>
                <m:supHide m:val="1"/>
                <m:ctrlPr>
                  <w:rPr>
                    <w:rFonts w:ascii="Cambria Math" w:hAnsi="Cambria Math"/>
                  </w:rPr>
                </m:ctrlPr>
              </m:naryPr>
              <m:sub>
                <m:r>
                  <w:rPr>
                    <w:rFonts w:ascii="Cambria Math" w:hAnsi="Cambria Math"/>
                  </w:rPr>
                  <m:t>μ</m:t>
                </m:r>
              </m:sub>
              <m:sup/>
              <m:e>
                <m:sSup>
                  <m:sSupPr>
                    <m:ctrlPr>
                      <w:rPr>
                        <w:rFonts w:ascii="Cambria Math" w:hAnsi="Cambria Math"/>
                      </w:rPr>
                    </m:ctrlPr>
                  </m:sSupPr>
                  <m:e>
                    <m:r>
                      <w:rPr>
                        <w:rFonts w:ascii="Cambria Math" w:hAnsi="Cambria Math" w:hint="eastAsia"/>
                      </w:rPr>
                      <m:t>e</m:t>
                    </m:r>
                  </m:e>
                  <m:sup>
                    <m:r>
                      <m:rPr>
                        <m:sty m:val="p"/>
                      </m:rPr>
                      <w:rPr>
                        <w:rFonts w:ascii="Cambria Math" w:eastAsia="微软雅黑" w:hAnsi="Cambria Math" w:cs="微软雅黑" w:hint="eastAsia"/>
                      </w:rPr>
                      <m:t>-</m:t>
                    </m:r>
                    <m:r>
                      <w:rPr>
                        <w:rFonts w:ascii="Cambria Math" w:hAnsi="Cambria Math"/>
                      </w:rPr>
                      <m:t>β</m:t>
                    </m:r>
                    <m:sSub>
                      <m:sSubPr>
                        <m:ctrlPr>
                          <w:rPr>
                            <w:rFonts w:ascii="Cambria Math" w:hAnsi="Cambria Math"/>
                          </w:rPr>
                        </m:ctrlPr>
                      </m:sSubPr>
                      <m:e>
                        <m:r>
                          <w:rPr>
                            <w:rFonts w:ascii="Cambria Math" w:hAnsi="Cambria Math" w:hint="eastAsia"/>
                          </w:rPr>
                          <m:t>E</m:t>
                        </m:r>
                      </m:e>
                      <m:sub>
                        <m:r>
                          <w:rPr>
                            <w:rFonts w:ascii="Cambria Math" w:hAnsi="Cambria Math"/>
                          </w:rPr>
                          <m:t>μ</m:t>
                        </m:r>
                      </m:sub>
                    </m:sSub>
                  </m:sup>
                </m:sSup>
              </m:e>
            </m:nary>
          </m:den>
        </m:f>
      </m:oMath>
      <w:r>
        <w:tab/>
      </w:r>
      <w:r>
        <w:rPr>
          <w:rFonts w:hint="eastAsia"/>
        </w:rPr>
        <w:t>(</w:t>
      </w:r>
      <w:r>
        <w:t>2)</w:t>
      </w:r>
    </w:p>
    <w:p w:rsidR="00F041A5" w:rsidRDefault="00F041A5">
      <w:pPr>
        <w:ind w:firstLine="480"/>
        <w:rPr>
          <w:rFonts w:cs="Times New Roman"/>
          <w:szCs w:val="21"/>
        </w:rPr>
      </w:pPr>
    </w:p>
    <w:p w:rsidR="00F041A5" w:rsidRDefault="00000000">
      <w:pPr>
        <w:ind w:firstLine="480"/>
        <w:rPr>
          <w:rFonts w:cs="Times New Roman"/>
        </w:rPr>
      </w:pPr>
      <w:r>
        <w:rPr>
          <w:rFonts w:cs="Times New Roman" w:hint="eastAsia"/>
        </w:rPr>
        <w:t>重要性抽样，对状态</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oMath>
      <w:r>
        <w:rPr>
          <w:rFonts w:cs="Times New Roman" w:hint="eastAsia"/>
        </w:rPr>
        <w:t>，以</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oMath>
      <w:r>
        <w:rPr>
          <w:rFonts w:cs="Times New Roman" w:hint="eastAsia"/>
        </w:rPr>
        <w:t>的概率抽取它。此时待测热力学量修正为：</w:t>
      </w:r>
    </w:p>
    <w:p w:rsidR="00F041A5" w:rsidRDefault="00000000">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Sup>
                  <m:sSubSupPr>
                    <m:ctrlPr>
                      <w:rPr>
                        <w:rFonts w:ascii="Cambria Math" w:hAnsi="Cambria Math"/>
                      </w:rPr>
                    </m:ctrlPr>
                  </m:sSubSupPr>
                  <m:e>
                    <m:r>
                      <w:rPr>
                        <w:rFonts w:ascii="Cambria Math" w:hAnsi="Cambria Math" w:hint="eastAsia"/>
                      </w:rPr>
                      <m:t>P</m:t>
                    </m:r>
                  </m:e>
                  <m:sub>
                    <m:sSub>
                      <m:sSubPr>
                        <m:ctrlPr>
                          <w:rPr>
                            <w:rFonts w:ascii="Cambria Math" w:hAnsi="Cambria Math"/>
                          </w:rPr>
                        </m:ctrlPr>
                      </m:sSubPr>
                      <m:e>
                        <m:r>
                          <w:rPr>
                            <w:rFonts w:ascii="Cambria Math" w:hAnsi="Cambria Math"/>
                          </w:rPr>
                          <m:t>μ</m:t>
                        </m:r>
                      </m:e>
                      <m:sub>
                        <m:r>
                          <w:rPr>
                            <w:rFonts w:ascii="Cambria Math" w:hAnsi="Cambria Math" w:hint="eastAsia"/>
                          </w:rPr>
                          <m:t>i</m:t>
                        </m:r>
                      </m:sub>
                    </m:sSub>
                  </m:sub>
                  <m:sup>
                    <m:r>
                      <m:rPr>
                        <m:sty m:val="p"/>
                      </m:rPr>
                      <w:rPr>
                        <w:rFonts w:ascii="Cambria Math" w:eastAsia="微软雅黑" w:hAnsi="Cambria Math" w:cs="微软雅黑" w:hint="eastAsia"/>
                      </w:rPr>
                      <m:t>-</m:t>
                    </m:r>
                    <m:r>
                      <m:rPr>
                        <m:sty m:val="p"/>
                      </m:rPr>
                      <w:rPr>
                        <w:rFonts w:ascii="Cambria Math" w:hAnsi="Cambria Math"/>
                      </w:rPr>
                      <m:t>1</m:t>
                    </m:r>
                  </m:sup>
                </m:sSubSup>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sSubSup>
                      <m:sSubSupPr>
                        <m:ctrlPr>
                          <w:rPr>
                            <w:rFonts w:ascii="Cambria Math" w:hAnsi="Cambria Math"/>
                          </w:rPr>
                        </m:ctrlPr>
                      </m:sSubSupPr>
                      <m:e>
                        <m:r>
                          <w:rPr>
                            <w:rFonts w:ascii="Cambria Math" w:hAnsi="Cambria Math" w:hint="eastAsia"/>
                          </w:rPr>
                          <m:t>P</m:t>
                        </m:r>
                      </m:e>
                      <m:sub>
                        <m:sSub>
                          <m:sSubPr>
                            <m:ctrlPr>
                              <w:rPr>
                                <w:rFonts w:ascii="Cambria Math" w:hAnsi="Cambria Math"/>
                              </w:rPr>
                            </m:ctrlPr>
                          </m:sSubPr>
                          <m:e>
                            <m:r>
                              <w:rPr>
                                <w:rFonts w:ascii="Cambria Math" w:hAnsi="Cambria Math"/>
                              </w:rPr>
                              <m:t>μ</m:t>
                            </m:r>
                          </m:e>
                          <m:sub>
                            <m:r>
                              <w:rPr>
                                <w:rFonts w:ascii="Cambria Math" w:hAnsi="Cambria Math" w:hint="eastAsia"/>
                              </w:rPr>
                              <m:t>i</m:t>
                            </m:r>
                          </m:sub>
                        </m:sSub>
                      </m:sub>
                      <m:sup>
                        <m:r>
                          <m:rPr>
                            <m:sty m:val="p"/>
                          </m:rPr>
                          <w:rPr>
                            <w:rFonts w:ascii="Cambria Math" w:eastAsia="微软雅黑" w:hAnsi="Cambria Math" w:cs="微软雅黑" w:hint="eastAsia"/>
                          </w:rPr>
                          <m:t>-</m:t>
                        </m:r>
                        <m:r>
                          <m:rPr>
                            <m:sty m:val="p"/>
                          </m:rPr>
                          <w:rPr>
                            <w:rFonts w:ascii="Cambria Math" w:hAnsi="Cambria Math"/>
                          </w:rPr>
                          <m:t>1</m:t>
                        </m:r>
                      </m:sup>
                    </m:sSubSup>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den>
        </m:f>
      </m:oMath>
      <w:r>
        <w:tab/>
      </w:r>
      <w:r>
        <w:rPr>
          <w:rFonts w:hint="eastAsia"/>
        </w:rPr>
        <w:t>(</w:t>
      </w:r>
      <w:r>
        <w:t>5)</w:t>
      </w:r>
    </w:p>
    <w:p w:rsidR="00F041A5" w:rsidRDefault="00000000">
      <w:pPr>
        <w:ind w:firstLine="480"/>
        <w:rPr>
          <w:rFonts w:cs="Times New Roman"/>
        </w:rPr>
      </w:pPr>
      <w:r>
        <w:rPr>
          <w:rFonts w:cs="Times New Roman" w:hint="eastAsia"/>
        </w:rPr>
        <w:t>这个式子看起来</w:t>
      </w:r>
      <w:r w:rsidR="00CB0C02">
        <w:rPr>
          <w:rFonts w:cs="Times New Roman" w:hint="eastAsia"/>
        </w:rPr>
        <w:t>很复杂</w:t>
      </w:r>
      <w:r>
        <w:rPr>
          <w:rFonts w:cs="Times New Roman" w:hint="eastAsia"/>
        </w:rPr>
        <w:t>，但实际上可以通过机智地选取</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oMath>
      <w:r>
        <w:rPr>
          <w:rFonts w:cs="Times New Roman" w:hint="eastAsia"/>
        </w:rPr>
        <w:t>从而简化这个磨人的式子。比如以</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hint="eastAsia"/>
              </w:rPr>
              <m:t>e</m:t>
            </m:r>
          </m:e>
          <m:sup>
            <m:r>
              <w:rPr>
                <w:rFonts w:ascii="微软雅黑" w:eastAsia="微软雅黑" w:hAnsi="微软雅黑" w:cs="微软雅黑" w:hint="eastAsia"/>
              </w:rPr>
              <m:t>-</m:t>
            </m:r>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hint="eastAsia"/>
                  </w:rPr>
                  <m:t>E</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sub>
            </m:sSub>
          </m:sup>
        </m:sSup>
      </m:oMath>
      <w:r>
        <w:rPr>
          <w:rFonts w:cs="Times New Roman" w:hint="eastAsia"/>
        </w:rPr>
        <w:t>的概率抽样：</w:t>
      </w:r>
    </w:p>
    <w:p w:rsidR="00F041A5" w:rsidRDefault="00000000">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den>
        </m:f>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e>
            </m:nary>
          </m:num>
          <m:den>
            <m:r>
              <w:rPr>
                <w:rFonts w:ascii="Cambria Math" w:hAnsi="Cambria Math"/>
              </w:rPr>
              <m:t>M</m:t>
            </m:r>
          </m:den>
        </m:f>
      </m:oMath>
      <w:r>
        <w:tab/>
        <w:t>(</w:t>
      </w:r>
      <w:r>
        <w:rPr>
          <w:rFonts w:hint="eastAsia"/>
        </w:rPr>
        <w:t>6</w:t>
      </w:r>
      <w:r>
        <w:t>)</w:t>
      </w:r>
    </w:p>
    <w:p w:rsidR="00F041A5" w:rsidRDefault="00F041A5">
      <w:pPr>
        <w:ind w:firstLine="480"/>
        <w:rPr>
          <w:rFonts w:cs="Times New Roman"/>
        </w:rPr>
      </w:pPr>
    </w:p>
    <w:p w:rsidR="00F041A5" w:rsidRDefault="00000000">
      <w:pPr>
        <w:ind w:firstLine="480"/>
        <w:rPr>
          <w:rFonts w:cs="Times New Roman"/>
        </w:rPr>
      </w:pPr>
      <w:r>
        <w:rPr>
          <w:rFonts w:cs="Times New Roman" w:hint="eastAsia"/>
        </w:rPr>
        <w:t>很简洁不是吗？只可惜“以</w:t>
      </w:r>
      <w:r>
        <w:rPr>
          <w:rFonts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hint="eastAsia"/>
              </w:rPr>
              <m:t>e</m:t>
            </m:r>
          </m:e>
          <m:sup>
            <m:r>
              <w:rPr>
                <w:rFonts w:ascii="Cambria Math" w:eastAsia="微软雅黑" w:hAnsi="Cambria Math" w:cs="微软雅黑" w:hint="eastAsia"/>
              </w:rPr>
              <m:t>-</m:t>
            </m:r>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hint="eastAsia"/>
                  </w:rPr>
                  <m:t>E</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sub>
            </m:sSub>
          </m:sup>
        </m:sSup>
      </m:oMath>
      <w:r>
        <w:rPr>
          <w:rFonts w:cs="Times New Roman" w:hint="eastAsia"/>
        </w:rPr>
        <w:t>的概率抽样”这件事本身并不那么容易。为了达成这个目的，不得不设计出一系列复杂的过程，即马尔科夫链（</w:t>
      </w:r>
      <w:r>
        <w:rPr>
          <w:rFonts w:cs="Times New Roman" w:hint="eastAsia"/>
        </w:rPr>
        <w:t>Markov</w:t>
      </w:r>
      <w:r>
        <w:rPr>
          <w:rFonts w:cs="Times New Roman" w:hint="eastAsia"/>
        </w:rPr>
        <w:t>）过程。</w:t>
      </w:r>
    </w:p>
    <w:p w:rsidR="00F041A5" w:rsidRDefault="00F041A5">
      <w:pPr>
        <w:ind w:firstLine="300"/>
        <w:rPr>
          <w:rFonts w:cs="Times New Roman"/>
          <w:sz w:val="15"/>
          <w:szCs w:val="15"/>
        </w:rPr>
      </w:pPr>
    </w:p>
    <w:p w:rsidR="00F041A5" w:rsidRDefault="00000000">
      <w:pPr>
        <w:ind w:firstLine="480"/>
        <w:rPr>
          <w:rFonts w:cs="Times New Roman"/>
        </w:rPr>
      </w:pPr>
      <w:r>
        <w:rPr>
          <w:noProof/>
        </w:rPr>
        <w:drawing>
          <wp:anchor distT="0" distB="0" distL="114300" distR="114300" simplePos="0" relativeHeight="251597312" behindDoc="0" locked="0" layoutInCell="1" allowOverlap="1">
            <wp:simplePos x="0" y="0"/>
            <wp:positionH relativeFrom="column">
              <wp:posOffset>962025</wp:posOffset>
            </wp:positionH>
            <wp:positionV relativeFrom="paragraph">
              <wp:posOffset>20320</wp:posOffset>
            </wp:positionV>
            <wp:extent cx="4274820" cy="209804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74820" cy="2098060"/>
                    </a:xfrm>
                    <a:prstGeom prst="rect">
                      <a:avLst/>
                    </a:prstGeom>
                    <a:noFill/>
                    <a:ln>
                      <a:noFill/>
                    </a:ln>
                  </pic:spPr>
                </pic:pic>
              </a:graphicData>
            </a:graphic>
          </wp:anchor>
        </w:drawing>
      </w: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000000">
      <w:pPr>
        <w:pStyle w:val="afc"/>
        <w:ind w:firstLine="420"/>
      </w:pPr>
      <w:r>
        <w:rPr>
          <w:rFonts w:hint="eastAsia"/>
        </w:rPr>
        <w:t>图</w:t>
      </w:r>
      <w:r>
        <w:rPr>
          <w:rFonts w:hint="eastAsia"/>
        </w:rPr>
        <w:t>1-2</w:t>
      </w:r>
      <w:r>
        <w:t xml:space="preserve"> </w:t>
      </w:r>
      <w:r>
        <w:rPr>
          <w:rFonts w:hint="eastAsia"/>
        </w:rPr>
        <w:t>马尔科夫链（</w:t>
      </w:r>
      <w:r>
        <w:rPr>
          <w:rFonts w:hint="eastAsia"/>
        </w:rPr>
        <w:t>Markov</w:t>
      </w:r>
      <w:r>
        <w:rPr>
          <w:rFonts w:hint="eastAsia"/>
        </w:rPr>
        <w:t>）过程示意图</w:t>
      </w:r>
    </w:p>
    <w:p w:rsidR="00F041A5" w:rsidRDefault="00000000">
      <w:pPr>
        <w:pStyle w:val="afc"/>
        <w:ind w:firstLine="420"/>
      </w:pPr>
      <w:r>
        <w:t>Fig</w:t>
      </w:r>
      <w:r>
        <w:rPr>
          <w:rFonts w:hint="eastAsia"/>
        </w:rPr>
        <w:t>.</w:t>
      </w:r>
      <w:r>
        <w:t>1-2 Schematic diagram of Markov chain (Markov) process</w:t>
      </w:r>
    </w:p>
    <w:p w:rsidR="00F041A5" w:rsidRDefault="00000000">
      <w:pPr>
        <w:ind w:firstLine="480"/>
        <w:rPr>
          <w:rFonts w:cs="Times New Roman"/>
        </w:rPr>
      </w:pPr>
      <w:r>
        <w:rPr>
          <w:rFonts w:cs="Times New Roman" w:hint="eastAsia"/>
        </w:rPr>
        <w:t>Markov</w:t>
      </w:r>
      <w:r>
        <w:rPr>
          <w:rFonts w:cs="Times New Roman" w:hint="eastAsia"/>
        </w:rPr>
        <w:t>过程的每一步都是一次状态转移，如上图所示，在一步中可能转移为</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4</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5</m:t>
            </m:r>
          </m:sub>
        </m:sSub>
      </m:oMath>
      <w:r>
        <w:rPr>
          <w:rFonts w:cs="Times New Roman" w:hint="eastAsia"/>
        </w:rPr>
        <w:t xml:space="preserve"> </w:t>
      </w:r>
      <w:r>
        <w:rPr>
          <w:rFonts w:cs="Times New Roman" w:hint="eastAsia"/>
        </w:rPr>
        <w:t>，转移概率分别为；</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→2</m:t>
        </m:r>
      </m:oMath>
      <w:r>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→3</m:t>
        </m:r>
      </m:oMath>
      <w:r>
        <w:rPr>
          <w:rFonts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→4</m:t>
        </m:r>
      </m:oMath>
      <w:r>
        <w:rPr>
          <w:rFonts w:cs="Times New Roman" w:hint="eastAsia"/>
        </w:rPr>
        <w:t>,</w:t>
      </w:r>
      <w:r>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→5</m:t>
        </m:r>
        <m:r>
          <m:rPr>
            <m:sty m:val="p"/>
          </m:rPr>
          <w:rPr>
            <w:rFonts w:ascii="Cambria Math" w:hAnsi="Cambria Math" w:cs="Times New Roman" w:hint="eastAsia"/>
          </w:rPr>
          <m:t>，</m:t>
        </m:r>
      </m:oMath>
      <w:r>
        <w:rPr>
          <w:rFonts w:cs="Times New Roman" w:hint="eastAsia"/>
        </w:rPr>
        <w:t>对一个“好的”。</w:t>
      </w:r>
      <w:r>
        <w:rPr>
          <w:rFonts w:cs="Times New Roman" w:hint="eastAsia"/>
        </w:rPr>
        <w:t>Markov</w:t>
      </w:r>
      <w:r>
        <w:rPr>
          <w:rFonts w:cs="Times New Roman" w:hint="eastAsia"/>
        </w:rPr>
        <w:t>过程，无论初始状态是什么，只要经历足够多的步数，最终都会按固定的概率输出末状态，</w:t>
      </w:r>
      <w:proofErr w:type="gramStart"/>
      <w:r>
        <w:rPr>
          <w:rFonts w:cs="Times New Roman" w:hint="eastAsia"/>
        </w:rPr>
        <w:t>这个末</w:t>
      </w:r>
      <w:proofErr w:type="gramEnd"/>
      <w:r>
        <w:rPr>
          <w:rFonts w:cs="Times New Roman" w:hint="eastAsia"/>
        </w:rPr>
        <w:t>状态叫稳态。</w:t>
      </w:r>
    </w:p>
    <w:p w:rsidR="00F041A5" w:rsidRDefault="00000000">
      <w:pPr>
        <w:ind w:firstLine="480"/>
        <w:rPr>
          <w:rFonts w:cs="Times New Roman"/>
        </w:rPr>
      </w:pPr>
      <w:r>
        <w:rPr>
          <w:rFonts w:cs="Times New Roman" w:hint="eastAsia"/>
        </w:rPr>
        <w:t>一个“好的”</w:t>
      </w:r>
      <w:r>
        <w:rPr>
          <w:rFonts w:cs="Times New Roman" w:hint="eastAsia"/>
        </w:rPr>
        <w:t>Markov</w:t>
      </w:r>
      <w:r>
        <w:rPr>
          <w:rFonts w:cs="Times New Roman" w:hint="eastAsia"/>
        </w:rPr>
        <w:t>过程最好应满足以下两个条件：</w:t>
      </w:r>
    </w:p>
    <w:p w:rsidR="00F041A5" w:rsidRDefault="00000000">
      <w:pPr>
        <w:ind w:firstLine="480"/>
        <w:rPr>
          <w:rFonts w:cs="Times New Roman"/>
        </w:rPr>
      </w:pPr>
      <w:r>
        <w:rPr>
          <w:rFonts w:cs="Times New Roman" w:hint="eastAsia"/>
        </w:rPr>
        <w:t>（</w:t>
      </w:r>
      <w:r>
        <w:rPr>
          <w:rFonts w:cs="Times New Roman" w:hint="eastAsia"/>
        </w:rPr>
        <w:t>1</w:t>
      </w:r>
      <w:r>
        <w:rPr>
          <w:rFonts w:cs="Times New Roman" w:hint="eastAsia"/>
        </w:rPr>
        <w:t>）遍历性</w:t>
      </w:r>
      <w:r>
        <w:rPr>
          <w:rFonts w:cs="Times New Roman" w:hint="eastAsia"/>
        </w:rPr>
        <w:t>(</w:t>
      </w:r>
      <w:r>
        <w:rPr>
          <w:rFonts w:cs="Times New Roman"/>
        </w:rPr>
        <w:t>Ergodicity</w:t>
      </w:r>
      <w:r>
        <w:rPr>
          <w:rFonts w:cs="Times New Roman" w:hint="eastAsia"/>
        </w:rPr>
        <w:t>)</w:t>
      </w:r>
      <w:ins w:id="61" w:author="dell" w:date="2023-02-17T13:28:00Z">
        <w:r>
          <w:rPr>
            <w:rFonts w:cs="Times New Roman" w:hint="eastAsia"/>
          </w:rPr>
          <w:t>；</w:t>
        </w:r>
      </w:ins>
    </w:p>
    <w:p w:rsidR="00F041A5" w:rsidRDefault="00000000">
      <w:pPr>
        <w:ind w:firstLine="480"/>
        <w:rPr>
          <w:rFonts w:cs="Times New Roman"/>
        </w:rPr>
      </w:pPr>
      <w:r>
        <w:rPr>
          <w:rFonts w:cs="Times New Roman" w:hint="eastAsia"/>
        </w:rPr>
        <w:t>（</w:t>
      </w:r>
      <w:r>
        <w:rPr>
          <w:rFonts w:cs="Times New Roman" w:hint="eastAsia"/>
        </w:rPr>
        <w:t>2</w:t>
      </w:r>
      <w:r>
        <w:rPr>
          <w:rFonts w:cs="Times New Roman" w:hint="eastAsia"/>
        </w:rPr>
        <w:t>）细致平衡</w:t>
      </w:r>
      <w:r>
        <w:rPr>
          <w:rFonts w:cs="Times New Roman" w:hint="eastAsia"/>
        </w:rPr>
        <w:t>(Detailed Balance)</w:t>
      </w:r>
      <w:ins w:id="62" w:author="dell" w:date="2023-02-17T13:28:00Z">
        <w:r>
          <w:rPr>
            <w:rFonts w:cs="Times New Roman" w:hint="eastAsia"/>
          </w:rPr>
          <w:t>。</w:t>
        </w:r>
      </w:ins>
    </w:p>
    <w:p w:rsidR="00F041A5" w:rsidRDefault="00000000">
      <w:pPr>
        <w:ind w:firstLine="480"/>
        <w:rPr>
          <w:rFonts w:cs="Times New Roman"/>
        </w:rPr>
      </w:pPr>
      <w:r>
        <w:rPr>
          <w:rFonts w:cs="Times New Roman" w:hint="eastAsia"/>
        </w:rPr>
        <w:t>遍历性（</w:t>
      </w:r>
      <w:r>
        <w:rPr>
          <w:rFonts w:cs="Times New Roman" w:hint="eastAsia"/>
        </w:rPr>
        <w:t>Ergodicity</w:t>
      </w:r>
      <w:r>
        <w:rPr>
          <w:rFonts w:cs="Times New Roman" w:hint="eastAsia"/>
        </w:rPr>
        <w:t>）要求无论从哪个状态出发，都能找到一条概率不为</w:t>
      </w:r>
      <w:r>
        <w:rPr>
          <w:rFonts w:cs="Times New Roman" w:hint="eastAsia"/>
        </w:rPr>
        <w:t>0</w:t>
      </w:r>
      <w:r>
        <w:rPr>
          <w:rFonts w:cs="Times New Roman" w:hint="eastAsia"/>
        </w:rPr>
        <w:t>的路径到达任意的另一个状态。</w:t>
      </w:r>
    </w:p>
    <w:p w:rsidR="00F041A5" w:rsidRDefault="00000000">
      <w:pPr>
        <w:ind w:firstLine="480"/>
        <w:rPr>
          <w:rFonts w:eastAsia="宋体" w:cs="Times New Roman"/>
        </w:rPr>
      </w:pPr>
      <w:r>
        <w:rPr>
          <w:rFonts w:cs="Times New Roman" w:hint="eastAsia"/>
        </w:rPr>
        <w:t>细致平衡（</w:t>
      </w:r>
      <w:r>
        <w:rPr>
          <w:rFonts w:cs="Times New Roman" w:hint="eastAsia"/>
        </w:rPr>
        <w:t>Detailed Balance</w:t>
      </w:r>
      <w:r>
        <w:rPr>
          <w:rFonts w:cs="Times New Roman" w:hint="eastAsia"/>
        </w:rPr>
        <w:t>）</w:t>
      </w:r>
      <w:r>
        <w:rPr>
          <w:rFonts w:eastAsia="宋体" w:cs="Times New Roman" w:hint="eastAsia"/>
        </w:rPr>
        <w:t>要求每一步中由状态</w:t>
      </w:r>
      <m:oMath>
        <m:r>
          <w:rPr>
            <w:rFonts w:ascii="Cambria Math" w:eastAsia="宋体" w:hAnsi="Cambria Math" w:cs="Times New Roman"/>
          </w:rPr>
          <m:t>μ</m:t>
        </m:r>
      </m:oMath>
      <w:r>
        <w:rPr>
          <w:rFonts w:eastAsia="宋体" w:cs="Times New Roman" w:hint="eastAsia"/>
        </w:rPr>
        <w:t>转移为</w:t>
      </w:r>
      <m:oMath>
        <m:r>
          <w:rPr>
            <w:rFonts w:ascii="Cambria Math" w:eastAsia="宋体" w:hAnsi="Cambria Math" w:cs="Times New Roman"/>
          </w:rPr>
          <m:t>v</m:t>
        </m:r>
      </m:oMath>
      <w:r>
        <w:rPr>
          <w:rFonts w:eastAsia="宋体" w:cs="Times New Roman" w:hint="eastAsia"/>
        </w:rPr>
        <w:t>的概率流</w:t>
      </w:r>
      <w:r>
        <w:rPr>
          <w:rFonts w:eastAsia="宋体" w:cs="Times New Roman" w:hint="eastAsia"/>
        </w:rPr>
        <w:t xml:space="preserve"> </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u→v</m:t>
            </m:r>
          </m:sub>
        </m:sSub>
      </m:oMath>
      <w:r>
        <w:rPr>
          <w:rFonts w:eastAsia="宋体" w:cs="Times New Roman" w:hint="eastAsia"/>
        </w:rPr>
        <w:t xml:space="preserve"> </w:t>
      </w:r>
      <w:r>
        <w:rPr>
          <w:rFonts w:eastAsia="宋体" w:cs="Times New Roman" w:hint="eastAsia"/>
        </w:rPr>
        <w:t>等于由</w:t>
      </w:r>
      <m:oMath>
        <m:r>
          <w:rPr>
            <w:rFonts w:ascii="Cambria Math" w:eastAsia="宋体" w:hAnsi="Cambria Math" w:cs="Times New Roman"/>
          </w:rPr>
          <m:t>v</m:t>
        </m:r>
      </m:oMath>
      <w:r>
        <w:rPr>
          <w:rFonts w:eastAsia="宋体" w:cs="Times New Roman" w:hint="eastAsia"/>
        </w:rPr>
        <w:t>转移为</w:t>
      </w:r>
      <m:oMath>
        <m:r>
          <w:rPr>
            <w:rFonts w:ascii="Cambria Math" w:eastAsia="宋体" w:hAnsi="Cambria Math" w:cs="Times New Roman"/>
          </w:rPr>
          <m:t>u</m:t>
        </m:r>
      </m:oMath>
      <w:r>
        <w:rPr>
          <w:rFonts w:eastAsia="宋体" w:cs="Times New Roman" w:hint="eastAsia"/>
        </w:rPr>
        <w:t>概率流</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v→u</m:t>
            </m:r>
          </m:sub>
        </m:sSub>
      </m:oMath>
      <w:r>
        <w:rPr>
          <w:rFonts w:eastAsia="宋体" w:cs="Times New Roman" w:hint="eastAsia"/>
        </w:rPr>
        <w:t>。概率流</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u→v</m:t>
            </m:r>
          </m:sub>
        </m:sSub>
      </m:oMath>
      <w:r>
        <w:rPr>
          <w:rFonts w:eastAsia="宋体" w:cs="Times New Roman" w:hint="eastAsia"/>
        </w:rPr>
        <w:t>定义为</w:t>
      </w:r>
      <m:oMath>
        <m:r>
          <w:rPr>
            <w:rFonts w:ascii="Cambria Math" w:eastAsia="宋体" w:hAnsi="Cambria Math" w:cs="Times New Roman"/>
          </w:rPr>
          <m:t>u</m:t>
        </m:r>
      </m:oMath>
      <w:r>
        <w:rPr>
          <w:rFonts w:eastAsia="宋体" w:cs="Times New Roman" w:hint="eastAsia"/>
        </w:rPr>
        <w:t>的稳态概率乘以由</w:t>
      </w:r>
      <m:oMath>
        <m:r>
          <w:rPr>
            <w:rFonts w:ascii="Cambria Math" w:eastAsia="宋体" w:hAnsi="Cambria Math" w:cs="Times New Roman"/>
          </w:rPr>
          <m:t>u</m:t>
        </m:r>
      </m:oMath>
      <w:r>
        <w:rPr>
          <w:rFonts w:eastAsia="宋体" w:cs="Times New Roman" w:hint="eastAsia"/>
        </w:rPr>
        <w:t>转移为</w:t>
      </w:r>
      <m:oMath>
        <m:r>
          <w:rPr>
            <w:rFonts w:ascii="Cambria Math" w:eastAsia="宋体" w:hAnsi="Cambria Math" w:cs="Times New Roman"/>
          </w:rPr>
          <m:t>v</m:t>
        </m:r>
      </m:oMath>
      <w:r>
        <w:rPr>
          <w:rFonts w:eastAsia="宋体" w:cs="Times New Roman" w:hint="eastAsia"/>
        </w:rPr>
        <w:t>的概率，即</w:t>
      </w:r>
    </w:p>
    <w:p w:rsidR="00F041A5" w:rsidRDefault="00000000">
      <w:pPr>
        <w:pStyle w:val="mathAndNum"/>
        <w:tabs>
          <w:tab w:val="clear" w:pos="9120"/>
          <w:tab w:val="right" w:pos="9071"/>
        </w:tabs>
        <w:ind w:firstLine="480"/>
      </w:pPr>
      <w:r>
        <w:tab/>
      </w:r>
      <m:oMath>
        <m:sSub>
          <m:sSubPr>
            <m:ctrlPr>
              <w:rPr>
                <w:rFonts w:ascii="Cambria Math" w:hAnsi="Cambria Math"/>
              </w:rPr>
            </m:ctrlPr>
          </m:sSubPr>
          <m:e>
            <m:r>
              <w:rPr>
                <w:rFonts w:ascii="Cambria Math" w:hAnsi="Cambria Math"/>
              </w:rPr>
              <m:t>J</m:t>
            </m:r>
          </m:e>
          <m:sub>
            <m:r>
              <w:rPr>
                <w:rFonts w:ascii="Cambria Math" w:hAnsi="Cambria Math"/>
              </w:rPr>
              <m:t>u</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sSub>
          <m:sSubPr>
            <m:ctrlPr>
              <w:rPr>
                <w:rFonts w:ascii="Cambria Math" w:hAnsi="Cambria Math"/>
              </w:rPr>
            </m:ctrlPr>
          </m:sSubPr>
          <m:e>
            <m:r>
              <w:rPr>
                <w:rFonts w:ascii="Cambria Math" w:hAnsi="Cambria Math"/>
              </w:rPr>
              <m:t>P</m:t>
            </m:r>
          </m:e>
          <m:sub>
            <m:r>
              <w:rPr>
                <w:rFonts w:ascii="Cambria Math" w:hAnsi="Cambria Math"/>
              </w:rPr>
              <m:t>v</m:t>
            </m:r>
            <m:r>
              <m:rPr>
                <m:sty m:val="p"/>
              </m:rPr>
              <w:rPr>
                <w:rFonts w:ascii="Cambria Math" w:hAnsi="Cambria Math"/>
              </w:rPr>
              <m:t>→</m:t>
            </m:r>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v</m:t>
            </m:r>
            <m:r>
              <m:rPr>
                <m:sty m:val="p"/>
              </m:rPr>
              <w:rPr>
                <w:rFonts w:ascii="Cambria Math" w:hAnsi="Cambria Math"/>
              </w:rPr>
              <m:t>→</m:t>
            </m:r>
            <m:r>
              <w:rPr>
                <w:rFonts w:ascii="Cambria Math" w:hAnsi="Cambria Math"/>
              </w:rPr>
              <m:t>u</m:t>
            </m:r>
          </m:sub>
        </m:sSub>
      </m:oMath>
      <w:r>
        <w:tab/>
      </w:r>
      <w:r>
        <w:rPr>
          <w:rFonts w:hint="eastAsia"/>
        </w:rPr>
        <w:t>(</w:t>
      </w:r>
      <w:r>
        <w:t>7)</w:t>
      </w:r>
    </w:p>
    <w:p w:rsidR="005F5FD3" w:rsidRPr="005F5FD3" w:rsidRDefault="00000000" w:rsidP="0073583F">
      <w:pPr>
        <w:ind w:firstLine="480"/>
        <w:rPr>
          <w:rFonts w:cs="Times New Roman"/>
        </w:rPr>
      </w:pPr>
      <w:r>
        <w:rPr>
          <w:rFonts w:cs="Times New Roman" w:hint="eastAsia"/>
        </w:rPr>
        <w:t>可以把</w:t>
      </w:r>
      <w:r>
        <w:rPr>
          <w:rFonts w:cs="Times New Roman" w:hint="eastAsia"/>
        </w:rPr>
        <w:t>Markov</w:t>
      </w:r>
      <w:r>
        <w:rPr>
          <w:rFonts w:cs="Times New Roman" w:hint="eastAsia"/>
        </w:rPr>
        <w:t>过程理解为一套水管，每个状态就是一个结点。当</w:t>
      </w:r>
      <w:r>
        <w:rPr>
          <w:rFonts w:cs="Times New Roman" w:hint="eastAsia"/>
        </w:rPr>
        <w:t>Markov</w:t>
      </w:r>
      <w:r>
        <w:rPr>
          <w:rFonts w:cs="Times New Roman" w:hint="eastAsia"/>
        </w:rPr>
        <w:t>过程达到稳态时，由结点</w:t>
      </w:r>
      <w:r>
        <w:rPr>
          <w:rFonts w:cs="Times New Roman" w:hint="eastAsia"/>
        </w:rPr>
        <w:t xml:space="preserve"> </w:t>
      </w:r>
      <m:oMath>
        <m:r>
          <w:rPr>
            <w:rFonts w:ascii="Cambria Math" w:hAnsi="Cambria Math" w:cs="Times New Roman"/>
          </w:rPr>
          <m:t>u</m:t>
        </m:r>
      </m:oMath>
      <w:r>
        <w:rPr>
          <w:rFonts w:cs="Times New Roman" w:hint="eastAsia"/>
        </w:rPr>
        <w:t>流向</w:t>
      </w:r>
      <m:oMath>
        <m:r>
          <w:rPr>
            <w:rFonts w:ascii="Cambria Math" w:hAnsi="Cambria Math" w:cs="Times New Roman"/>
          </w:rPr>
          <m:t>v</m:t>
        </m:r>
      </m:oMath>
      <w:r>
        <w:rPr>
          <w:rFonts w:cs="Times New Roman" w:hint="eastAsia"/>
        </w:rPr>
        <w:t>的流量应等于由结点</w:t>
      </w:r>
      <m:oMath>
        <m:r>
          <w:rPr>
            <w:rFonts w:ascii="Cambria Math" w:hAnsi="Cambria Math" w:cs="Times New Roman"/>
          </w:rPr>
          <m:t>v</m:t>
        </m:r>
      </m:oMath>
      <w:r>
        <w:rPr>
          <w:rFonts w:cs="Times New Roman" w:hint="eastAsia"/>
        </w:rPr>
        <w:t>流向</w:t>
      </w:r>
      <m:oMath>
        <m:r>
          <w:rPr>
            <w:rFonts w:ascii="Cambria Math" w:hAnsi="Cambria Math" w:cs="Times New Roman"/>
          </w:rPr>
          <m:t>u</m:t>
        </m:r>
      </m:oMath>
      <w:r>
        <w:rPr>
          <w:rFonts w:cs="Times New Roman" w:hint="eastAsia"/>
        </w:rPr>
        <w:t>的流量，这就是细致平衡。</w:t>
      </w:r>
    </w:p>
    <w:p w:rsidR="00F041A5" w:rsidRDefault="004C2A5C">
      <w:pPr>
        <w:pStyle w:val="2"/>
        <w:spacing w:line="240" w:lineRule="auto"/>
        <w:pPrChange w:id="63" w:author="dell" w:date="2023-02-17T13:46:00Z">
          <w:pPr>
            <w:pStyle w:val="2"/>
          </w:pPr>
        </w:pPrChange>
      </w:pPr>
      <w:bookmarkStart w:id="64" w:name="_Toc126178583"/>
      <w:bookmarkStart w:id="65" w:name="_Toc128817017"/>
      <w:r>
        <w:t>2</w:t>
      </w:r>
      <w:r>
        <w:rPr>
          <w:rFonts w:hint="eastAsia"/>
        </w:rPr>
        <w:t>.</w:t>
      </w:r>
      <w:r w:rsidR="000256A4">
        <w:t>3</w:t>
      </w:r>
      <w:r>
        <w:rPr>
          <w:rFonts w:hint="eastAsia"/>
        </w:rPr>
        <w:t xml:space="preserve"> </w:t>
      </w:r>
      <w:r>
        <w:rPr>
          <w:rFonts w:hint="eastAsia"/>
        </w:rPr>
        <w:t>常用的蒙特卡罗方法</w:t>
      </w:r>
      <w:bookmarkEnd w:id="64"/>
      <w:bookmarkEnd w:id="65"/>
    </w:p>
    <w:p w:rsidR="00F041A5" w:rsidRDefault="004C2A5C" w:rsidP="00797BDB">
      <w:pPr>
        <w:pStyle w:val="3"/>
      </w:pPr>
      <w:bookmarkStart w:id="66" w:name="_Toc126178584"/>
      <w:bookmarkStart w:id="67" w:name="_Toc128817018"/>
      <w:r>
        <w:t>2.</w:t>
      </w:r>
      <w:r w:rsidR="000256A4">
        <w:t>3</w:t>
      </w:r>
      <w:r>
        <w:t xml:space="preserve">.1  </w:t>
      </w:r>
      <w:r>
        <w:rPr>
          <w:rFonts w:hint="eastAsia"/>
        </w:rPr>
        <w:t>Metropolis</w:t>
      </w:r>
      <w:r>
        <w:rPr>
          <w:rFonts w:hint="eastAsia"/>
        </w:rPr>
        <w:t>算法</w:t>
      </w:r>
      <w:bookmarkEnd w:id="66"/>
      <w:bookmarkEnd w:id="67"/>
    </w:p>
    <w:p w:rsidR="00F041A5" w:rsidRDefault="00000000">
      <w:pPr>
        <w:ind w:firstLine="480"/>
        <w:rPr>
          <w:rFonts w:ascii="宋体" w:hAnsi="宋体" w:cstheme="minorBidi"/>
        </w:rPr>
      </w:pPr>
      <w:r>
        <w:rPr>
          <w:rFonts w:ascii="宋体" w:hAnsi="宋体" w:cstheme="minorBidi" w:hint="eastAsia"/>
        </w:rPr>
        <w:t>马尔可夫链蒙特卡洛</w:t>
      </w:r>
      <w:r>
        <w:rPr>
          <w:rFonts w:cs="Times New Roman"/>
        </w:rPr>
        <w:t>（</w:t>
      </w:r>
      <w:r>
        <w:rPr>
          <w:rFonts w:cs="Times New Roman"/>
        </w:rPr>
        <w:t>Markov Chain Monte Carlo</w:t>
      </w:r>
      <w:r>
        <w:rPr>
          <w:rFonts w:ascii="宋体" w:hAnsi="宋体" w:cstheme="minorBidi" w:hint="eastAsia"/>
        </w:rPr>
        <w:t>，简称</w:t>
      </w:r>
      <w:r>
        <w:rPr>
          <w:rFonts w:cs="Times New Roman"/>
        </w:rPr>
        <w:t>MCMC</w:t>
      </w:r>
      <w:r>
        <w:rPr>
          <w:rFonts w:cs="Times New Roman"/>
        </w:rPr>
        <w:t>）</w:t>
      </w:r>
      <w:r>
        <w:rPr>
          <w:rFonts w:ascii="宋体" w:hAnsi="宋体" w:cstheme="minorBidi" w:hint="eastAsia"/>
        </w:rPr>
        <w:t>是一类从复杂概率分布中进行采样的方法。</w:t>
      </w:r>
      <w:r>
        <w:rPr>
          <w:rFonts w:cs="Times New Roman"/>
        </w:rPr>
        <w:t>Metropolis</w:t>
      </w:r>
      <w:r>
        <w:rPr>
          <w:rFonts w:ascii="宋体" w:hAnsi="宋体" w:cstheme="minorBidi"/>
        </w:rPr>
        <w:fldChar w:fldCharType="begin"/>
      </w:r>
      <w:r>
        <w:rPr>
          <w:rFonts w:ascii="宋体" w:hAnsi="宋体" w:cstheme="minorBidi"/>
        </w:rPr>
        <w:instrText xml:space="preserve"> ADDIN ZOTERO_ITEM CSL_CITATION {"citationID":"RAcPUDOJ","properties":{"formattedCitation":"\\super [10]\\nosupersub{}","plainCitation":"[10]","noteIndex":0},"citationItems":[{"id":"a3HorVFy/6cnZFaCK","uris":["http://zotero.org/users/local/TJ2yx5Oi/items/43WTJMLT"],"itemData":{"id":72,"type":"article-journal","container-title":"计算机研究与发展","issue":"6","page":"684–688","title":"基于 Metropolis 准则的 Q-学习算法研究","volume":"39","author":[{"literal":"郭茂祖"},{"literal":"王亚东"},{"literal":"孙华梅"},{"literal":"others"}],"issued":{"date-parts":[["2002"]]}}}],"schema":"https://github.com/citation-style-language/schema/raw/master/csl-citation.json"} </w:instrText>
      </w:r>
      <w:r>
        <w:rPr>
          <w:rFonts w:ascii="宋体" w:hAnsi="宋体" w:cstheme="minorBidi"/>
        </w:rPr>
        <w:fldChar w:fldCharType="separate"/>
      </w:r>
      <w:r>
        <w:rPr>
          <w:rFonts w:ascii="宋体" w:hAnsi="宋体" w:cs="Times New Roman"/>
          <w:kern w:val="0"/>
          <w:vertAlign w:val="superscript"/>
        </w:rPr>
        <w:t>[10]</w:t>
      </w:r>
      <w:r>
        <w:rPr>
          <w:rFonts w:ascii="宋体" w:hAnsi="宋体" w:cstheme="minorBidi"/>
        </w:rPr>
        <w:fldChar w:fldCharType="end"/>
      </w:r>
      <w:r>
        <w:rPr>
          <w:rFonts w:ascii="宋体" w:hAnsi="宋体" w:cstheme="minorBidi" w:hint="eastAsia"/>
        </w:rPr>
        <w:t>算法是严格意义上第一个MCMC算法，它于1953年由物理学家</w:t>
      </w:r>
      <w:r>
        <w:rPr>
          <w:rFonts w:cs="Times New Roman"/>
        </w:rPr>
        <w:t>Metropolis</w:t>
      </w:r>
      <w:r>
        <w:rPr>
          <w:rFonts w:ascii="宋体" w:hAnsi="宋体" w:cstheme="minorBidi" w:hint="eastAsia"/>
        </w:rPr>
        <w:t>等人正式发表，本小节将介绍MCMC方法的先驱—</w:t>
      </w:r>
      <w:r>
        <w:rPr>
          <w:rFonts w:cs="Times New Roman"/>
        </w:rPr>
        <w:t>Metropolis</w:t>
      </w:r>
      <w:r>
        <w:rPr>
          <w:rFonts w:ascii="宋体" w:hAnsi="宋体" w:cstheme="minorBidi" w:hint="eastAsia"/>
        </w:rPr>
        <w:t>算法。</w:t>
      </w:r>
    </w:p>
    <w:p w:rsidR="00F041A5" w:rsidRDefault="00000000">
      <w:pPr>
        <w:ind w:firstLine="480"/>
        <w:rPr>
          <w:rFonts w:cstheme="minorBidi"/>
        </w:rPr>
      </w:pPr>
      <w:r>
        <w:rPr>
          <w:rFonts w:cs="Times New Roman"/>
        </w:rPr>
        <w:t>Metropolis</w:t>
      </w:r>
      <w:r>
        <w:rPr>
          <w:rFonts w:cstheme="minorBidi" w:hint="eastAsia"/>
        </w:rPr>
        <w:t>算法是</w:t>
      </w:r>
      <w:r>
        <w:rPr>
          <w:rFonts w:cs="Times New Roman"/>
        </w:rPr>
        <w:t>MCMC</w:t>
      </w:r>
      <w:r>
        <w:rPr>
          <w:rFonts w:cstheme="minorBidi" w:hint="eastAsia"/>
        </w:rPr>
        <w:t>的核心，</w:t>
      </w:r>
      <w:r>
        <w:rPr>
          <w:rFonts w:cs="Times New Roman"/>
        </w:rPr>
        <w:t>MCMC</w:t>
      </w:r>
      <w:r>
        <w:rPr>
          <w:rFonts w:cstheme="minorBidi" w:hint="eastAsia"/>
        </w:rPr>
        <w:t>的基本思想是构造一个遍历的马尔科夫链，使得其不变分布成为人们所需要的抽样分布</w:t>
      </w:r>
      <w:r>
        <w:rPr>
          <w:rFonts w:cstheme="minorBidi"/>
        </w:rPr>
        <w:fldChar w:fldCharType="begin"/>
      </w:r>
      <w:r>
        <w:rPr>
          <w:rFonts w:cstheme="minorBidi"/>
        </w:rPr>
        <w:instrText xml:space="preserve"> ADDIN ZOTERO_ITEM CSL_CITATION {"citationID":"ThCqR3SW","properties":{"formattedCitation":"\\super [1]\\nosupersub{}","plainCitation":"[1]","noteIndex":0},"citationItems":[{"id":"a3HorVFy/ZUpz7KmQ","uris":["http://zotero.org/users/local/TJ2yx5Oi/items/LG</w:instrText>
      </w:r>
      <w:r>
        <w:rPr>
          <w:rFonts w:cstheme="minorBidi" w:hint="eastAsia"/>
        </w:rPr>
        <w:instrText>ECGI4Z"],"itemData":{"id":62,"type":"thesis","genre":"PhD Thesis","publisher":"</w:instrText>
      </w:r>
      <w:r>
        <w:rPr>
          <w:rFonts w:cstheme="minorBidi" w:hint="eastAsia"/>
        </w:rPr>
        <w:instrText>浙江大学</w:instrText>
      </w:r>
      <w:r>
        <w:rPr>
          <w:rFonts w:cstheme="minorBidi" w:hint="eastAsia"/>
        </w:rPr>
        <w:instrText>","title":"</w:instrText>
      </w:r>
      <w:r>
        <w:rPr>
          <w:rFonts w:cstheme="minorBidi" w:hint="eastAsia"/>
        </w:rPr>
        <w:instrText>关于蒙特卡罗及拟蒙特卡罗方法的若干研究</w:instrText>
      </w:r>
      <w:r>
        <w:rPr>
          <w:rFonts w:cstheme="minorBidi" w:hint="eastAsia"/>
        </w:rPr>
        <w:instrText>","author":[{"literal":"</w:instrText>
      </w:r>
      <w:r>
        <w:rPr>
          <w:rFonts w:cstheme="minorBidi" w:hint="eastAsia"/>
        </w:rPr>
        <w:instrText>雷桂媛</w:instrText>
      </w:r>
      <w:r>
        <w:rPr>
          <w:rFonts w:cstheme="minorBidi" w:hint="eastAsia"/>
        </w:rPr>
        <w:instrText xml:space="preserve">"}]}}],"schema":"https://github.com/citation-style-language/schema/raw/master/csl-citation.json"} </w:instrText>
      </w:r>
      <w:r>
        <w:rPr>
          <w:rFonts w:cstheme="minorBidi"/>
        </w:rPr>
        <w:fldChar w:fldCharType="separate"/>
      </w:r>
      <w:r>
        <w:rPr>
          <w:rFonts w:cs="Times New Roman"/>
          <w:kern w:val="0"/>
          <w:vertAlign w:val="superscript"/>
        </w:rPr>
        <w:t>[1]</w:t>
      </w:r>
      <w:r>
        <w:rPr>
          <w:rFonts w:cstheme="minorBidi"/>
        </w:rPr>
        <w:fldChar w:fldCharType="end"/>
      </w:r>
      <w:r>
        <w:rPr>
          <w:rFonts w:cstheme="minorBidi" w:hint="eastAsia"/>
        </w:rPr>
        <w:t>。做到这点似乎相当复杂，但实际上由于人们可以非常灵活地选择简单的转移概率，所以构造该算法并不困难。</w:t>
      </w:r>
    </w:p>
    <w:p w:rsidR="00F041A5" w:rsidRDefault="00000000">
      <w:pPr>
        <w:ind w:firstLine="480"/>
        <w:rPr>
          <w:rFonts w:eastAsiaTheme="minorEastAsia" w:cstheme="minorBidi"/>
        </w:rPr>
      </w:pPr>
      <w:r>
        <w:rPr>
          <w:rFonts w:cstheme="minorBidi"/>
        </w:rPr>
        <w:t>Metropolis</w:t>
      </w:r>
      <w:r>
        <w:rPr>
          <w:rFonts w:cstheme="minorBidi" w:hint="eastAsia"/>
        </w:rPr>
        <w:t>算法的动机是接受</w:t>
      </w:r>
      <w:r>
        <w:rPr>
          <w:rFonts w:cstheme="minorBidi"/>
        </w:rPr>
        <w:t>-</w:t>
      </w:r>
      <w:r>
        <w:rPr>
          <w:rFonts w:cstheme="minorBidi" w:hint="eastAsia"/>
        </w:rPr>
        <w:t>拒绝抽样方法。在接受</w:t>
      </w:r>
      <w:r>
        <w:rPr>
          <w:rFonts w:cstheme="minorBidi"/>
        </w:rPr>
        <w:t>-</w:t>
      </w:r>
      <w:r>
        <w:rPr>
          <w:rFonts w:cstheme="minorBidi" w:hint="eastAsia"/>
        </w:rPr>
        <w:t>拒绝抽样方法中，有布标概</w:t>
      </w:r>
      <w:r>
        <w:rPr>
          <w:rFonts w:cstheme="minorBidi" w:hint="eastAsia"/>
        </w:rPr>
        <w:lastRenderedPageBreak/>
        <w:t>率密度函数</w:t>
      </w:r>
      <m:oMath>
        <m:r>
          <w:rPr>
            <w:rFonts w:ascii="Cambria Math" w:hAnsi="Cambria Math" w:cstheme="minorBidi"/>
          </w:rPr>
          <m:t>f</m:t>
        </m:r>
      </m:oMath>
      <w:r>
        <w:rPr>
          <w:rFonts w:cstheme="minorBidi" w:hint="eastAsia"/>
        </w:rPr>
        <w:t>，建议概率密度函数</w:t>
      </w:r>
      <w:r>
        <w:rPr>
          <w:rFonts w:cstheme="minorBidi"/>
        </w:rPr>
        <w:t>g</w:t>
      </w:r>
      <w:r>
        <w:rPr>
          <w:rFonts w:cstheme="minorBidi" w:hint="eastAsia"/>
        </w:rPr>
        <w:t>和一个接受准则</w:t>
      </w:r>
      <w:r>
        <w:rPr>
          <w:rFonts w:cstheme="minorBidi"/>
        </w:rPr>
        <w:t>h(</w:t>
      </w:r>
      <w:proofErr w:type="spellStart"/>
      <w:r>
        <w:rPr>
          <w:rFonts w:cstheme="minorBidi"/>
        </w:rPr>
        <w:t>x,y</w:t>
      </w:r>
      <w:proofErr w:type="spellEnd"/>
      <w:r>
        <w:rPr>
          <w:rFonts w:cstheme="minorBidi"/>
        </w:rPr>
        <w:t>)</w:t>
      </w:r>
      <w:r>
        <w:rPr>
          <w:rFonts w:cstheme="minorBidi" w:hint="eastAsia"/>
        </w:rPr>
        <w:t>。同样地，假设</w:t>
      </w:r>
      <w:r>
        <w:rPr>
          <w:rFonts w:cstheme="minorBidi"/>
        </w:rPr>
        <w:t>f</w:t>
      </w:r>
      <w:r>
        <w:rPr>
          <w:rFonts w:cstheme="minorBidi" w:hint="eastAsia"/>
        </w:rPr>
        <w:t>是全空间</w:t>
      </w:r>
      <m:oMath>
        <m:r>
          <m:rPr>
            <m:sty m:val="p"/>
          </m:rPr>
          <w:rPr>
            <w:rFonts w:ascii="Cambria Math" w:hAnsi="Cambria Math" w:cstheme="minorBidi"/>
          </w:rPr>
          <m:t>Ω</m:t>
        </m:r>
      </m:oMath>
      <w:r>
        <w:rPr>
          <w:rFonts w:cstheme="minorBidi" w:hint="eastAsia"/>
        </w:rPr>
        <w:t>上的目标概率密度函数，人们需要在</w:t>
      </w:r>
      <m:oMath>
        <m:r>
          <m:rPr>
            <m:sty m:val="p"/>
          </m:rPr>
          <w:rPr>
            <w:rFonts w:ascii="Cambria Math" w:hAnsi="Cambria Math" w:cstheme="minorBidi"/>
          </w:rPr>
          <m:t>Ω</m:t>
        </m:r>
      </m:oMath>
      <w:r>
        <w:rPr>
          <w:rFonts w:cstheme="minorBidi" w:hint="eastAsia"/>
        </w:rPr>
        <w:t>上产生样本马尔科夫链</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1</m:t>
            </m:r>
          </m:sub>
        </m:sSub>
      </m:oMath>
      <w:r>
        <w:rPr>
          <w:rFonts w:eastAsiaTheme="minorEastAsia" w:cstheme="minorBidi" w:hint="eastAsia"/>
        </w:rPr>
        <w:t>,</w:t>
      </w:r>
      <w:r>
        <w:rPr>
          <w:rFonts w:eastAsiaTheme="minorEastAsia" w:cstheme="minorBidi"/>
          <w:i/>
        </w:rPr>
        <w:t xml:space="preserve"> </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2</m:t>
            </m:r>
          </m:sub>
        </m:sSub>
      </m:oMath>
      <w:r>
        <w:rPr>
          <w:rFonts w:eastAsiaTheme="minorEastAsia" w:cstheme="minorBidi" w:hint="eastAsia"/>
        </w:rPr>
        <w:t>,</w:t>
      </w:r>
      <m:oMath>
        <m:r>
          <w:rPr>
            <w:rFonts w:ascii="Cambria Math" w:eastAsiaTheme="minorEastAsia" w:hAnsi="Cambria Math" w:cstheme="minorBidi"/>
          </w:rPr>
          <m:t>⋯</m:t>
        </m:r>
      </m:oMath>
      <w:r>
        <w:rPr>
          <w:rFonts w:eastAsiaTheme="minorEastAsia" w:cstheme="minorBidi" w:hint="eastAsia"/>
        </w:rPr>
        <w:t>,</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eastAsiaTheme="minorEastAsia" w:cstheme="minorBidi" w:hint="eastAsia"/>
        </w:rPr>
        <w:t>,</w:t>
      </w:r>
      <w:r>
        <w:rPr>
          <w:rFonts w:cstheme="minorBidi" w:hint="eastAsia"/>
        </w:rPr>
        <w:t>使得它的稳定分布恰好是这个目标概率密度函数</w:t>
      </w:r>
      <m:oMath>
        <m:r>
          <w:rPr>
            <w:rFonts w:ascii="Cambria Math" w:hAnsi="Cambria Math" w:cstheme="minorBidi"/>
          </w:rPr>
          <m:t>f</m:t>
        </m:r>
      </m:oMath>
      <w:r>
        <w:rPr>
          <w:rFonts w:cstheme="minorBidi" w:hint="eastAsia"/>
        </w:rPr>
        <w:t>的分布。类似于接受</w:t>
      </w:r>
      <w:r>
        <w:rPr>
          <w:rFonts w:cstheme="minorBidi"/>
        </w:rPr>
        <w:t>-</w:t>
      </w:r>
      <w:r>
        <w:rPr>
          <w:rFonts w:cstheme="minorBidi" w:hint="eastAsia"/>
        </w:rPr>
        <w:t>拒绝方法，在当前状态</w:t>
      </w:r>
      <m:oMath>
        <m:sSub>
          <m:sSubPr>
            <m:ctrlPr>
              <w:rPr>
                <w:rFonts w:ascii="Cambria Math" w:eastAsiaTheme="minorEastAsia" w:hAnsi="Cambria Math" w:cstheme="minorBid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cstheme="minorBidi" w:hint="eastAsia"/>
        </w:rPr>
        <w:t>下产生下一个状态分两个步骤进行：</w:t>
      </w:r>
    </w:p>
    <w:p w:rsidR="00F041A5" w:rsidRDefault="00000000">
      <w:pPr>
        <w:ind w:firstLine="480"/>
        <w:rPr>
          <w:rFonts w:cstheme="minorBidi"/>
        </w:rPr>
      </w:pPr>
      <w:r>
        <w:rPr>
          <w:rFonts w:cstheme="minorBidi" w:hint="eastAsia"/>
        </w:rPr>
        <w:t>（</w:t>
      </w:r>
      <w:r>
        <w:rPr>
          <w:rFonts w:cstheme="minorBidi" w:hint="eastAsia"/>
        </w:rPr>
        <w:t>1</w:t>
      </w:r>
      <w:r>
        <w:rPr>
          <w:rFonts w:cstheme="minorBidi" w:hint="eastAsia"/>
        </w:rPr>
        <w:t>）从建议概率密度函数</w:t>
      </w:r>
      <m:oMath>
        <m:r>
          <w:rPr>
            <w:rFonts w:ascii="Cambria Math" w:eastAsiaTheme="minorEastAsia" w:hAnsi="Cambria Math" w:cstheme="minorBidi"/>
          </w:rPr>
          <m:t>g(.|</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r>
          <w:rPr>
            <w:rFonts w:ascii="Cambria Math" w:eastAsiaTheme="minorEastAsia" w:hAnsi="Cambria Math" w:cstheme="minorBidi"/>
          </w:rPr>
          <m:t>)</m:t>
        </m:r>
      </m:oMath>
      <w:r>
        <w:rPr>
          <w:rFonts w:cstheme="minorBidi" w:hint="eastAsia"/>
        </w:rPr>
        <w:t>产生一个随机数</w:t>
      </w:r>
      <w:r>
        <w:rPr>
          <w:rFonts w:cstheme="minorBidi"/>
        </w:rPr>
        <w:t>y</w:t>
      </w:r>
      <w:r>
        <w:rPr>
          <w:rFonts w:cstheme="minorBidi" w:hint="eastAsia"/>
        </w:rPr>
        <w:t>作为建议的下一个状态（注意，这是依赖当前状态的条件概率）；</w:t>
      </w:r>
    </w:p>
    <w:p w:rsidR="00F041A5" w:rsidRDefault="00000000">
      <w:pPr>
        <w:ind w:firstLine="480"/>
        <w:rPr>
          <w:rFonts w:cstheme="minorBidi"/>
        </w:rPr>
      </w:pPr>
      <w:r>
        <w:rPr>
          <w:rFonts w:cstheme="minorBidi" w:hint="eastAsia"/>
        </w:rPr>
        <w:t>（</w:t>
      </w:r>
      <w:r>
        <w:rPr>
          <w:rFonts w:cstheme="minorBidi" w:hint="eastAsia"/>
        </w:rPr>
        <w:t>2</w:t>
      </w:r>
      <w:r>
        <w:rPr>
          <w:rFonts w:cstheme="minorBidi" w:hint="eastAsia"/>
        </w:rPr>
        <w:t>）然后按均匀分布生成一个随机数</w:t>
      </w:r>
      <w:r>
        <w:rPr>
          <w:rFonts w:cs="Times New Roman"/>
        </w:rPr>
        <w:t>r</w:t>
      </w:r>
      <w:r>
        <w:rPr>
          <w:rFonts w:cstheme="minorBidi" w:hint="eastAsia"/>
        </w:rPr>
        <w:t>，如果</w:t>
      </w:r>
      <m:oMath>
        <m:r>
          <w:rPr>
            <w:rFonts w:ascii="Cambria Math" w:eastAsiaTheme="minorEastAsia" w:hAnsi="Cambria Math" w:cs="Times New Roman"/>
          </w:rPr>
          <m:t>r&lt;h(x,y)</m:t>
        </m:r>
      </m:oMath>
      <w:r>
        <w:rPr>
          <w:rFonts w:cstheme="minorBidi" w:hint="eastAsia"/>
        </w:rPr>
        <w:t>则接受该建议的随机数，即</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t|1</m:t>
            </m:r>
          </m:sub>
        </m:sSub>
        <m:r>
          <w:rPr>
            <w:rFonts w:ascii="Cambria Math" w:eastAsiaTheme="minorEastAsia" w:hAnsi="Cambria Math" w:cstheme="minorBidi"/>
          </w:rPr>
          <m:t>=y</m:t>
        </m:r>
      </m:oMath>
      <w:r>
        <w:rPr>
          <w:rFonts w:cstheme="minorBidi" w:hint="eastAsia"/>
        </w:rPr>
        <w:t>，否则放弃</w:t>
      </w:r>
      <m:oMath>
        <m:r>
          <w:rPr>
            <w:rFonts w:ascii="Cambria Math" w:hAnsi="Cambria Math" w:cstheme="minorBidi"/>
          </w:rPr>
          <m:t>y</m:t>
        </m:r>
      </m:oMath>
      <w:r>
        <w:rPr>
          <w:rFonts w:cstheme="minorBidi" w:hint="eastAsia"/>
        </w:rPr>
        <w:t>而采用原状态</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t|1</m:t>
            </m:r>
          </m:sub>
        </m:sSub>
        <m:r>
          <w:rPr>
            <w:rFonts w:ascii="Cambria Math" w:eastAsiaTheme="minorEastAsia" w:hAnsi="Cambria Math" w:cstheme="minorBidi"/>
          </w:rPr>
          <m:t>=</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cstheme="minorBidi" w:hint="eastAsia"/>
        </w:rPr>
        <w:t>。重复这个过程产生随机序列。很显然，这个过程所产生的随机序列做到了下一随机数仅依赖于当前的随机数，而和以前产生的随机数无关。</w:t>
      </w:r>
    </w:p>
    <w:p w:rsidR="00F041A5" w:rsidRDefault="00000000">
      <w:pPr>
        <w:ind w:firstLine="480"/>
        <w:rPr>
          <w:rFonts w:cstheme="minorBidi"/>
        </w:rPr>
      </w:pPr>
      <w:r>
        <w:rPr>
          <w:rFonts w:cstheme="minorBidi" w:hint="eastAsia"/>
        </w:rPr>
        <w:t>显然，在算法中建议的概率密度函数</w:t>
      </w:r>
      <m:oMath>
        <m:r>
          <w:rPr>
            <w:rFonts w:ascii="Cambria Math" w:hAnsi="Cambria Math" w:cstheme="minorBidi"/>
          </w:rPr>
          <m:t>g</m:t>
        </m:r>
      </m:oMath>
      <w:r>
        <w:rPr>
          <w:rFonts w:cstheme="minorBidi" w:hint="eastAsia"/>
        </w:rPr>
        <w:t>主要目的是用来产生状态转移，即为每个状态构造出一个领域，并使邻域中的某个邻居</w:t>
      </w:r>
      <w:proofErr w:type="gramStart"/>
      <w:r>
        <w:rPr>
          <w:rFonts w:cstheme="minorBidi" w:hint="eastAsia"/>
        </w:rPr>
        <w:t>倍</w:t>
      </w:r>
      <w:proofErr w:type="gramEnd"/>
      <w:r>
        <w:rPr>
          <w:rFonts w:cstheme="minorBidi" w:hint="eastAsia"/>
        </w:rPr>
        <w:t>选中。要使得它产生的序列是马尔科夫链，这要求建议概率密度函数</w:t>
      </w:r>
      <m:oMath>
        <m:r>
          <w:rPr>
            <w:rFonts w:ascii="Cambria Math" w:hAnsi="Cambria Math" w:cstheme="minorBidi"/>
          </w:rPr>
          <m:t>g</m:t>
        </m:r>
      </m:oMath>
      <w:r>
        <w:rPr>
          <w:rFonts w:cstheme="minorBidi" w:hint="eastAsia"/>
        </w:rPr>
        <w:t>必须在整个</w:t>
      </w:r>
      <m:oMath>
        <m:r>
          <m:rPr>
            <m:sty m:val="p"/>
          </m:rPr>
          <w:rPr>
            <w:rFonts w:ascii="Cambria Math" w:hAnsi="Cambria Math" w:cstheme="minorBidi"/>
          </w:rPr>
          <m:t>Ω</m:t>
        </m:r>
      </m:oMath>
      <w:r>
        <w:rPr>
          <w:rFonts w:cstheme="minorBidi" w:hint="eastAsia"/>
        </w:rPr>
        <w:t>上都有定义，这通常是容易做到的。接受</w:t>
      </w:r>
      <w:r>
        <w:rPr>
          <w:rFonts w:cstheme="minorBidi" w:hint="eastAsia"/>
        </w:rPr>
        <w:t>-</w:t>
      </w:r>
      <w:r>
        <w:rPr>
          <w:rFonts w:cstheme="minorBidi" w:hint="eastAsia"/>
        </w:rPr>
        <w:t>拒绝抽样方法是最简单的情况：对所有的</w:t>
      </w:r>
      <m:oMath>
        <m:r>
          <w:rPr>
            <w:rFonts w:ascii="Cambria Math" w:hAnsi="Cambria Math" w:cstheme="minorBidi"/>
          </w:rPr>
          <m:t>x</m:t>
        </m:r>
      </m:oMath>
      <w:r>
        <w:rPr>
          <w:rFonts w:cstheme="minorBidi"/>
        </w:rPr>
        <w:t>,</w:t>
      </w:r>
      <m:oMath>
        <m:r>
          <w:rPr>
            <w:rFonts w:ascii="Cambria Math" w:hAnsi="Cambria Math" w:cstheme="minorBidi"/>
          </w:rPr>
          <m:t>g(.|x)=g(.)</m:t>
        </m:r>
      </m:oMath>
      <w:r>
        <w:rPr>
          <w:rFonts w:cstheme="minorBidi" w:hint="eastAsia"/>
        </w:rPr>
        <w:t>，单</w:t>
      </w:r>
      <w:r>
        <w:rPr>
          <w:rFonts w:cstheme="minorBidi" w:hint="eastAsia"/>
        </w:rPr>
        <w:t>MCMC</w:t>
      </w:r>
      <w:r>
        <w:rPr>
          <w:rFonts w:cstheme="minorBidi" w:hint="eastAsia"/>
        </w:rPr>
        <w:t>推广了它，使它变成了一个条件概率密度函数。当然必须要求在</w:t>
      </w:r>
      <w:r>
        <w:rPr>
          <w:rFonts w:cstheme="minorBidi" w:hint="eastAsia"/>
        </w:rPr>
        <w:t>x</w:t>
      </w:r>
      <w:r>
        <w:rPr>
          <w:rFonts w:cstheme="minorBidi" w:hint="eastAsia"/>
        </w:rPr>
        <w:t>的某个邻域</w:t>
      </w:r>
      <m:oMath>
        <m:sSub>
          <m:sSubPr>
            <m:ctrlPr>
              <w:rPr>
                <w:rFonts w:ascii="Cambria Math" w:hAnsi="Cambria Math" w:cstheme="minorBidi"/>
                <w:i/>
              </w:rPr>
            </m:ctrlPr>
          </m:sSubPr>
          <m:e>
            <m:r>
              <m:rPr>
                <m:nor/>
              </m:rPr>
              <w:rPr>
                <w:rFonts w:cstheme="minorBidi"/>
              </w:rPr>
              <m:t>N</m:t>
            </m:r>
          </m:e>
          <m:sub>
            <m:r>
              <m:rPr>
                <m:nor/>
              </m:rPr>
              <w:rPr>
                <w:rFonts w:cstheme="minorBidi"/>
              </w:rPr>
              <m:t>x</m:t>
            </m:r>
          </m:sub>
        </m:sSub>
      </m:oMath>
      <w:r>
        <w:rPr>
          <w:rFonts w:cstheme="minorBidi" w:hint="eastAsia"/>
        </w:rPr>
        <w:t>里有</w:t>
      </w:r>
      <m:oMath>
        <m:r>
          <w:rPr>
            <w:rFonts w:ascii="Cambria Math" w:hAnsi="Cambria Math" w:cstheme="minorBidi"/>
          </w:rPr>
          <m:t>g(y|x)&gt;0</m:t>
        </m:r>
      </m:oMath>
      <w:r>
        <w:rPr>
          <w:rFonts w:cstheme="minorBidi" w:hint="eastAsia"/>
        </w:rPr>
        <w:t>，其中任意</w:t>
      </w:r>
      <m:oMath>
        <m:r>
          <w:rPr>
            <w:rFonts w:ascii="Cambria Math" w:hAnsi="Cambria Math" w:cstheme="minorBidi"/>
          </w:rPr>
          <m:t>y</m:t>
        </m:r>
        <m:r>
          <w:rPr>
            <w:rFonts w:ascii="Cambria Math" w:eastAsia="宋体" w:hAnsi="Cambria Math" w:hint="eastAsia"/>
          </w:rPr>
          <m:t>∈</m:t>
        </m:r>
        <m:sSub>
          <m:sSubPr>
            <m:ctrlPr>
              <w:rPr>
                <w:rFonts w:ascii="Cambria Math" w:hAnsi="Cambria Math" w:cstheme="minorBidi"/>
                <w:i/>
              </w:rPr>
            </m:ctrlPr>
          </m:sSubPr>
          <m:e>
            <m:r>
              <w:rPr>
                <w:rFonts w:ascii="Cambria Math" w:hAnsi="Cambria Math" w:cstheme="minorBidi"/>
              </w:rPr>
              <m:t>N</m:t>
            </m:r>
          </m:e>
          <m:sub>
            <m:r>
              <w:rPr>
                <w:rFonts w:ascii="Cambria Math" w:hAnsi="Cambria Math" w:cstheme="minorBidi"/>
              </w:rPr>
              <m:t>x</m:t>
            </m:r>
          </m:sub>
        </m:sSub>
      </m:oMath>
      <w:r>
        <w:rPr>
          <w:rFonts w:cstheme="minorBidi" w:hint="eastAsia"/>
        </w:rPr>
        <w:t>这样才能够使状态产生遍历性的转移。一种特殊的</w:t>
      </w:r>
      <w:r>
        <w:rPr>
          <w:rFonts w:cstheme="minorBidi"/>
        </w:rPr>
        <w:t>Metropolis</w:t>
      </w:r>
      <w:r>
        <w:rPr>
          <w:rFonts w:cstheme="minorBidi" w:hint="eastAsia"/>
        </w:rPr>
        <w:t>算法需要</w:t>
      </w:r>
      <w:r>
        <w:rPr>
          <w:rFonts w:cstheme="minorBidi"/>
        </w:rPr>
        <w:t>g</w:t>
      </w:r>
      <w:r>
        <w:rPr>
          <w:rFonts w:cstheme="minorBidi" w:hint="eastAsia"/>
        </w:rPr>
        <w:t>满足对称性，即满足条件</w:t>
      </w:r>
      <m:oMath>
        <m:r>
          <w:rPr>
            <w:rFonts w:ascii="Cambria Math" w:hAnsi="Cambria Math" w:cstheme="minorBidi"/>
          </w:rPr>
          <m:t>g(y|x)=g(x|y)</m:t>
        </m:r>
      </m:oMath>
      <w:r>
        <w:rPr>
          <w:rFonts w:cstheme="minorBidi" w:hint="eastAsia"/>
        </w:rPr>
        <w:t>，这种对称性在大多数情况下可以很自然地做到，当然它也可以稍微减弱成下面的条件</w:t>
      </w:r>
      <m:oMath>
        <m:r>
          <w:rPr>
            <w:rFonts w:ascii="Cambria Math" w:hAnsi="Cambria Math" w:cstheme="minorBidi"/>
          </w:rPr>
          <m:t>g(y|x)&gt;↔g(x|y)&gt;0</m:t>
        </m:r>
      </m:oMath>
      <w:r>
        <w:rPr>
          <w:rFonts w:cstheme="minorBidi" w:hint="eastAsia"/>
        </w:rPr>
        <w:t>，即要求状态转移是可逆的。</w:t>
      </w:r>
    </w:p>
    <w:p w:rsidR="00F041A5" w:rsidRDefault="00000000">
      <w:pPr>
        <w:ind w:firstLine="480"/>
        <w:rPr>
          <w:rFonts w:eastAsia="宋体" w:cstheme="minorBidi"/>
        </w:rPr>
      </w:pPr>
      <w:r>
        <w:rPr>
          <w:rFonts w:eastAsia="宋体" w:cstheme="minorBidi" w:hint="eastAsia"/>
        </w:rPr>
        <w:t>算法接下来要做的是，将选中的状态和当前状态进行比较，以一定的概率接受其中之一为随机序列链的下一状态。这里与接受</w:t>
      </w:r>
      <w:r>
        <w:rPr>
          <w:rFonts w:eastAsia="宋体" w:cstheme="minorBidi" w:hint="eastAsia"/>
        </w:rPr>
        <w:t>-</w:t>
      </w:r>
      <w:r>
        <w:rPr>
          <w:rFonts w:eastAsia="宋体" w:cstheme="minorBidi" w:hint="eastAsia"/>
        </w:rPr>
        <w:t>拒绝方法的另一不同之处在于，接受概率不但取决于下一状态</w:t>
      </w:r>
      <m:oMath>
        <m:r>
          <w:rPr>
            <w:rFonts w:ascii="Cambria Math" w:eastAsia="宋体" w:hAnsi="Cambria Math" w:cstheme="minorBidi"/>
          </w:rPr>
          <m:t>y</m:t>
        </m:r>
      </m:oMath>
      <w:r>
        <w:rPr>
          <w:rFonts w:eastAsia="宋体" w:cstheme="minorBidi" w:hint="eastAsia"/>
        </w:rPr>
        <w:t>，而且还与当前状态</w:t>
      </w:r>
      <m:oMath>
        <m:r>
          <w:rPr>
            <w:rFonts w:ascii="Cambria Math" w:eastAsia="宋体" w:hAnsi="Cambria Math" w:cstheme="minorBidi"/>
          </w:rPr>
          <m:t>x</m:t>
        </m:r>
      </m:oMath>
      <w:r>
        <w:rPr>
          <w:rFonts w:eastAsia="宋体" w:cstheme="minorBidi" w:hint="eastAsia"/>
        </w:rPr>
        <w:t>有关。具体的方法是所谓的</w:t>
      </w:r>
      <w:r>
        <w:rPr>
          <w:rFonts w:eastAsia="宋体" w:cstheme="minorBidi" w:hint="eastAsia"/>
        </w:rPr>
        <w:t>Metropolis-Hastings</w:t>
      </w:r>
      <w:r>
        <w:rPr>
          <w:rFonts w:eastAsia="宋体" w:cstheme="minorBidi" w:hint="eastAsia"/>
        </w:rPr>
        <w:t>算法，该算法的接受概率定义为</w:t>
      </w:r>
    </w:p>
    <w:p w:rsidR="00F041A5" w:rsidRDefault="00000000">
      <w:pPr>
        <w:pStyle w:val="mathAndNum"/>
        <w:tabs>
          <w:tab w:val="clear" w:pos="9120"/>
          <w:tab w:val="right" w:pos="9071"/>
        </w:tabs>
        <w:spacing w:line="240" w:lineRule="atLeast"/>
        <w:ind w:firstLine="480"/>
        <w:rPr>
          <w:rFonts w:eastAsia="宋体" w:cstheme="minorBidi"/>
        </w:rPr>
      </w:pPr>
      <w:r>
        <w:rPr>
          <w:rFonts w:eastAsia="宋体" w:cstheme="minorBidi"/>
          <w:iCs/>
        </w:rPr>
        <w:tab/>
      </w:r>
      <m:oMath>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y</m:t>
                        </m:r>
                      </m:e>
                    </m:d>
                    <m:r>
                      <w:rPr>
                        <w:rFonts w:ascii="Cambria Math" w:hAnsi="Cambria Math"/>
                      </w:rPr>
                      <m:t>g</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y</m:t>
                        </m:r>
                      </m:e>
                      <m:e>
                        <m:r>
                          <w:rPr>
                            <w:rFonts w:ascii="Cambria Math" w:hAnsi="Cambria Math"/>
                          </w:rPr>
                          <m:t>x</m:t>
                        </m:r>
                      </m:e>
                    </m:d>
                  </m:den>
                </m:f>
              </m:e>
            </m:d>
          </m:e>
        </m:func>
      </m:oMath>
      <w:r>
        <w:rPr>
          <w:rFonts w:eastAsia="宋体" w:cstheme="minorBidi"/>
        </w:rPr>
        <w:tab/>
        <w:t>(8)</w:t>
      </w:r>
    </w:p>
    <w:p w:rsidR="00F041A5" w:rsidRDefault="00000000">
      <w:pPr>
        <w:ind w:firstLine="480"/>
        <w:rPr>
          <w:rFonts w:ascii="宋体" w:hAnsi="宋体" w:cstheme="minorBidi"/>
        </w:rPr>
      </w:pPr>
      <w:r>
        <w:rPr>
          <w:rFonts w:ascii="宋体" w:hAnsi="宋体" w:cstheme="minorBidi" w:hint="eastAsia"/>
        </w:rPr>
        <w:t>当对称性条件满足时，上式简化成</w:t>
      </w:r>
    </w:p>
    <w:p w:rsidR="00F041A5" w:rsidRDefault="00000000">
      <w:pPr>
        <w:pStyle w:val="mathAndNum"/>
        <w:tabs>
          <w:tab w:val="clear" w:pos="9120"/>
          <w:tab w:val="right" w:pos="9071"/>
        </w:tabs>
        <w:spacing w:line="240" w:lineRule="atLeast"/>
        <w:ind w:firstLine="480"/>
        <w:rPr>
          <w:rFonts w:ascii="宋体" w:hAnsi="宋体"/>
          <w:sz w:val="32"/>
          <w:szCs w:val="32"/>
        </w:rPr>
      </w:pPr>
      <w:r>
        <w:rPr>
          <w:rFonts w:ascii="宋体" w:hAnsi="宋体" w:cstheme="minorBidi"/>
          <w:iCs/>
        </w:rPr>
        <w:tab/>
      </w:r>
      <m:oMath>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min</m:t>
        </m:r>
        <m:r>
          <m:rPr>
            <m:sty m:val="p"/>
          </m:rPr>
          <w:rPr>
            <w:rFonts w:ascii="Cambria Math" w:hAnsi="Cambria Math"/>
          </w:rPr>
          <m:t>(1,</m:t>
        </m:r>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m:t>
        </m:r>
      </m:oMath>
      <w:r>
        <w:rPr>
          <w:rFonts w:ascii="宋体" w:hAnsi="宋体" w:cstheme="minorBidi"/>
        </w:rPr>
        <w:tab/>
      </w:r>
      <w:r>
        <w:t>(9)</w:t>
      </w:r>
    </w:p>
    <w:p w:rsidR="00F041A5" w:rsidRDefault="00000000">
      <w:pPr>
        <w:ind w:firstLine="480"/>
        <w:rPr>
          <w:rFonts w:eastAsia="宋体" w:cstheme="minorBidi"/>
        </w:rPr>
      </w:pPr>
      <w:r>
        <w:rPr>
          <w:rFonts w:eastAsia="宋体" w:cstheme="minorBidi" w:hint="eastAsia"/>
        </w:rPr>
        <w:t>就是说，如果建议的下一状态</w:t>
      </w:r>
      <m:oMath>
        <m:r>
          <w:rPr>
            <w:rFonts w:ascii="Cambria Math" w:eastAsia="宋体" w:hAnsi="Cambria Math" w:cstheme="minorBidi"/>
          </w:rPr>
          <m:t>y</m:t>
        </m:r>
      </m:oMath>
      <w:r>
        <w:rPr>
          <w:rFonts w:eastAsia="宋体" w:cstheme="minorBidi" w:hint="eastAsia"/>
        </w:rPr>
        <w:t>具有比当前状态</w:t>
      </w:r>
      <m:oMath>
        <m:r>
          <w:rPr>
            <w:rFonts w:ascii="Cambria Math" w:eastAsia="宋体" w:hAnsi="Cambria Math" w:cstheme="minorBidi"/>
          </w:rPr>
          <m:t>x</m:t>
        </m:r>
      </m:oMath>
      <w:r>
        <w:rPr>
          <w:rFonts w:eastAsia="宋体" w:cstheme="minorBidi" w:hint="eastAsia"/>
        </w:rPr>
        <w:t>的概率较大，即</w:t>
      </w:r>
      <m:oMath>
        <m:r>
          <w:rPr>
            <w:rFonts w:ascii="Cambria Math" w:eastAsia="宋体" w:hAnsi="Cambria Math" w:cstheme="minorBidi"/>
          </w:rPr>
          <m:t>f</m:t>
        </m:r>
        <m:d>
          <m:dPr>
            <m:ctrlPr>
              <w:rPr>
                <w:rFonts w:ascii="Cambria Math" w:eastAsia="宋体" w:hAnsi="Cambria Math" w:cstheme="minorBidi"/>
                <w:i/>
              </w:rPr>
            </m:ctrlPr>
          </m:dPr>
          <m:e>
            <m:r>
              <w:rPr>
                <w:rFonts w:ascii="Cambria Math" w:eastAsia="宋体" w:hAnsi="Cambria Math" w:cstheme="minorBidi"/>
              </w:rPr>
              <m:t>y</m:t>
            </m:r>
          </m:e>
        </m:d>
        <m:r>
          <w:rPr>
            <w:rFonts w:ascii="Cambria Math" w:eastAsia="宋体" w:hAnsi="Cambria Math" w:cstheme="minorBidi"/>
          </w:rPr>
          <m:t>≥f</m:t>
        </m:r>
        <m:d>
          <m:dPr>
            <m:ctrlPr>
              <w:rPr>
                <w:rFonts w:ascii="Cambria Math" w:eastAsia="宋体" w:hAnsi="Cambria Math" w:cstheme="minorBidi"/>
                <w:i/>
              </w:rPr>
            </m:ctrlPr>
          </m:dPr>
          <m:e>
            <m:r>
              <w:rPr>
                <w:rFonts w:ascii="Cambria Math" w:eastAsia="宋体" w:hAnsi="Cambria Math" w:cstheme="minorBidi"/>
              </w:rPr>
              <m:t>x</m:t>
            </m:r>
          </m:e>
        </m:d>
      </m:oMath>
      <w:r>
        <w:rPr>
          <w:rFonts w:eastAsia="宋体" w:cstheme="minorBidi" w:hint="eastAsia"/>
        </w:rPr>
        <w:t>则肯定接受它；否则，接受概率是</w:t>
      </w:r>
      <m:oMath>
        <m:f>
          <m:fPr>
            <m:ctrlPr>
              <w:rPr>
                <w:rFonts w:ascii="Cambria Math" w:eastAsia="宋体" w:hAnsi="Cambria Math" w:cs="Times New Roman"/>
                <w:i/>
              </w:rPr>
            </m:ctrlPr>
          </m:fPr>
          <m:num>
            <m:r>
              <w:rPr>
                <w:rFonts w:ascii="Cambria Math" w:eastAsia="宋体" w:hAnsi="Cambria Math" w:cs="Times New Roman"/>
              </w:rPr>
              <m:t>f(y)</m:t>
            </m:r>
          </m:num>
          <m:den>
            <m:r>
              <w:rPr>
                <w:rFonts w:ascii="Cambria Math" w:eastAsia="宋体" w:hAnsi="Cambria Math" w:cs="Times New Roman"/>
              </w:rPr>
              <m:t>f(x)</m:t>
            </m:r>
          </m:den>
        </m:f>
      </m:oMath>
      <w:r>
        <w:rPr>
          <w:rFonts w:eastAsia="宋体" w:cstheme="minorBidi" w:hint="eastAsia"/>
        </w:rPr>
        <w:t>。这里需要指出：</w:t>
      </w:r>
      <w:r>
        <w:rPr>
          <w:rFonts w:eastAsia="宋体" w:cstheme="minorBidi" w:hint="eastAsia"/>
        </w:rPr>
        <w:t>MCMC</w:t>
      </w:r>
      <w:r>
        <w:rPr>
          <w:rFonts w:eastAsia="宋体" w:cstheme="minorBidi" w:hint="eastAsia"/>
        </w:rPr>
        <w:t>算法只需知道</w:t>
      </w:r>
      <w:r>
        <w:rPr>
          <w:rFonts w:eastAsia="宋体" w:cstheme="minorBidi" w:hint="eastAsia"/>
        </w:rPr>
        <w:t>f</w:t>
      </w:r>
      <w:r>
        <w:rPr>
          <w:rFonts w:eastAsia="宋体" w:cstheme="minorBidi" w:hint="eastAsia"/>
        </w:rPr>
        <w:t>的相对值，即只要给出一个正比于</w:t>
      </w:r>
      <m:oMath>
        <m:r>
          <w:rPr>
            <w:rFonts w:ascii="Cambria Math" w:eastAsia="宋体" w:hAnsi="Cambria Math" w:cstheme="minorBidi"/>
          </w:rPr>
          <m:t>f</m:t>
        </m:r>
      </m:oMath>
      <w:r>
        <w:rPr>
          <w:rFonts w:eastAsia="宋体" w:cstheme="minorBidi" w:hint="eastAsia"/>
        </w:rPr>
        <w:t>的函数即可，这种方便也是</w:t>
      </w:r>
      <w:r>
        <w:rPr>
          <w:rFonts w:eastAsia="宋体" w:cstheme="minorBidi" w:hint="eastAsia"/>
        </w:rPr>
        <w:t>MCMC</w:t>
      </w:r>
      <w:r>
        <w:rPr>
          <w:rFonts w:eastAsia="宋体" w:cstheme="minorBidi" w:hint="eastAsia"/>
        </w:rPr>
        <w:t>的优势之一，因为有些应用问题难以将</w:t>
      </w:r>
      <m:oMath>
        <m:r>
          <w:rPr>
            <w:rFonts w:ascii="Cambria Math" w:eastAsia="宋体" w:hAnsi="Cambria Math" w:cstheme="minorBidi"/>
          </w:rPr>
          <m:t>f</m:t>
        </m:r>
      </m:oMath>
      <w:r>
        <w:rPr>
          <w:rFonts w:eastAsia="宋体" w:cstheme="minorBidi" w:hint="eastAsia"/>
        </w:rPr>
        <w:t>归一化。虽然这个</w:t>
      </w:r>
      <w:r>
        <w:rPr>
          <w:rFonts w:eastAsia="宋体" w:cstheme="minorBidi" w:hint="eastAsia"/>
        </w:rPr>
        <w:t>Metropolis-Hastings</w:t>
      </w:r>
      <w:r>
        <w:rPr>
          <w:rFonts w:eastAsia="宋体" w:cstheme="minorBidi" w:hint="eastAsia"/>
        </w:rPr>
        <w:t>算法看起来简单，但它却非常有用，连同所有的改进算法一起，它们现已在许多学科领域里广泛应用。</w:t>
      </w:r>
    </w:p>
    <w:p w:rsidR="00F041A5" w:rsidRDefault="00000000">
      <w:pPr>
        <w:ind w:firstLine="480"/>
        <w:rPr>
          <w:rFonts w:ascii="宋体" w:hAnsi="宋体" w:cstheme="minorBidi"/>
        </w:rPr>
      </w:pPr>
      <w:r>
        <w:rPr>
          <w:rFonts w:eastAsia="宋体" w:cstheme="minorBidi" w:hint="eastAsia"/>
        </w:rPr>
        <w:t>下面给出</w:t>
      </w:r>
      <w:r>
        <w:rPr>
          <w:rFonts w:eastAsia="宋体" w:cstheme="minorBidi" w:hint="eastAsia"/>
        </w:rPr>
        <w:t>Metropolis-Hastings</w:t>
      </w:r>
      <w:r>
        <w:rPr>
          <w:rFonts w:eastAsia="宋体" w:cstheme="minorBidi" w:hint="eastAsia"/>
        </w:rPr>
        <w:t>算法的伪代码</w:t>
      </w:r>
      <w:r>
        <w:rPr>
          <w:rFonts w:ascii="宋体" w:hAnsi="宋体" w:cstheme="minorBidi" w:hint="eastAsia"/>
        </w:rPr>
        <w:t>：</w:t>
      </w:r>
    </w:p>
    <w:p w:rsidR="00F041A5" w:rsidRDefault="00F041A5">
      <w:pPr>
        <w:ind w:firstLine="480"/>
        <w:rPr>
          <w:rFonts w:ascii="宋体" w:hAnsi="宋体" w:cstheme="minorBidi"/>
        </w:rPr>
      </w:pPr>
    </w:p>
    <w:tbl>
      <w:tblPr>
        <w:tblW w:w="5000" w:type="pct"/>
        <w:tblLook w:val="04A0" w:firstRow="1" w:lastRow="0" w:firstColumn="1" w:lastColumn="0" w:noHBand="0" w:noVBand="1"/>
      </w:tblPr>
      <w:tblGrid>
        <w:gridCol w:w="317"/>
        <w:gridCol w:w="316"/>
        <w:gridCol w:w="468"/>
        <w:gridCol w:w="8186"/>
      </w:tblGrid>
      <w:tr w:rsidR="00F041A5">
        <w:trPr>
          <w:trHeight w:val="300"/>
        </w:trPr>
        <w:tc>
          <w:tcPr>
            <w:tcW w:w="5000" w:type="pct"/>
            <w:gridSpan w:val="4"/>
            <w:tcBorders>
              <w:top w:val="single" w:sz="12" w:space="0" w:color="auto"/>
              <w:left w:val="nil"/>
              <w:right w:val="nil"/>
            </w:tcBorders>
            <w:shd w:val="clear" w:color="auto" w:fill="auto"/>
            <w:noWrap/>
          </w:tcPr>
          <w:p w:rsidR="00F041A5" w:rsidRDefault="00000000">
            <w:pPr>
              <w:ind w:firstLine="440"/>
              <w:rPr>
                <w:rFonts w:ascii="Palatino Linotype" w:eastAsia="等线" w:hAnsi="Palatino Linotype"/>
                <w:b/>
                <w:color w:val="000000"/>
                <w:sz w:val="22"/>
              </w:rPr>
            </w:pPr>
            <w:r>
              <w:rPr>
                <w:rFonts w:ascii="Palatino Linotype" w:eastAsia="等线" w:hAnsi="Palatino Linotype"/>
                <w:b/>
                <w:color w:val="000000"/>
                <w:sz w:val="22"/>
              </w:rPr>
              <w:lastRenderedPageBreak/>
              <w:t>Algorithm 1</w:t>
            </w:r>
            <w:r>
              <w:rPr>
                <w:rFonts w:ascii="Palatino Linotype" w:eastAsia="等线" w:hAnsi="Palatino Linotype"/>
                <w:b/>
                <w:color w:val="000000"/>
              </w:rPr>
              <w:t xml:space="preserve"> </w:t>
            </w:r>
          </w:p>
        </w:tc>
      </w:tr>
      <w:tr w:rsidR="00F041A5">
        <w:trPr>
          <w:trHeight w:val="285"/>
        </w:trPr>
        <w:tc>
          <w:tcPr>
            <w:tcW w:w="5000" w:type="pct"/>
            <w:gridSpan w:val="4"/>
            <w:shd w:val="clear" w:color="auto" w:fill="auto"/>
            <w:noWrap/>
          </w:tcPr>
          <w:p w:rsidR="00F041A5" w:rsidRDefault="00000000">
            <w:pPr>
              <w:pStyle w:val="afa"/>
              <w:numPr>
                <w:ilvl w:val="0"/>
                <w:numId w:val="2"/>
              </w:numPr>
              <w:ind w:firstLineChars="0"/>
              <w:rPr>
                <w:rFonts w:ascii="Palatino Linotype" w:eastAsia="等线" w:hAnsi="Palatino Linotype"/>
                <w:color w:val="000000"/>
                <w:szCs w:val="21"/>
              </w:rPr>
            </w:pPr>
            <w:r>
              <w:rPr>
                <w:rFonts w:eastAsia="等线" w:cs="Times New Roman"/>
                <w:color w:val="000000"/>
                <w:szCs w:val="21"/>
              </w:rPr>
              <w:t>Select</w:t>
            </w:r>
            <w:r>
              <w:rPr>
                <w:rFonts w:ascii="Palatino Linotype" w:eastAsia="等线" w:hAnsi="Palatino Linotype"/>
                <w:color w:val="000000"/>
                <w:szCs w:val="21"/>
              </w:rPr>
              <w:t xml:space="preserve"> </w:t>
            </w:r>
            <m:oMath>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0</m:t>
                  </m:r>
                </m:sub>
              </m:sSub>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Theme="minorEastAsia"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选择一个初始状态，一般选择f大的状态</w:t>
            </w:r>
          </w:p>
        </w:tc>
      </w:tr>
      <w:tr w:rsidR="00F041A5">
        <w:trPr>
          <w:trHeight w:val="285"/>
        </w:trPr>
        <w:tc>
          <w:tcPr>
            <w:tcW w:w="171" w:type="pct"/>
            <w:tcBorders>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tcBorders>
            <w:shd w:val="clear" w:color="auto" w:fill="auto"/>
          </w:tcPr>
          <w:p w:rsidR="00F041A5" w:rsidRDefault="00000000">
            <w:pPr>
              <w:ind w:firstLine="480"/>
              <w:rPr>
                <w:rFonts w:ascii="Palatino Linotype" w:eastAsia="等线" w:hAnsi="Palatino Linotype"/>
                <w:color w:val="000000"/>
                <w:szCs w:val="21"/>
              </w:rPr>
            </w:pPr>
            <w:r>
              <w:rPr>
                <w:rFonts w:eastAsia="等线" w:cs="Times New Roman"/>
                <w:color w:val="000000"/>
                <w:szCs w:val="21"/>
              </w:rPr>
              <w:t xml:space="preserve">for t = 1 to </w:t>
            </w:r>
            <m:oMath>
              <m:r>
                <w:rPr>
                  <w:rFonts w:ascii="Cambria Math" w:eastAsia="等线" w:hAnsi="Cambria Math" w:cs="Times New Roman"/>
                  <w:color w:val="000000"/>
                  <w:szCs w:val="21"/>
                </w:rPr>
                <m:t>N</m:t>
              </m:r>
            </m:oMath>
            <w:r>
              <w:rPr>
                <w:rFonts w:eastAsia="等线" w:cs="Times New Roman"/>
                <w:color w:val="000000"/>
                <w:szCs w:val="21"/>
              </w:rPr>
              <w:t xml:space="preserve"> do</w:t>
            </w:r>
            <w:r>
              <w:rPr>
                <w:rFonts w:ascii="Palatino Linotype" w:eastAsia="等线" w:hAnsi="Palatino Linotype"/>
                <w:color w:val="000000"/>
                <w:szCs w:val="21"/>
              </w:rPr>
              <w:t xml:space="preserve">   </w:t>
            </w:r>
            <w:r>
              <w:rPr>
                <w:rFonts w:eastAsiaTheme="minorEastAsia" w:cs="Times New Roman"/>
                <w:color w:val="000000"/>
                <w:szCs w:val="21"/>
              </w:rPr>
              <w:t>//</w:t>
            </w:r>
            <w:r>
              <w:rPr>
                <w:rFonts w:asciiTheme="minorEastAsia" w:eastAsiaTheme="minorEastAsia" w:hAnsiTheme="minorEastAsia"/>
                <w:color w:val="000000"/>
                <w:szCs w:val="21"/>
              </w:rPr>
              <w:t xml:space="preserve"> </w:t>
            </w:r>
            <w:r>
              <w:rPr>
                <w:rFonts w:asciiTheme="minorEastAsia" w:eastAsiaTheme="minorEastAsia" w:hAnsiTheme="minorEastAsia" w:hint="eastAsia"/>
                <w:color w:val="000000"/>
                <w:szCs w:val="21"/>
              </w:rPr>
              <w:t>重复迭代N次</w:t>
            </w:r>
          </w:p>
        </w:tc>
      </w:tr>
      <w:tr w:rsidR="00F041A5">
        <w:trPr>
          <w:trHeight w:val="285"/>
        </w:trPr>
        <w:tc>
          <w:tcPr>
            <w:tcW w:w="171" w:type="pct"/>
            <w:tcBorders>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rsidR="00F041A5" w:rsidRDefault="00000000">
            <w:pPr>
              <w:ind w:firstLine="480"/>
              <w:rPr>
                <w:rFonts w:ascii="Palatino Linotype" w:eastAsia="等线" w:hAnsi="Palatino Linotype"/>
                <w:color w:val="000000"/>
                <w:szCs w:val="21"/>
              </w:rPr>
            </w:pPr>
            <m:oMath>
              <m:r>
                <w:rPr>
                  <w:rFonts w:ascii="Cambria Math" w:eastAsia="等线" w:hAnsi="Cambria Math"/>
                  <w:color w:val="000000"/>
                  <w:szCs w:val="21"/>
                </w:rPr>
                <m:t>y ~ g</m:t>
              </m:r>
              <m:d>
                <m:dPr>
                  <m:endChr m:val="|"/>
                  <m:ctrlPr>
                    <w:rPr>
                      <w:rFonts w:ascii="Cambria Math" w:eastAsia="等线" w:hAnsi="Cambria Math"/>
                      <w:i/>
                      <w:color w:val="000000"/>
                      <w:szCs w:val="21"/>
                    </w:rPr>
                  </m:ctrlPr>
                </m:dPr>
                <m:e>
                  <m:r>
                    <w:rPr>
                      <w:rFonts w:ascii="Cambria Math" w:eastAsia="等线" w:hAnsi="Cambria Math" w:hint="eastAsia"/>
                      <w:color w:val="000000"/>
                      <w:szCs w:val="21"/>
                    </w:rPr>
                    <m:t> </m:t>
                  </m:r>
                  <m:r>
                    <w:rPr>
                      <w:rFonts w:ascii="Cambria Math" w:eastAsia="等线" w:hAnsi="Cambria Math"/>
                      <w:color w:val="000000"/>
                      <w:szCs w:val="21"/>
                    </w:rPr>
                    <m:t xml:space="preserve">⋅ </m:t>
                  </m:r>
                </m:e>
              </m:d>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r>
                <w:rPr>
                  <w:rFonts w:ascii="Cambria Math" w:eastAsia="等线" w:hAnsi="Cambria Math"/>
                  <w:color w:val="000000"/>
                  <w:szCs w:val="21"/>
                </w:rPr>
                <m:t>)</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Theme="minorEastAsia" w:cs="Times New Roman"/>
                <w:color w:val="000000"/>
                <w:szCs w:val="21"/>
              </w:rPr>
              <w:t>//</w:t>
            </w:r>
            <w:r>
              <w:rPr>
                <w:rFonts w:asciiTheme="minorEastAsia" w:eastAsiaTheme="minorEastAsia" w:hAnsiTheme="minorEastAsia"/>
                <w:color w:val="000000"/>
                <w:szCs w:val="21"/>
              </w:rPr>
              <w:t xml:space="preserve"> </w:t>
            </w:r>
            <w:r>
              <w:rPr>
                <w:rFonts w:asciiTheme="minorEastAsia" w:eastAsiaTheme="minorEastAsia" w:hAnsiTheme="minorEastAsia" w:hint="eastAsia"/>
                <w:color w:val="000000"/>
                <w:szCs w:val="21"/>
              </w:rPr>
              <w:t>生成服从概率密度g的随机数</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rsidR="00F041A5" w:rsidRDefault="00000000">
            <w:pPr>
              <w:spacing w:line="240" w:lineRule="atLeast"/>
              <w:ind w:firstLine="480"/>
              <w:rPr>
                <w:rFonts w:ascii="Palatino Linotype" w:eastAsia="等线" w:hAnsi="Palatino Linotype"/>
                <w:color w:val="000000"/>
                <w:szCs w:val="21"/>
              </w:rPr>
            </w:pPr>
            <m:oMath>
              <m:r>
                <w:rPr>
                  <w:rFonts w:ascii="Cambria Math" w:eastAsia="等线" w:hAnsi="Cambria Math"/>
                  <w:color w:val="000000"/>
                  <w:szCs w:val="21"/>
                </w:rPr>
                <m:t>h</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r>
                    <w:rPr>
                      <w:rFonts w:ascii="Cambria Math" w:eastAsia="等线" w:hAnsi="Cambria Math"/>
                      <w:color w:val="000000"/>
                      <w:szCs w:val="21"/>
                    </w:rPr>
                    <m:t>,y</m:t>
                  </m:r>
                </m:e>
              </m:d>
              <m:r>
                <w:rPr>
                  <w:rFonts w:ascii="Cambria Math" w:eastAsia="等线" w:hAnsi="Cambria Math"/>
                  <w:color w:val="000000"/>
                  <w:szCs w:val="21"/>
                </w:rPr>
                <m:t>←</m:t>
              </m:r>
              <m:r>
                <m:rPr>
                  <m:sty m:val="p"/>
                </m:rPr>
                <w:rPr>
                  <w:rFonts w:ascii="Cambria Math" w:eastAsia="等线" w:hAnsi="Cambria Math"/>
                  <w:color w:val="000000"/>
                  <w:szCs w:val="21"/>
                </w:rPr>
                <m:t>min⁡</m:t>
              </m:r>
              <m:r>
                <w:rPr>
                  <w:rFonts w:ascii="Cambria Math" w:eastAsia="等线" w:hAnsi="Cambria Math"/>
                  <w:color w:val="000000"/>
                  <w:szCs w:val="21"/>
                </w:rPr>
                <m:t>{1,</m:t>
              </m:r>
              <m:f>
                <m:fPr>
                  <m:ctrlPr>
                    <w:rPr>
                      <w:rFonts w:ascii="Cambria Math" w:eastAsia="等线" w:hAnsi="Cambria Math"/>
                      <w:i/>
                      <w:color w:val="000000"/>
                      <w:szCs w:val="21"/>
                    </w:rPr>
                  </m:ctrlPr>
                </m:fPr>
                <m:num>
                  <m:r>
                    <w:rPr>
                      <w:rFonts w:ascii="Cambria Math" w:eastAsia="等线" w:hAnsi="Cambria Math"/>
                      <w:color w:val="000000"/>
                      <w:szCs w:val="21"/>
                    </w:rPr>
                    <m:t>f</m:t>
                  </m:r>
                  <m:d>
                    <m:dPr>
                      <m:ctrlPr>
                        <w:rPr>
                          <w:rFonts w:ascii="Cambria Math" w:eastAsia="等线" w:hAnsi="Cambria Math"/>
                          <w:i/>
                          <w:color w:val="000000"/>
                          <w:szCs w:val="21"/>
                        </w:rPr>
                      </m:ctrlPr>
                    </m:dPr>
                    <m:e>
                      <m:r>
                        <w:rPr>
                          <w:rFonts w:ascii="Cambria Math" w:eastAsia="等线" w:hAnsi="Cambria Math"/>
                          <w:color w:val="000000"/>
                          <w:szCs w:val="21"/>
                        </w:rPr>
                        <m:t>y</m:t>
                      </m:r>
                    </m:e>
                  </m:d>
                  <m:r>
                    <w:rPr>
                      <w:rFonts w:ascii="Cambria Math" w:eastAsia="等线" w:hAnsi="Cambria Math"/>
                      <w:color w:val="000000"/>
                      <w:szCs w:val="21"/>
                    </w:rPr>
                    <m:t>g(</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r>
                    <w:rPr>
                      <w:rFonts w:ascii="Cambria Math" w:eastAsia="等线" w:hAnsi="Cambria Math"/>
                      <w:color w:val="000000"/>
                      <w:szCs w:val="21"/>
                    </w:rPr>
                    <m:t>|y)</m:t>
                  </m:r>
                </m:num>
                <m:den>
                  <m:r>
                    <w:rPr>
                      <w:rFonts w:ascii="Cambria Math" w:eastAsia="等线" w:hAnsi="Cambria Math"/>
                      <w:color w:val="000000"/>
                      <w:szCs w:val="21"/>
                    </w:rPr>
                    <m:t>f</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e>
                  </m:d>
                  <m:r>
                    <w:rPr>
                      <w:rFonts w:ascii="Cambria Math" w:eastAsia="等线" w:hAnsi="Cambria Math"/>
                      <w:color w:val="000000"/>
                      <w:szCs w:val="21"/>
                    </w:rPr>
                    <m:t>g(y|</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r>
                    <w:rPr>
                      <w:rFonts w:ascii="Cambria Math" w:eastAsia="等线" w:hAnsi="Cambria Math"/>
                      <w:color w:val="000000"/>
                      <w:szCs w:val="21"/>
                    </w:rPr>
                    <m:t>)</m:t>
                  </m:r>
                </m:den>
              </m:f>
              <m:r>
                <w:rPr>
                  <w:rFonts w:ascii="Cambria Math" w:eastAsia="等线" w:hAnsi="Cambria Math"/>
                  <w:color w:val="000000"/>
                  <w:szCs w:val="21"/>
                </w:rPr>
                <m:t>}</m:t>
              </m:r>
            </m:oMath>
            <w:r>
              <w:rPr>
                <w:rFonts w:ascii="Palatino Linotype" w:eastAsia="等线" w:hAnsi="Palatino Linotype"/>
                <w:color w:val="000000"/>
                <w:szCs w:val="21"/>
              </w:rPr>
              <w:t xml:space="preserve">    </w:t>
            </w:r>
            <w:r>
              <w:rPr>
                <w:rFonts w:eastAsia="等线" w:cs="Times New Roman"/>
                <w:color w:val="000000"/>
                <w:szCs w:val="21"/>
              </w:rPr>
              <w:t>//</w:t>
            </w:r>
            <w:r>
              <w:rPr>
                <w:rFonts w:asciiTheme="majorEastAsia" w:hAnsiTheme="majorEastAsia" w:hint="eastAsia"/>
                <w:color w:val="000000"/>
                <w:szCs w:val="21"/>
              </w:rPr>
              <w:t>计算接受概率</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top w:val="nil"/>
              <w:left w:val="single" w:sz="4" w:space="0" w:color="auto"/>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rsidR="00F041A5" w:rsidRDefault="00000000">
            <w:pPr>
              <w:ind w:firstLine="480"/>
              <w:rPr>
                <w:rFonts w:ascii="Palatino Linotype" w:eastAsia="等线" w:hAnsi="Palatino Linotype"/>
                <w:color w:val="000000"/>
                <w:szCs w:val="21"/>
              </w:rPr>
            </w:pPr>
            <w:r>
              <w:rPr>
                <w:rFonts w:eastAsia="等线" w:cs="Times New Roman"/>
                <w:color w:val="000000"/>
                <w:szCs w:val="21"/>
              </w:rPr>
              <w:t xml:space="preserve">If </w:t>
            </w:r>
            <m:oMath>
              <m:r>
                <w:rPr>
                  <w:rFonts w:ascii="Cambria Math" w:eastAsia="等线" w:hAnsi="Cambria Math"/>
                  <w:color w:val="000000"/>
                  <w:szCs w:val="21"/>
                </w:rPr>
                <m:t>r ~ U</m:t>
              </m:r>
              <m:d>
                <m:dPr>
                  <m:ctrlPr>
                    <w:rPr>
                      <w:rFonts w:ascii="Cambria Math" w:eastAsia="等线" w:hAnsi="Cambria Math"/>
                      <w:i/>
                      <w:color w:val="000000"/>
                      <w:szCs w:val="21"/>
                    </w:rPr>
                  </m:ctrlPr>
                </m:dPr>
                <m:e>
                  <m:r>
                    <w:rPr>
                      <w:rFonts w:ascii="Cambria Math" w:eastAsia="等线" w:hAnsi="Cambria Math"/>
                      <w:color w:val="000000"/>
                      <w:szCs w:val="21"/>
                    </w:rPr>
                    <m:t>0,1</m:t>
                  </m:r>
                </m:e>
              </m:d>
              <m:r>
                <w:rPr>
                  <w:rFonts w:ascii="Cambria Math" w:eastAsia="等线" w:hAnsi="Cambria Math"/>
                  <w:color w:val="000000"/>
                  <w:szCs w:val="21"/>
                </w:rPr>
                <m:t>≤h</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r>
                    <w:rPr>
                      <w:rFonts w:ascii="Cambria Math" w:eastAsia="等线" w:hAnsi="Cambria Math"/>
                      <w:color w:val="000000"/>
                      <w:szCs w:val="21"/>
                    </w:rPr>
                    <m:t>,y</m:t>
                  </m:r>
                </m:e>
              </m:d>
            </m:oMath>
            <w:r>
              <w:rPr>
                <w:rFonts w:ascii="Palatino Linotype" w:eastAsia="等线" w:hAnsi="Palatino Linotype" w:hint="eastAsia"/>
                <w:color w:val="000000"/>
                <w:szCs w:val="21"/>
              </w:rPr>
              <w:t xml:space="preserve"> </w:t>
            </w:r>
            <w:r>
              <w:rPr>
                <w:rFonts w:eastAsia="等线" w:cs="Times New Roman"/>
                <w:color w:val="000000"/>
                <w:szCs w:val="21"/>
              </w:rPr>
              <w:t>then</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rsidR="00F041A5" w:rsidRDefault="00F041A5">
            <w:pPr>
              <w:ind w:firstLine="480"/>
              <w:rPr>
                <w:rFonts w:ascii="Palatino Linotype" w:eastAsia="等线" w:hAnsi="Palatino Linotype"/>
                <w:color w:val="000000"/>
                <w:szCs w:val="21"/>
              </w:rPr>
            </w:pPr>
          </w:p>
        </w:tc>
        <w:tc>
          <w:tcPr>
            <w:tcW w:w="252" w:type="pct"/>
            <w:shd w:val="clear" w:color="auto" w:fill="auto"/>
          </w:tcPr>
          <w:p w:rsidR="00F041A5" w:rsidRDefault="00F041A5">
            <w:pPr>
              <w:ind w:firstLine="480"/>
              <w:rPr>
                <w:rFonts w:ascii="Palatino Linotype" w:eastAsia="等线" w:hAnsi="Palatino Linotype"/>
                <w:color w:val="000000"/>
                <w:szCs w:val="21"/>
              </w:rPr>
            </w:pPr>
          </w:p>
        </w:tc>
        <w:tc>
          <w:tcPr>
            <w:tcW w:w="4407" w:type="pct"/>
            <w:shd w:val="clear" w:color="auto" w:fill="auto"/>
          </w:tcPr>
          <w:p w:rsidR="00F041A5" w:rsidRDefault="00000000">
            <w:pPr>
              <w:ind w:firstLine="480"/>
              <w:rPr>
                <w:rFonts w:ascii="Palatino Linotype" w:eastAsia="等线" w:hAnsi="Palatino Linotype"/>
                <w:color w:val="000000"/>
                <w:szCs w:val="21"/>
              </w:rPr>
            </w:pPr>
            <m:oMath>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sub>
              </m:sSub>
              <m:r>
                <w:rPr>
                  <w:rFonts w:ascii="Cambria Math" w:eastAsia="等线" w:hAnsi="Cambria Math"/>
                  <w:color w:val="000000"/>
                  <w:szCs w:val="21"/>
                </w:rPr>
                <m:t>←y</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等线"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接受新状态</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rsidR="00F041A5" w:rsidRDefault="00F041A5">
            <w:pPr>
              <w:ind w:firstLine="480"/>
              <w:rPr>
                <w:rFonts w:ascii="Palatino Linotype" w:eastAsia="等线" w:hAnsi="Palatino Linotype"/>
                <w:color w:val="000000"/>
                <w:szCs w:val="21"/>
              </w:rPr>
            </w:pPr>
          </w:p>
        </w:tc>
        <w:tc>
          <w:tcPr>
            <w:tcW w:w="252" w:type="pct"/>
            <w:shd w:val="clear" w:color="auto" w:fill="auto"/>
          </w:tcPr>
          <w:p w:rsidR="00F041A5" w:rsidRDefault="00F041A5">
            <w:pPr>
              <w:ind w:firstLineChars="0" w:firstLine="0"/>
              <w:rPr>
                <w:rFonts w:eastAsia="等线" w:cs="Times New Roman"/>
                <w:color w:val="000000"/>
                <w:szCs w:val="21"/>
              </w:rPr>
            </w:pPr>
          </w:p>
        </w:tc>
        <w:tc>
          <w:tcPr>
            <w:tcW w:w="4407" w:type="pct"/>
            <w:shd w:val="clear" w:color="auto" w:fill="auto"/>
          </w:tcPr>
          <w:p w:rsidR="00F041A5" w:rsidRDefault="00000000">
            <w:pPr>
              <w:ind w:firstLineChars="0" w:firstLine="0"/>
              <w:rPr>
                <w:rFonts w:ascii="Palatino Linotype" w:eastAsia="等线" w:hAnsi="Palatino Linotype"/>
                <w:color w:val="000000"/>
                <w:szCs w:val="21"/>
              </w:rPr>
            </w:pPr>
            <w:r>
              <w:rPr>
                <w:rFonts w:eastAsia="等线" w:cs="Times New Roman" w:hint="eastAsia"/>
                <w:color w:val="000000"/>
                <w:szCs w:val="21"/>
              </w:rPr>
              <w:t>else</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rsidR="00F041A5" w:rsidRDefault="00F041A5">
            <w:pPr>
              <w:ind w:firstLine="480"/>
              <w:rPr>
                <w:rFonts w:ascii="Palatino Linotype" w:eastAsia="等线" w:hAnsi="Palatino Linotype"/>
                <w:color w:val="000000"/>
                <w:szCs w:val="21"/>
              </w:rPr>
            </w:pPr>
          </w:p>
        </w:tc>
        <w:tc>
          <w:tcPr>
            <w:tcW w:w="252" w:type="pct"/>
            <w:shd w:val="clear" w:color="auto" w:fill="auto"/>
          </w:tcPr>
          <w:p w:rsidR="00F041A5" w:rsidRDefault="00F041A5">
            <w:pPr>
              <w:ind w:firstLine="480"/>
              <w:rPr>
                <w:rFonts w:ascii="Palatino Linotype" w:eastAsia="等线" w:hAnsi="Palatino Linotype"/>
                <w:color w:val="000000"/>
                <w:szCs w:val="21"/>
              </w:rPr>
            </w:pPr>
          </w:p>
        </w:tc>
        <w:tc>
          <w:tcPr>
            <w:tcW w:w="4407" w:type="pct"/>
            <w:shd w:val="clear" w:color="auto" w:fill="auto"/>
          </w:tcPr>
          <w:p w:rsidR="00F041A5" w:rsidRDefault="00000000">
            <w:pPr>
              <w:ind w:firstLine="480"/>
              <w:rPr>
                <w:rFonts w:ascii="Palatino Linotype" w:eastAsia="等线" w:hAnsi="Palatino Linotype"/>
                <w:color w:val="000000"/>
                <w:szCs w:val="21"/>
              </w:rPr>
            </w:pPr>
            <m:oMath>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t-1</m:t>
                  </m:r>
                </m:sub>
              </m:sSub>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等线"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状态不变</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rsidR="00F041A5" w:rsidRDefault="00F041A5">
            <w:pPr>
              <w:ind w:firstLine="480"/>
              <w:rPr>
                <w:rFonts w:ascii="Palatino Linotype" w:eastAsia="等线" w:hAnsi="Palatino Linotype"/>
                <w:color w:val="000000"/>
                <w:szCs w:val="21"/>
              </w:rPr>
            </w:pPr>
          </w:p>
        </w:tc>
        <w:tc>
          <w:tcPr>
            <w:tcW w:w="252" w:type="pct"/>
            <w:shd w:val="clear" w:color="auto" w:fill="auto"/>
          </w:tcPr>
          <w:p w:rsidR="00F041A5" w:rsidRDefault="00F041A5">
            <w:pPr>
              <w:ind w:firstLine="480"/>
              <w:rPr>
                <w:rFonts w:eastAsia="等线" w:cs="Times New Roman"/>
                <w:color w:val="000000"/>
                <w:szCs w:val="21"/>
              </w:rPr>
            </w:pPr>
          </w:p>
        </w:tc>
        <w:tc>
          <w:tcPr>
            <w:tcW w:w="4407" w:type="pct"/>
            <w:shd w:val="clear" w:color="auto" w:fill="auto"/>
          </w:tcPr>
          <w:p w:rsidR="00F041A5" w:rsidRDefault="00000000">
            <w:pPr>
              <w:ind w:firstLineChars="0" w:firstLine="0"/>
              <w:rPr>
                <w:rFonts w:eastAsia="等线" w:cs="Times New Roman"/>
                <w:color w:val="000000"/>
                <w:szCs w:val="21"/>
              </w:rPr>
            </w:pPr>
            <w:r>
              <w:rPr>
                <w:rFonts w:eastAsia="等线" w:cs="Times New Roman" w:hint="eastAsia"/>
                <w:color w:val="000000"/>
                <w:szCs w:val="21"/>
              </w:rPr>
              <w:t>End</w:t>
            </w:r>
            <w:r>
              <w:rPr>
                <w:rFonts w:eastAsia="等线" w:cs="Times New Roman"/>
                <w:color w:val="000000"/>
                <w:szCs w:val="21"/>
              </w:rPr>
              <w:t xml:space="preserve"> </w:t>
            </w:r>
            <w:r>
              <w:rPr>
                <w:rFonts w:eastAsia="等线" w:cs="Times New Roman" w:hint="eastAsia"/>
                <w:color w:val="000000"/>
                <w:szCs w:val="21"/>
              </w:rPr>
              <w:t>i</w:t>
            </w:r>
            <w:r>
              <w:rPr>
                <w:rFonts w:eastAsia="等线" w:cs="Times New Roman"/>
                <w:color w:val="000000"/>
                <w:szCs w:val="21"/>
              </w:rPr>
              <w:t xml:space="preserve">f </w:t>
            </w:r>
          </w:p>
        </w:tc>
      </w:tr>
      <w:tr w:rsidR="00F041A5">
        <w:trPr>
          <w:trHeight w:val="285"/>
        </w:trPr>
        <w:tc>
          <w:tcPr>
            <w:tcW w:w="171" w:type="pct"/>
            <w:tcBorders>
              <w:top w:val="nil"/>
              <w:left w:val="nil"/>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tcBorders>
            <w:shd w:val="clear" w:color="auto" w:fill="auto"/>
          </w:tcPr>
          <w:p w:rsidR="00F041A5" w:rsidRDefault="00000000">
            <w:pPr>
              <w:ind w:firstLine="480"/>
              <w:rPr>
                <w:rFonts w:eastAsia="等线" w:cs="Times New Roman"/>
                <w:color w:val="000000"/>
                <w:szCs w:val="21"/>
              </w:rPr>
            </w:pPr>
            <w:r>
              <w:rPr>
                <w:rFonts w:eastAsia="等线" w:cs="Times New Roman"/>
                <w:color w:val="000000"/>
                <w:szCs w:val="21"/>
              </w:rPr>
              <w:t>End for</w:t>
            </w:r>
          </w:p>
        </w:tc>
      </w:tr>
      <w:tr w:rsidR="00F041A5">
        <w:trPr>
          <w:trHeight w:val="285"/>
        </w:trPr>
        <w:tc>
          <w:tcPr>
            <w:tcW w:w="171" w:type="pct"/>
            <w:tcBorders>
              <w:top w:val="nil"/>
              <w:left w:val="nil"/>
              <w:bottom w:val="single" w:sz="4" w:space="0" w:color="auto"/>
              <w:right w:val="single" w:sz="4" w:space="0" w:color="auto"/>
            </w:tcBorders>
            <w:shd w:val="clear" w:color="auto" w:fill="auto"/>
            <w:noWrap/>
          </w:tcPr>
          <w:p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bottom w:val="single" w:sz="4" w:space="0" w:color="auto"/>
            </w:tcBorders>
            <w:shd w:val="clear" w:color="auto" w:fill="auto"/>
          </w:tcPr>
          <w:p w:rsidR="00F041A5" w:rsidRDefault="00000000">
            <w:pPr>
              <w:ind w:firstLine="480"/>
              <w:rPr>
                <w:rFonts w:ascii="Palatino Linotype" w:eastAsia="等线" w:hAnsi="Palatino Linotype"/>
                <w:color w:val="000000"/>
                <w:szCs w:val="21"/>
              </w:rPr>
            </w:pPr>
            <w:r>
              <w:rPr>
                <w:rFonts w:eastAsia="等线" w:cs="Times New Roman"/>
                <w:color w:val="000000"/>
                <w:szCs w:val="21"/>
              </w:rPr>
              <w:t>Draw histogram of</w:t>
            </w:r>
            <w:r>
              <w:rPr>
                <w:rFonts w:ascii="Palatino Linotype" w:eastAsia="等线" w:hAnsi="Palatino Linotype"/>
                <w:color w:val="000000"/>
                <w:szCs w:val="21"/>
              </w:rPr>
              <w:t xml:space="preserve"> </w:t>
            </w:r>
            <m:oMath>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0</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N</m:t>
                  </m:r>
                </m:sub>
              </m:sSub>
              <m:r>
                <w:rPr>
                  <w:rFonts w:ascii="Cambria Math" w:eastAsia="等线" w:hAnsi="Cambria Math"/>
                  <w:color w:val="000000"/>
                  <w:szCs w:val="21"/>
                </w:rPr>
                <m:t>}</m:t>
              </m:r>
            </m:oMath>
            <w:r>
              <w:rPr>
                <w:rFonts w:ascii="Palatino Linotype" w:eastAsia="等线" w:hAnsi="Palatino Linotype" w:hint="eastAsia"/>
                <w:color w:val="000000"/>
                <w:szCs w:val="21"/>
              </w:rPr>
              <w:t xml:space="preserve"> </w:t>
            </w:r>
            <w:proofErr w:type="gramStart"/>
            <w:r>
              <w:rPr>
                <w:rFonts w:asciiTheme="minorEastAsia" w:eastAsiaTheme="minorEastAsia" w:hAnsiTheme="minorEastAsia" w:hint="eastAsia"/>
                <w:color w:val="000000"/>
                <w:szCs w:val="21"/>
              </w:rPr>
              <w:t>输出抽样序列</w:t>
            </w:r>
            <w:r>
              <w:rPr>
                <w:rFonts w:ascii="Palatino Linotype" w:eastAsia="等线" w:hAnsi="Palatino Linotype"/>
                <w:color w:val="000000"/>
                <w:szCs w:val="21"/>
              </w:rPr>
              <w:t xml:space="preserve">  </w:t>
            </w:r>
            <w:r>
              <w:rPr>
                <w:rFonts w:eastAsia="等线" w:cs="Times New Roman"/>
                <w:color w:val="000000"/>
                <w:szCs w:val="21"/>
              </w:rPr>
              <w:t>/</w:t>
            </w:r>
            <w:proofErr w:type="gramEnd"/>
            <w:r>
              <w:rPr>
                <w:rFonts w:eastAsia="等线" w:cs="Times New Roman"/>
                <w:color w:val="000000"/>
                <w:szCs w:val="21"/>
              </w:rPr>
              <w:t>/</w:t>
            </w:r>
            <w:r>
              <w:rPr>
                <w:rFonts w:ascii="Palatino Linotype" w:eastAsia="等线" w:hAnsi="Palatino Linotype"/>
                <w:color w:val="000000"/>
                <w:szCs w:val="21"/>
              </w:rPr>
              <w:t xml:space="preserve"> </w:t>
            </w:r>
          </w:p>
        </w:tc>
      </w:tr>
    </w:tbl>
    <w:p w:rsidR="00F041A5" w:rsidRDefault="00F041A5">
      <w:pPr>
        <w:ind w:firstLine="480"/>
        <w:rPr>
          <w:rFonts w:ascii="宋体" w:hAnsi="宋体" w:cstheme="minorBidi"/>
        </w:rPr>
      </w:pPr>
    </w:p>
    <w:p w:rsidR="00F041A5" w:rsidRDefault="00000000">
      <w:pPr>
        <w:ind w:firstLine="480"/>
        <w:rPr>
          <w:rFonts w:eastAsia="宋体" w:cstheme="minorBidi"/>
        </w:rPr>
      </w:pPr>
      <w:r>
        <w:rPr>
          <w:rFonts w:eastAsia="宋体" w:cstheme="minorBidi" w:hint="eastAsia"/>
        </w:rPr>
        <w:t>如果建议概率密度函数</w:t>
      </w:r>
      <m:oMath>
        <m:r>
          <w:rPr>
            <w:rFonts w:ascii="Cambria Math" w:eastAsia="宋体" w:hAnsi="Cambria Math" w:cstheme="minorBidi"/>
          </w:rPr>
          <m:t>g</m:t>
        </m:r>
      </m:oMath>
      <w:r>
        <w:rPr>
          <w:rFonts w:eastAsia="宋体" w:cstheme="minorBidi" w:hint="eastAsia"/>
        </w:rPr>
        <w:t>满足对称性条件，则概率函数</w:t>
      </w:r>
      <m:oMath>
        <m:r>
          <w:rPr>
            <w:rFonts w:ascii="Cambria Math" w:eastAsia="宋体" w:hAnsi="Cambria Math" w:cstheme="minorBidi"/>
          </w:rPr>
          <m:t>h</m:t>
        </m:r>
      </m:oMath>
      <w:r>
        <w:rPr>
          <w:rFonts w:eastAsia="宋体" w:cstheme="minorBidi" w:hint="eastAsia"/>
        </w:rPr>
        <w:t>简化为</w:t>
      </w:r>
      <m:oMath>
        <m:r>
          <w:rPr>
            <w:rFonts w:ascii="Cambria Math" w:eastAsia="宋体" w:hAnsi="Cambria Math" w:cstheme="minorBidi"/>
          </w:rPr>
          <m:t>h(x,y)=min(1,</m:t>
        </m:r>
        <m:f>
          <m:fPr>
            <m:ctrlPr>
              <w:rPr>
                <w:rFonts w:ascii="Cambria Math" w:eastAsia="宋体" w:hAnsi="Cambria Math" w:cstheme="minorBidi"/>
              </w:rPr>
            </m:ctrlPr>
          </m:fPr>
          <m:num>
            <m:r>
              <w:rPr>
                <w:rFonts w:ascii="Cambria Math" w:eastAsia="宋体" w:hAnsi="Cambria Math" w:cstheme="minorBidi"/>
              </w:rPr>
              <m:t>f(y)</m:t>
            </m:r>
          </m:num>
          <m:den>
            <m:r>
              <w:rPr>
                <w:rFonts w:ascii="Cambria Math" w:eastAsia="宋体" w:hAnsi="Cambria Math" w:cstheme="minorBidi"/>
              </w:rPr>
              <m:t>f(x)</m:t>
            </m:r>
          </m:den>
        </m:f>
        <m:r>
          <w:rPr>
            <w:rFonts w:ascii="Cambria Math" w:eastAsia="宋体" w:hAnsi="Cambria Math" w:cstheme="minorBidi"/>
          </w:rPr>
          <m:t>)</m:t>
        </m:r>
      </m:oMath>
      <w:r>
        <w:rPr>
          <w:rFonts w:eastAsia="宋体" w:cstheme="minorBidi" w:hint="eastAsia"/>
        </w:rPr>
        <w:t>，此时算法被称为对称</w:t>
      </w:r>
      <w:r>
        <w:rPr>
          <w:rFonts w:eastAsia="宋体" w:cstheme="minorBidi" w:hint="eastAsia"/>
        </w:rPr>
        <w:t>Metropolis-Hastings</w:t>
      </w:r>
      <w:r>
        <w:rPr>
          <w:rFonts w:eastAsia="宋体" w:cstheme="minorBidi" w:hint="eastAsia"/>
        </w:rPr>
        <w:t>算法。</w:t>
      </w:r>
      <w:r w:rsidR="0073583F">
        <w:rPr>
          <w:rFonts w:eastAsia="宋体" w:cstheme="minorBidi" w:hint="eastAsia"/>
        </w:rPr>
        <w:t>细致平衡在</w:t>
      </w:r>
      <w:r w:rsidR="0073583F">
        <w:rPr>
          <w:rFonts w:eastAsia="宋体" w:cstheme="minorBidi" w:hint="eastAsia"/>
        </w:rPr>
        <w:t>MCMC</w:t>
      </w:r>
      <w:r w:rsidR="0073583F">
        <w:rPr>
          <w:rFonts w:eastAsia="宋体" w:cstheme="minorBidi" w:hint="eastAsia"/>
        </w:rPr>
        <w:t>中是非常重要的，不满足细致平衡条件一般无法得到正确的平衡态结果。</w:t>
      </w:r>
    </w:p>
    <w:p w:rsidR="00F041A5" w:rsidRDefault="00000000">
      <w:pPr>
        <w:ind w:firstLine="480"/>
        <w:rPr>
          <w:rFonts w:ascii="宋体" w:hAnsi="宋体" w:cstheme="minorBidi"/>
        </w:rPr>
      </w:pPr>
      <w:r>
        <w:rPr>
          <w:rFonts w:ascii="宋体" w:hAnsi="宋体" w:cstheme="minorBidi" w:hint="eastAsia"/>
        </w:rPr>
        <w:t>Metropolis算法细致平衡推导：</w:t>
      </w:r>
    </w:p>
    <w:p w:rsidR="00F041A5" w:rsidRDefault="00000000">
      <w:pPr>
        <w:ind w:firstLine="480"/>
        <w:rPr>
          <w:rFonts w:eastAsia="宋体" w:cstheme="minorBidi"/>
        </w:rPr>
      </w:pPr>
      <w:r>
        <w:rPr>
          <w:rFonts w:eastAsia="宋体" w:cstheme="minorBidi" w:hint="eastAsia"/>
        </w:rPr>
        <w:t>如果</w:t>
      </w:r>
      <w:r>
        <w:rPr>
          <w:rFonts w:eastAsia="宋体" w:cstheme="minorBidi" w:hint="eastAsia"/>
        </w:rPr>
        <w:t>Metropolis</w:t>
      </w:r>
      <w:r>
        <w:rPr>
          <w:rFonts w:eastAsia="宋体" w:cstheme="minorBidi" w:hint="eastAsia"/>
        </w:rPr>
        <w:t>算法达到稳态，也就是状态转移矩阵它的任意两个状态是连通的，所以我们所设计的算法要符合细致平衡原则，这样我们的算法才能在</w:t>
      </w:r>
      <w:r>
        <w:rPr>
          <w:rFonts w:eastAsia="宋体" w:cstheme="minorBidi" w:hint="eastAsia"/>
        </w:rPr>
        <w:t>M</w:t>
      </w:r>
      <w:r>
        <w:rPr>
          <w:rFonts w:eastAsia="宋体" w:cstheme="minorBidi"/>
        </w:rPr>
        <w:t>CMC</w:t>
      </w:r>
      <w:r>
        <w:rPr>
          <w:rFonts w:eastAsia="宋体" w:cstheme="minorBidi" w:hint="eastAsia"/>
        </w:rPr>
        <w:t>步数下达到稳态。</w:t>
      </w:r>
    </w:p>
    <w:p w:rsidR="00F041A5" w:rsidRDefault="00000000" w:rsidP="0073583F">
      <w:pPr>
        <w:ind w:firstLine="480"/>
        <w:rPr>
          <w:rFonts w:eastAsia="宋体" w:cstheme="minorBidi"/>
        </w:rPr>
      </w:pPr>
      <w:r>
        <w:rPr>
          <w:rFonts w:eastAsia="宋体" w:cstheme="minorBidi" w:hint="eastAsia"/>
        </w:rPr>
        <w:t>细致平衡原则：当一个系统达到平衡态时，我们有</w:t>
      </w:r>
      <m:oMath>
        <m:r>
          <w:rPr>
            <w:rFonts w:ascii="Cambria Math" w:eastAsia="宋体" w:hAnsi="Cambria Math" w:cstheme="minorBidi"/>
          </w:rPr>
          <m:t>P(A)</m:t>
        </m:r>
      </m:oMath>
      <w:r>
        <w:rPr>
          <w:rFonts w:eastAsia="宋体" w:cstheme="minorBidi" w:hint="eastAsia"/>
        </w:rPr>
        <w:t>表示系统在平衡态下处于</w:t>
      </w:r>
      <m:oMath>
        <m:r>
          <w:rPr>
            <w:rFonts w:ascii="Cambria Math" w:eastAsia="宋体" w:hAnsi="Cambria Math" w:cstheme="minorBidi"/>
          </w:rPr>
          <m:t>A</m:t>
        </m:r>
      </m:oMath>
      <w:r>
        <w:rPr>
          <w:rFonts w:eastAsia="宋体" w:cstheme="minorBidi" w:hint="eastAsia"/>
        </w:rPr>
        <w:t>态的概率</w:t>
      </w:r>
      <m:oMath>
        <m:r>
          <w:rPr>
            <w:rFonts w:ascii="Cambria Math" w:eastAsia="宋体" w:hAnsi="Cambria Math" w:cstheme="minorBidi"/>
          </w:rPr>
          <m:t>P(A→B)</m:t>
        </m:r>
      </m:oMath>
      <w:r>
        <w:rPr>
          <w:rFonts w:eastAsia="宋体" w:cstheme="minorBidi" w:hint="eastAsia"/>
        </w:rPr>
        <w:t>表示系统从微观态</w:t>
      </w:r>
      <m:oMath>
        <m:r>
          <w:rPr>
            <w:rFonts w:ascii="Cambria Math" w:eastAsia="宋体" w:hAnsi="Cambria Math" w:cstheme="minorBidi"/>
          </w:rPr>
          <m:t>A</m:t>
        </m:r>
      </m:oMath>
      <w:r>
        <w:rPr>
          <w:rFonts w:eastAsia="宋体" w:cstheme="minorBidi" w:hint="eastAsia"/>
        </w:rPr>
        <w:t>变为微观态</w:t>
      </w:r>
      <m:oMath>
        <m:r>
          <w:rPr>
            <w:rFonts w:ascii="Cambria Math" w:eastAsia="宋体" w:hAnsi="Cambria Math" w:cstheme="minorBidi"/>
          </w:rPr>
          <m:t>B</m:t>
        </m:r>
      </m:oMath>
      <w:r>
        <w:rPr>
          <w:rFonts w:eastAsia="宋体" w:cstheme="minorBidi" w:hint="eastAsia"/>
        </w:rPr>
        <w:t>的可能性</w:t>
      </w:r>
    </w:p>
    <w:p w:rsidR="00F041A5" w:rsidRDefault="00000000">
      <w:pPr>
        <w:pStyle w:val="mathAndNum"/>
        <w:tabs>
          <w:tab w:val="clear" w:pos="9120"/>
          <w:tab w:val="right" w:pos="9071"/>
        </w:tabs>
        <w:ind w:firstLine="480"/>
      </w:pPr>
      <w:r>
        <w:rPr>
          <w:rFonts w:eastAsia="宋体" w:cstheme="minorBidi"/>
          <w:iCs/>
        </w:rPr>
        <w:tab/>
      </w:r>
      <m:oMath>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oMath>
      <w:r>
        <w:rPr>
          <w:rFonts w:eastAsia="宋体" w:cstheme="minorBidi"/>
        </w:rPr>
        <w:tab/>
      </w:r>
      <w:r>
        <w:rPr>
          <w:rFonts w:hint="eastAsia"/>
        </w:rPr>
        <w:t>(</w:t>
      </w:r>
      <w:r>
        <w:t>10)</w:t>
      </w:r>
    </w:p>
    <w:p w:rsidR="00F041A5" w:rsidRDefault="00000000">
      <w:pPr>
        <w:ind w:firstLine="480"/>
        <w:rPr>
          <w:rFonts w:eastAsia="宋体" w:cstheme="minorBidi"/>
        </w:rPr>
      </w:pPr>
      <w:r>
        <w:rPr>
          <w:rFonts w:eastAsia="宋体" w:cstheme="minorBidi" w:hint="eastAsia"/>
        </w:rPr>
        <w:t>Metropolis</w:t>
      </w:r>
      <w:r>
        <w:rPr>
          <w:rFonts w:eastAsia="宋体" w:cstheme="minorBidi" w:hint="eastAsia"/>
        </w:rPr>
        <w:t>算法需要构造一个合理的接受率来满足细致平衡原则，为了得到这个接受率，我们需要将状态转移矩阵</w:t>
      </w:r>
      <m:oMath>
        <m:r>
          <w:rPr>
            <w:rFonts w:ascii="Cambria Math" w:eastAsia="宋体" w:hAnsi="Cambria Math" w:cstheme="minorBidi"/>
          </w:rPr>
          <m:t>P(A→B)</m:t>
        </m:r>
      </m:oMath>
      <w:r>
        <w:rPr>
          <w:rFonts w:eastAsia="宋体" w:cstheme="minorBidi" w:hint="eastAsia"/>
        </w:rPr>
        <w:t>应当写为：</w:t>
      </w:r>
    </w:p>
    <w:p w:rsidR="00F041A5" w:rsidRDefault="00000000">
      <w:pPr>
        <w:pStyle w:val="mathAndNum"/>
        <w:tabs>
          <w:tab w:val="clear" w:pos="9120"/>
          <w:tab w:val="right" w:pos="9071"/>
        </w:tabs>
        <w:ind w:firstLine="480"/>
      </w:pPr>
      <w:r>
        <w:rPr>
          <w:rFonts w:eastAsia="宋体" w:cstheme="minorBidi"/>
          <w:iCs/>
        </w:rPr>
        <w:tab/>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rPr>
          <w:rFonts w:eastAsia="宋体" w:cstheme="minorBidi"/>
        </w:rPr>
        <w:tab/>
      </w:r>
      <w:r>
        <w:rPr>
          <w:rFonts w:hint="eastAsia"/>
        </w:rPr>
        <w:t>(</w:t>
      </w:r>
      <w:r>
        <w:t>11)</w:t>
      </w:r>
    </w:p>
    <w:p w:rsidR="00F041A5" w:rsidRDefault="00000000">
      <w:pPr>
        <w:ind w:firstLine="480"/>
        <w:rPr>
          <w:rFonts w:ascii="宋体" w:hAnsi="宋体" w:cstheme="minorBidi"/>
        </w:rPr>
      </w:pPr>
      <w:r>
        <w:rPr>
          <w:rFonts w:ascii="宋体" w:hAnsi="宋体" w:cstheme="minorBidi" w:hint="eastAsia"/>
        </w:rPr>
        <w:t>则细致平衡公式</w:t>
      </w:r>
      <m:oMath>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A</m:t>
            </m:r>
          </m:e>
        </m:d>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A→B</m:t>
            </m:r>
          </m:e>
        </m:d>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B</m:t>
            </m:r>
          </m:e>
        </m:d>
        <m:r>
          <w:rPr>
            <w:rFonts w:ascii="Cambria Math" w:hAnsi="Cambria Math" w:cstheme="minorBidi"/>
          </w:rPr>
          <m:t>P(B→A)</m:t>
        </m:r>
      </m:oMath>
      <w:r>
        <w:rPr>
          <w:rFonts w:ascii="宋体" w:hAnsi="宋体" w:cstheme="minorBidi" w:hint="eastAsia"/>
        </w:rPr>
        <w:t>就改写成为：</w:t>
      </w:r>
    </w:p>
    <w:p w:rsidR="00F041A5" w:rsidRDefault="00000000">
      <w:pPr>
        <w:pStyle w:val="mathAndNum"/>
        <w:tabs>
          <w:tab w:val="clear" w:pos="9120"/>
          <w:tab w:val="right" w:pos="9071"/>
        </w:tabs>
        <w:ind w:firstLine="480"/>
      </w:pPr>
      <w:r>
        <w:rPr>
          <w:rFonts w:ascii="宋体" w:hAnsi="宋体" w:cstheme="minorBidi"/>
          <w:iCs/>
        </w:rPr>
        <w:tab/>
      </w:r>
      <m:oMath>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oMath>
      <w:r>
        <w:rPr>
          <w:rFonts w:ascii="宋体" w:hAnsi="宋体" w:cstheme="minorBidi"/>
        </w:rPr>
        <w:tab/>
      </w:r>
      <w:r>
        <w:rPr>
          <w:rFonts w:hint="eastAsia"/>
        </w:rPr>
        <w:t>(</w:t>
      </w:r>
      <w:r>
        <w:t>12)</w:t>
      </w:r>
    </w:p>
    <w:p w:rsidR="00F041A5" w:rsidRDefault="00000000">
      <w:pPr>
        <w:ind w:firstLine="480"/>
        <w:rPr>
          <w:rFonts w:ascii="宋体" w:hAnsi="宋体" w:cstheme="minorBidi"/>
        </w:rPr>
      </w:pPr>
      <w:r>
        <w:rPr>
          <w:rFonts w:ascii="宋体" w:hAnsi="宋体" w:cstheme="minorBidi" w:hint="eastAsia"/>
        </w:rPr>
        <w:t>Q(A-&gt;B)表示由状态</w:t>
      </w:r>
      <w:r>
        <w:rPr>
          <w:rFonts w:ascii="宋体" w:hAnsi="宋体" w:cstheme="minorBidi"/>
        </w:rPr>
        <w:t>A</w:t>
      </w:r>
      <w:r>
        <w:rPr>
          <w:rFonts w:ascii="宋体" w:hAnsi="宋体" w:cstheme="minorBidi" w:hint="eastAsia"/>
        </w:rPr>
        <w:t>开始,选取状态B的概率.由于一步只能翻转一个分子,所以只有在A</w:t>
      </w:r>
      <w:r>
        <w:rPr>
          <w:rFonts w:ascii="宋体" w:hAnsi="宋体" w:cstheme="minorBidi"/>
        </w:rPr>
        <w:t>,B</w:t>
      </w:r>
      <w:r>
        <w:rPr>
          <w:rFonts w:ascii="宋体" w:hAnsi="宋体" w:cstheme="minorBidi" w:hint="eastAsia"/>
        </w:rPr>
        <w:t>的差别不大于一</w:t>
      </w:r>
      <w:r w:rsidRPr="004043BA">
        <w:rPr>
          <w:rFonts w:ascii="宋体" w:hAnsi="宋体" w:cstheme="minorBidi" w:hint="eastAsia"/>
        </w:rPr>
        <w:t>个分子的</w:t>
      </w:r>
      <w:r>
        <w:rPr>
          <w:rFonts w:ascii="宋体" w:hAnsi="宋体" w:cstheme="minorBidi" w:hint="eastAsia"/>
        </w:rPr>
        <w:t>时候,Q(A-&gt;B)才不为0,由于选取分子是随机的,所以:</w:t>
      </w:r>
    </w:p>
    <w:p w:rsidR="00F041A5" w:rsidRDefault="00000000">
      <w:pPr>
        <w:pStyle w:val="mathAndNum"/>
        <w:tabs>
          <w:tab w:val="clear" w:pos="9120"/>
          <w:tab w:val="right" w:pos="9071"/>
        </w:tabs>
        <w:ind w:firstLine="480"/>
      </w:pPr>
      <w:r>
        <w:rPr>
          <w:rFonts w:ascii="宋体" w:hAnsi="宋体" w:cstheme="minorBidi"/>
          <w:iCs/>
        </w:rPr>
        <w:tab/>
      </w:r>
      <m:oMath>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1/</m:t>
        </m:r>
        <m:r>
          <w:rPr>
            <w:rFonts w:ascii="Cambria Math" w:hAnsi="Cambria Math"/>
          </w:rPr>
          <m:t>N</m:t>
        </m:r>
        <m:r>
          <m:rPr>
            <m:sty m:val="p"/>
          </m:rPr>
          <w:rPr>
            <w:rFonts w:ascii="Cambria Math" w:hAnsi="Cambria Math"/>
          </w:rPr>
          <m:t>(N</m:t>
        </m:r>
        <m:r>
          <m:rPr>
            <m:sty m:val="p"/>
          </m:rPr>
          <w:rPr>
            <w:rFonts w:ascii="Cambria Math" w:hAnsi="Cambria Math" w:hint="eastAsia"/>
          </w:rPr>
          <m:t>为分子总数</m:t>
        </m:r>
        <m:r>
          <m:rPr>
            <m:sty m:val="p"/>
          </m:rPr>
          <w:rPr>
            <w:rFonts w:ascii="Cambria Math" w:hAnsi="Cambria Math" w:hint="eastAsia"/>
          </w:rPr>
          <m:t>)</m:t>
        </m:r>
      </m:oMath>
      <w:r>
        <w:rPr>
          <w:rFonts w:ascii="宋体" w:hAnsi="宋体" w:cstheme="minorBidi"/>
        </w:rPr>
        <w:tab/>
      </w:r>
      <w:r>
        <w:rPr>
          <w:rFonts w:hint="eastAsia"/>
        </w:rPr>
        <w:t>(</w:t>
      </w:r>
      <w:r>
        <w:t>13)</w:t>
      </w:r>
    </w:p>
    <w:p w:rsidR="00F041A5" w:rsidRDefault="00000000">
      <w:pPr>
        <w:spacing w:line="240" w:lineRule="atLeast"/>
        <w:ind w:firstLine="480"/>
        <w:rPr>
          <w:rFonts w:ascii="宋体" w:hAnsi="宋体" w:cstheme="minorBidi"/>
        </w:rPr>
      </w:pPr>
      <w:r>
        <w:rPr>
          <w:rFonts w:ascii="宋体" w:hAnsi="宋体" w:cstheme="minorBidi" w:hint="eastAsia"/>
        </w:rPr>
        <w:t>同理</w:t>
      </w:r>
      <m:oMath>
        <m:r>
          <w:rPr>
            <w:rFonts w:ascii="Cambria Math" w:hAnsi="Cambria Math" w:cstheme="minorBidi" w:hint="eastAsia"/>
          </w:rPr>
          <m:t>Q</m:t>
        </m:r>
        <m:d>
          <m:dPr>
            <m:ctrlPr>
              <w:rPr>
                <w:rFonts w:ascii="Cambria Math" w:hAnsi="Cambria Math" w:cstheme="minorBidi"/>
                <w:i/>
              </w:rPr>
            </m:ctrlPr>
          </m:dPr>
          <m:e>
            <m:r>
              <w:rPr>
                <w:rFonts w:ascii="Cambria Math" w:hAnsi="Cambria Math" w:cstheme="minorBidi" w:hint="eastAsia"/>
              </w:rPr>
              <m:t>B</m:t>
            </m:r>
            <m:r>
              <w:rPr>
                <w:rFonts w:ascii="Cambria Math" w:eastAsia="微软雅黑" w:hAnsi="微软雅黑" w:cs="微软雅黑" w:hint="eastAsia"/>
              </w:rPr>
              <m:t>→</m:t>
            </m:r>
            <m:r>
              <w:rPr>
                <w:rFonts w:ascii="Cambria Math" w:hAnsi="Cambria Math" w:cstheme="minorBidi" w:hint="eastAsia"/>
              </w:rPr>
              <m:t>A</m:t>
            </m:r>
          </m:e>
        </m:d>
        <m:r>
          <w:rPr>
            <w:rFonts w:ascii="Cambria Math" w:hAnsi="Cambria Math" w:cstheme="minorBidi" w:hint="eastAsia"/>
          </w:rPr>
          <m:t>=</m:t>
        </m:r>
        <m:f>
          <m:fPr>
            <m:ctrlPr>
              <w:rPr>
                <w:rFonts w:ascii="Cambria Math" w:hAnsi="Cambria Math" w:cstheme="minorBidi"/>
                <w:i/>
              </w:rPr>
            </m:ctrlPr>
          </m:fPr>
          <m:num>
            <m:r>
              <w:rPr>
                <w:rFonts w:ascii="Cambria Math" w:hAnsi="Cambria Math" w:cstheme="minorBidi" w:hint="eastAsia"/>
              </w:rPr>
              <m:t>1</m:t>
            </m:r>
          </m:num>
          <m:den>
            <m:r>
              <w:rPr>
                <w:rFonts w:ascii="Cambria Math" w:hAnsi="Cambria Math" w:cstheme="minorBidi" w:hint="eastAsia"/>
              </w:rPr>
              <m:t>N</m:t>
            </m:r>
          </m:den>
        </m:f>
      </m:oMath>
      <w:r>
        <w:rPr>
          <w:rFonts w:ascii="宋体" w:hAnsi="宋体" w:cstheme="minorBidi" w:hint="eastAsia"/>
        </w:rPr>
        <w:t>所以</w:t>
      </w:r>
      <w:r>
        <w:rPr>
          <w:rFonts w:cs="Times New Roman"/>
        </w:rPr>
        <w:t>metropolis</w:t>
      </w:r>
      <w:r>
        <w:rPr>
          <w:rFonts w:ascii="宋体" w:hAnsi="宋体" w:cstheme="minorBidi" w:hint="eastAsia"/>
        </w:rPr>
        <w:t xml:space="preserve">的接受率为： </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cstheme="minorBidi"/>
          <w:iCs/>
        </w:rPr>
        <w:lastRenderedPageBreak/>
        <w:tab/>
      </w:r>
      <m:oMath>
        <m:r>
          <w:rPr>
            <w:rFonts w:ascii="Cambria Math" w:hAnsi="Cambria Math"/>
          </w:rPr>
          <m:t>α</m:t>
        </m:r>
        <m:d>
          <m:dPr>
            <m:begChr m:val="（"/>
            <m:endChr m:val="）"/>
            <m:ctrlPr>
              <w:rPr>
                <w:rFonts w:ascii="Cambria Math" w:hAnsi="Cambria Math"/>
                <w:iCs/>
              </w:rPr>
            </m:ctrlPr>
          </m:dPr>
          <m:e>
            <m:r>
              <m:rPr>
                <m:sty m:val="p"/>
              </m:rPr>
              <w:rPr>
                <w:rFonts w:ascii="Cambria Math" w:hAnsi="Cambria Math"/>
              </w:rPr>
              <m:t>A→B</m:t>
            </m:r>
          </m:e>
        </m:d>
        <m:r>
          <m:rPr>
            <m:sty m:val="p"/>
          </m:rPr>
          <w:rPr>
            <w:rFonts w:ascii="Cambria Math" w:hAnsi="Cambria Math"/>
          </w:rPr>
          <m:t>=min{1,</m:t>
        </m:r>
        <m:f>
          <m:fPr>
            <m:ctrlPr>
              <w:rPr>
                <w:rFonts w:ascii="Cambria Math" w:hAnsi="Cambria Math"/>
                <w:iCs/>
              </w:rPr>
            </m:ctrlPr>
          </m:fPr>
          <m:num>
            <m:r>
              <w:rPr>
                <w:rFonts w:ascii="Cambria Math" w:hAnsi="Cambria Math"/>
              </w:rPr>
              <m:t>P</m:t>
            </m:r>
            <m:d>
              <m:dPr>
                <m:ctrlPr>
                  <w:rPr>
                    <w:rFonts w:ascii="Cambria Math" w:hAnsi="Cambria Math"/>
                    <w:iCs/>
                  </w:rPr>
                </m:ctrlPr>
              </m:dPr>
              <m:e>
                <m:r>
                  <w:rPr>
                    <w:rFonts w:ascii="Cambria Math" w:hAnsi="Cambria Math"/>
                  </w:rPr>
                  <m:t>B</m:t>
                </m:r>
              </m:e>
            </m:d>
          </m:num>
          <m:den>
            <m:r>
              <w:rPr>
                <w:rFonts w:ascii="Cambria Math" w:hAnsi="Cambria Math"/>
              </w:rPr>
              <m:t>P</m:t>
            </m:r>
            <m:d>
              <m:dPr>
                <m:ctrlPr>
                  <w:rPr>
                    <w:rFonts w:ascii="Cambria Math" w:hAnsi="Cambria Math"/>
                    <w:iCs/>
                  </w:rPr>
                </m:ctrlPr>
              </m:dPr>
              <m:e>
                <m:r>
                  <w:rPr>
                    <w:rFonts w:ascii="Cambria Math" w:hAnsi="Cambria Math"/>
                  </w:rPr>
                  <m:t>A</m:t>
                </m:r>
              </m:e>
            </m:d>
          </m:den>
        </m:f>
        <m:r>
          <m:rPr>
            <m:sty m:val="p"/>
          </m:rPr>
          <w:rPr>
            <w:rFonts w:ascii="Cambria Math" w:hAnsi="Cambria Math"/>
          </w:rPr>
          <m:t>}</m:t>
        </m:r>
      </m:oMath>
      <w:r>
        <w:rPr>
          <w:rFonts w:ascii="宋体" w:hAnsi="宋体" w:cstheme="minorBidi"/>
        </w:rPr>
        <w:tab/>
      </w:r>
      <w:r>
        <w:t>(14)</w:t>
      </w:r>
    </w:p>
    <w:p w:rsidR="00F041A5" w:rsidRDefault="00000000">
      <w:pPr>
        <w:ind w:firstLine="480"/>
        <w:rPr>
          <w:rFonts w:ascii="宋体" w:hAnsi="宋体" w:cstheme="minorBidi"/>
        </w:rPr>
      </w:pPr>
      <w:r>
        <w:rPr>
          <w:rFonts w:ascii="宋体" w:hAnsi="宋体" w:cstheme="minorBidi" w:hint="eastAsia"/>
        </w:rPr>
        <w:t>由</w:t>
      </w:r>
      <m:oMath>
        <m:r>
          <w:rPr>
            <w:rFonts w:ascii="Cambria Math" w:hAnsi="Cambria Math" w:cstheme="minorBidi" w:hint="eastAsia"/>
          </w:rPr>
          <m:t>P</m:t>
        </m:r>
        <m:d>
          <m:dPr>
            <m:ctrlPr>
              <w:rPr>
                <w:rFonts w:ascii="Cambria Math" w:hAnsi="Cambria Math" w:cstheme="minorBidi"/>
                <w:i/>
              </w:rPr>
            </m:ctrlPr>
          </m:dPr>
          <m:e>
            <m:r>
              <w:rPr>
                <w:rFonts w:ascii="Cambria Math" w:hAnsi="Cambria Math" w:cstheme="minorBidi"/>
              </w:rPr>
              <m:t>A</m:t>
            </m:r>
          </m:e>
        </m:d>
        <m:r>
          <w:rPr>
            <w:rFonts w:ascii="Cambria Math" w:hAnsi="Cambria Math" w:cstheme="minorBidi" w:hint="eastAsia"/>
          </w:rPr>
          <m:t>=</m:t>
        </m:r>
        <m:sSup>
          <m:sSupPr>
            <m:ctrlPr>
              <w:rPr>
                <w:rFonts w:ascii="Cambria Math" w:hAnsi="Cambria Math" w:cstheme="minorBidi"/>
                <w:i/>
              </w:rPr>
            </m:ctrlPr>
          </m:sSupPr>
          <m:e>
            <m:r>
              <w:rPr>
                <w:rFonts w:ascii="Cambria Math" w:hAnsi="Cambria Math" w:cstheme="minorBidi" w:hint="eastAsia"/>
              </w:rPr>
              <m:t>e</m:t>
            </m:r>
            <m:ctrlPr>
              <w:rPr>
                <w:rFonts w:ascii="Cambria Math" w:hAnsi="Cambria Math" w:cstheme="minorBidi" w:hint="eastAsia"/>
                <w:i/>
              </w:rPr>
            </m:ctrlPr>
          </m:e>
          <m:sup>
            <m:r>
              <w:rPr>
                <w:rFonts w:ascii="Cambria Math" w:hAnsi="Cambria Math" w:cstheme="minorBidi"/>
              </w:rPr>
              <m:t>-βE</m:t>
            </m:r>
          </m:sup>
        </m:sSup>
      </m:oMath>
      <w:r>
        <w:rPr>
          <w:rFonts w:ascii="宋体" w:hAnsi="宋体" w:cstheme="minorBidi" w:hint="eastAsia"/>
        </w:rPr>
        <w:t>可知,接受率可以写为</w:t>
      </w:r>
      <m:oMath>
        <m:r>
          <w:rPr>
            <w:rFonts w:ascii="Cambria Math" w:hAnsi="Cambria Math" w:cstheme="minorBidi"/>
          </w:rPr>
          <m:t>α</m:t>
        </m:r>
        <m:d>
          <m:dPr>
            <m:ctrlPr>
              <w:rPr>
                <w:rFonts w:ascii="Cambria Math" w:hAnsi="Cambria Math" w:cstheme="minorBidi"/>
                <w:i/>
              </w:rPr>
            </m:ctrlPr>
          </m:dPr>
          <m:e>
            <m:r>
              <w:rPr>
                <w:rFonts w:ascii="Cambria Math" w:hAnsi="Cambria Math" w:cstheme="minorBidi"/>
              </w:rPr>
              <m:t>A→B</m:t>
            </m:r>
          </m:e>
        </m:d>
        <m:r>
          <w:rPr>
            <w:rFonts w:ascii="Cambria Math" w:hAnsi="Cambria Math" w:cstheme="minorBidi"/>
          </w:rPr>
          <m:t>=</m:t>
        </m:r>
        <m:r>
          <m:rPr>
            <m:sty m:val="p"/>
          </m:rPr>
          <w:rPr>
            <w:rFonts w:ascii="Cambria Math" w:hAnsi="Cambria Math" w:cstheme="minorBidi"/>
          </w:rPr>
          <m:t>min⁡</m:t>
        </m:r>
        <m:r>
          <w:rPr>
            <w:rFonts w:ascii="Cambria Math" w:hAnsi="Cambria Math" w:cstheme="minorBidi"/>
          </w:rPr>
          <m:t>{1,</m:t>
        </m:r>
        <m:sSup>
          <m:sSupPr>
            <m:ctrlPr>
              <w:rPr>
                <w:rFonts w:ascii="Cambria Math" w:hAnsi="Cambria Math" w:cstheme="minorBidi"/>
                <w:i/>
              </w:rPr>
            </m:ctrlPr>
          </m:sSupPr>
          <m:e>
            <m:r>
              <w:rPr>
                <w:rFonts w:ascii="Cambria Math" w:hAnsi="Cambria Math" w:cstheme="minorBidi"/>
              </w:rPr>
              <m:t>e</m:t>
            </m:r>
          </m:e>
          <m:sup>
            <m:r>
              <w:rPr>
                <w:rFonts w:ascii="Cambria Math" w:hAnsi="Cambria Math" w:cstheme="minorBidi"/>
              </w:rPr>
              <m:t>-β∆E</m:t>
            </m:r>
          </m:sup>
        </m:sSup>
        <m:r>
          <w:rPr>
            <w:rFonts w:ascii="Cambria Math" w:hAnsi="Cambria Math" w:cstheme="minorBidi"/>
          </w:rPr>
          <m:t>}</m:t>
        </m:r>
      </m:oMath>
    </w:p>
    <w:p w:rsidR="00F041A5" w:rsidRDefault="004C2A5C" w:rsidP="00797BDB">
      <w:pPr>
        <w:pStyle w:val="3"/>
        <w:rPr>
          <w:rFonts w:cstheme="minorBidi"/>
        </w:rPr>
      </w:pPr>
      <w:bookmarkStart w:id="68" w:name="_Toc126178585"/>
      <w:bookmarkStart w:id="69" w:name="_Toc128817019"/>
      <w:r>
        <w:t>2.</w:t>
      </w:r>
      <w:r w:rsidR="000256A4">
        <w:t>3</w:t>
      </w:r>
      <w:r>
        <w:t xml:space="preserve">.2  </w:t>
      </w:r>
      <w:r>
        <w:rPr>
          <w:rFonts w:hint="eastAsia"/>
        </w:rPr>
        <w:t>Wolff</w:t>
      </w:r>
      <w:r>
        <w:rPr>
          <w:rFonts w:cstheme="minorBidi" w:hint="eastAsia"/>
        </w:rPr>
        <w:t>算法</w:t>
      </w:r>
      <w:bookmarkEnd w:id="68"/>
      <w:bookmarkEnd w:id="69"/>
    </w:p>
    <w:p w:rsidR="00F041A5" w:rsidRDefault="00000000">
      <w:pPr>
        <w:ind w:firstLine="480"/>
        <w:rPr>
          <w:rFonts w:eastAsia="宋体" w:cstheme="minorBidi"/>
        </w:rPr>
      </w:pPr>
      <w:r>
        <w:rPr>
          <w:rFonts w:eastAsia="宋体" w:cstheme="minorBidi" w:hint="eastAsia"/>
        </w:rPr>
        <w:t>一般的算法，比如</w:t>
      </w:r>
      <w:r>
        <w:rPr>
          <w:rFonts w:eastAsia="宋体" w:cstheme="minorBidi" w:hint="eastAsia"/>
        </w:rPr>
        <w:t>Metropolis</w:t>
      </w:r>
      <w:r>
        <w:rPr>
          <w:rFonts w:eastAsia="宋体" w:cstheme="minorBidi" w:hint="eastAsia"/>
        </w:rPr>
        <w:t>，每次随机选择一个自旋来考虑是否翻转，这样在远离相变点的时候，效果比较理想，但是在相变点附近，</w:t>
      </w:r>
      <w:r>
        <w:rPr>
          <w:rFonts w:eastAsia="宋体" w:cstheme="minorBidi" w:hint="eastAsia"/>
        </w:rPr>
        <w:t>Metropolis</w:t>
      </w:r>
      <w:r>
        <w:rPr>
          <w:rFonts w:eastAsia="宋体" w:cstheme="minorBidi" w:hint="eastAsia"/>
        </w:rPr>
        <w:t>效果往往难以达到预期。简单概括就是：</w:t>
      </w:r>
      <w:r>
        <w:rPr>
          <w:rFonts w:eastAsia="宋体" w:cstheme="minorBidi" w:hint="eastAsia"/>
        </w:rPr>
        <w:t>Metropolis</w:t>
      </w:r>
      <w:r>
        <w:rPr>
          <w:rFonts w:eastAsia="宋体" w:cstheme="minorBidi" w:hint="eastAsia"/>
        </w:rPr>
        <w:t>算法的局限性在于一次翻转的分子太少，翻转多次时难以使两次的样本达到统计独立，而</w:t>
      </w:r>
      <w:r>
        <w:rPr>
          <w:rFonts w:eastAsia="宋体" w:cstheme="minorBidi" w:hint="eastAsia"/>
        </w:rPr>
        <w:t>Wolff</w:t>
      </w:r>
      <w:r>
        <w:rPr>
          <w:rFonts w:eastAsia="宋体" w:cstheme="minorBidi" w:hint="eastAsia"/>
        </w:rPr>
        <w:t>算法是一种高效的集团翻转的方式</w:t>
      </w:r>
      <w:r>
        <w:rPr>
          <w:rFonts w:eastAsia="宋体" w:cstheme="minorBidi"/>
        </w:rPr>
        <w:fldChar w:fldCharType="begin"/>
      </w:r>
      <w:r>
        <w:rPr>
          <w:rFonts w:eastAsia="宋体" w:cstheme="minorBidi"/>
        </w:rPr>
        <w:instrText xml:space="preserve"> ADDIN ZOTERO_ITEM CSL_CITATION {"citationID":"qgMVDQ8F","properties":{"formattedCitation":"\\super [11]\\nosupersub{}","plainCitation":"[11]","noteIndex":0},"citationItems":[{"id":"a3HorVFy/kDuncIIL","uris":["http://zotero.org/users/local/TJ2yx5Oi/items/</w:instrText>
      </w:r>
      <w:r>
        <w:rPr>
          <w:rFonts w:eastAsia="宋体" w:cstheme="minorBidi" w:hint="eastAsia"/>
        </w:rPr>
        <w:instrText>AXN8MN4M"],"itemData":{"id":69,"type":"article-journal","container-title":"</w:instrText>
      </w:r>
      <w:r>
        <w:rPr>
          <w:rFonts w:eastAsia="宋体" w:cstheme="minorBidi" w:hint="eastAsia"/>
        </w:rPr>
        <w:instrText>安徽大学学报</w:instrText>
      </w:r>
      <w:r>
        <w:rPr>
          <w:rFonts w:eastAsia="宋体" w:cstheme="minorBidi" w:hint="eastAsia"/>
        </w:rPr>
        <w:instrText xml:space="preserve">: </w:instrText>
      </w:r>
      <w:r>
        <w:rPr>
          <w:rFonts w:eastAsia="宋体" w:cstheme="minorBidi" w:hint="eastAsia"/>
        </w:rPr>
        <w:instrText>自然科学版</w:instrText>
      </w:r>
      <w:r>
        <w:rPr>
          <w:rFonts w:eastAsia="宋体" w:cstheme="minorBidi" w:hint="eastAsia"/>
        </w:rPr>
        <w:instrText>","issue":"3","page":"56</w:instrText>
      </w:r>
      <w:r>
        <w:rPr>
          <w:rFonts w:eastAsia="宋体" w:cstheme="minorBidi" w:hint="eastAsia"/>
        </w:rPr>
        <w:instrText>–</w:instrText>
      </w:r>
      <w:r>
        <w:rPr>
          <w:rFonts w:eastAsia="宋体" w:cstheme="minorBidi" w:hint="eastAsia"/>
        </w:rPr>
        <w:instrText>59","title":"</w:instrText>
      </w:r>
      <w:r>
        <w:rPr>
          <w:rFonts w:eastAsia="宋体" w:cstheme="minorBidi" w:hint="eastAsia"/>
        </w:rPr>
        <w:instrText>二维</w:instrText>
      </w:r>
      <w:r>
        <w:rPr>
          <w:rFonts w:eastAsia="宋体" w:cstheme="minorBidi" w:hint="eastAsia"/>
        </w:rPr>
        <w:instrText xml:space="preserve"> Ising </w:instrText>
      </w:r>
      <w:r>
        <w:rPr>
          <w:rFonts w:eastAsia="宋体" w:cstheme="minorBidi" w:hint="eastAsia"/>
        </w:rPr>
        <w:instrText>模型临界相变的</w:instrText>
      </w:r>
      <w:r>
        <w:rPr>
          <w:rFonts w:eastAsia="宋体" w:cstheme="minorBidi" w:hint="eastAsia"/>
        </w:rPr>
        <w:instrText xml:space="preserve"> Monte-Carlo </w:instrText>
      </w:r>
      <w:r>
        <w:rPr>
          <w:rFonts w:eastAsia="宋体" w:cstheme="minorBidi" w:hint="eastAsia"/>
        </w:rPr>
        <w:instrText>数值模拟</w:instrText>
      </w:r>
      <w:r>
        <w:rPr>
          <w:rFonts w:eastAsia="宋体" w:cstheme="minorBidi" w:hint="eastAsia"/>
        </w:rPr>
        <w:instrText>","volume":"32","author":[{"literal":"</w:instrText>
      </w:r>
      <w:r>
        <w:rPr>
          <w:rFonts w:eastAsia="宋体" w:cstheme="minorBidi" w:hint="eastAsia"/>
        </w:rPr>
        <w:instrText>李晓寒</w:instrText>
      </w:r>
      <w:r>
        <w:rPr>
          <w:rFonts w:eastAsia="宋体" w:cstheme="minorBidi" w:hint="eastAsia"/>
        </w:rPr>
        <w:instrText>"},{"literal":"</w:instrText>
      </w:r>
      <w:r>
        <w:rPr>
          <w:rFonts w:eastAsia="宋体" w:cstheme="minorBidi" w:hint="eastAsia"/>
        </w:rPr>
        <w:instrText>王宗笠</w:instrText>
      </w:r>
      <w:r>
        <w:rPr>
          <w:rFonts w:eastAsia="宋体" w:cstheme="minorBidi" w:hint="eastAsia"/>
        </w:rPr>
        <w:instrText>"},{"literal":"</w:instrText>
      </w:r>
      <w:r>
        <w:rPr>
          <w:rFonts w:eastAsia="宋体" w:cstheme="minorBidi" w:hint="eastAsia"/>
        </w:rPr>
        <w:instrText>宁旭</w:instrText>
      </w:r>
      <w:r>
        <w:rPr>
          <w:rFonts w:eastAsia="宋体" w:cstheme="minorBidi" w:hint="eastAsia"/>
        </w:rPr>
        <w:instrText>"}],"issued":{"date-</w:instrText>
      </w:r>
      <w:r>
        <w:rPr>
          <w:rFonts w:eastAsia="宋体" w:cstheme="minorBidi"/>
        </w:rPr>
        <w:instrText xml:space="preserve">parts":[["2008"]]}}}],"schema":"https://github.com/citation-style-language/schema/raw/master/csl-citation.json"} </w:instrText>
      </w:r>
      <w:r>
        <w:rPr>
          <w:rFonts w:eastAsia="宋体" w:cstheme="minorBidi"/>
        </w:rPr>
        <w:fldChar w:fldCharType="separate"/>
      </w:r>
      <w:r>
        <w:rPr>
          <w:rFonts w:eastAsia="宋体" w:cs="Times New Roman"/>
          <w:kern w:val="0"/>
          <w:vertAlign w:val="superscript"/>
        </w:rPr>
        <w:t>[11]</w:t>
      </w:r>
      <w:r>
        <w:rPr>
          <w:rFonts w:eastAsia="宋体" w:cstheme="minorBidi"/>
        </w:rPr>
        <w:fldChar w:fldCharType="end"/>
      </w:r>
      <w:r>
        <w:rPr>
          <w:rFonts w:eastAsia="宋体" w:cstheme="minorBidi" w:hint="eastAsia"/>
        </w:rPr>
        <w:t>。</w:t>
      </w:r>
      <w:r>
        <w:rPr>
          <w:rFonts w:eastAsia="宋体" w:cstheme="minorBidi" w:hint="eastAsia"/>
        </w:rPr>
        <w:t>Wolff</w:t>
      </w:r>
      <w:r>
        <w:rPr>
          <w:rFonts w:eastAsia="宋体" w:cstheme="minorBidi" w:hint="eastAsia"/>
        </w:rPr>
        <w:t>算法可以</w:t>
      </w:r>
      <w:proofErr w:type="gramStart"/>
      <w:r>
        <w:rPr>
          <w:rFonts w:eastAsia="宋体" w:cstheme="minorBidi" w:hint="eastAsia"/>
        </w:rPr>
        <w:t>看做</w:t>
      </w:r>
      <w:proofErr w:type="gramEnd"/>
      <w:r>
        <w:rPr>
          <w:rFonts w:eastAsia="宋体" w:cstheme="minorBidi" w:hint="eastAsia"/>
        </w:rPr>
        <w:t>Metropolis</w:t>
      </w:r>
      <w:r>
        <w:rPr>
          <w:rFonts w:eastAsia="宋体" w:cstheme="minorBidi" w:hint="eastAsia"/>
        </w:rPr>
        <w:t>算法的便捷形式，常用于</w:t>
      </w:r>
      <w:proofErr w:type="spellStart"/>
      <w:r>
        <w:rPr>
          <w:rFonts w:eastAsia="宋体" w:cstheme="minorBidi" w:hint="eastAsia"/>
        </w:rPr>
        <w:t>Ising</w:t>
      </w:r>
      <w:proofErr w:type="spellEnd"/>
      <w:r>
        <w:rPr>
          <w:rFonts w:eastAsia="宋体" w:cstheme="minorBidi" w:hint="eastAsia"/>
        </w:rPr>
        <w:t>模型和</w:t>
      </w:r>
      <w:r>
        <w:rPr>
          <w:rFonts w:eastAsia="宋体" w:cstheme="minorBidi" w:hint="eastAsia"/>
        </w:rPr>
        <w:t>Potts</w:t>
      </w:r>
      <w:r>
        <w:rPr>
          <w:rFonts w:eastAsia="宋体" w:cstheme="minorBidi" w:hint="eastAsia"/>
        </w:rPr>
        <w:t>模型，它的具体步骤是：</w:t>
      </w:r>
    </w:p>
    <w:p w:rsidR="00F041A5" w:rsidRDefault="00000000">
      <w:pPr>
        <w:ind w:firstLine="480"/>
        <w:rPr>
          <w:rFonts w:eastAsia="宋体" w:cstheme="minorBidi"/>
        </w:rPr>
      </w:pPr>
      <w:r>
        <w:rPr>
          <w:rFonts w:eastAsia="宋体" w:cstheme="minorBidi" w:hint="eastAsia"/>
        </w:rPr>
        <w:t>1.</w:t>
      </w:r>
      <w:r>
        <w:rPr>
          <w:rFonts w:eastAsia="宋体" w:cstheme="minorBidi" w:hint="eastAsia"/>
        </w:rPr>
        <w:t>在系统中随机抽取一个分子作为种子</w:t>
      </w:r>
    </w:p>
    <w:p w:rsidR="00F041A5" w:rsidRDefault="00000000">
      <w:pPr>
        <w:ind w:firstLine="480"/>
        <w:rPr>
          <w:rFonts w:eastAsia="宋体" w:cstheme="minorBidi"/>
        </w:rPr>
      </w:pPr>
      <w:r>
        <w:rPr>
          <w:rFonts w:eastAsia="宋体" w:cstheme="minorBidi"/>
        </w:rPr>
        <w:t xml:space="preserve">2. </w:t>
      </w:r>
      <m:oMath>
        <m:r>
          <w:rPr>
            <w:rFonts w:ascii="Cambria Math" w:eastAsia="宋体" w:hAnsi="Cambria Math" w:cstheme="minorBidi"/>
          </w:rPr>
          <m:t>padd(1-</m:t>
        </m:r>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-2βJ</m:t>
            </m:r>
          </m:sup>
        </m:sSup>
        <m:r>
          <w:rPr>
            <w:rFonts w:ascii="Cambria Math" w:eastAsia="宋体" w:hAnsi="Cambria Math" w:cstheme="minorBidi"/>
          </w:rPr>
          <m:t>)</m:t>
        </m:r>
      </m:oMath>
      <w:r>
        <w:rPr>
          <w:rFonts w:eastAsia="宋体" w:cstheme="minorBidi" w:hint="eastAsia"/>
        </w:rPr>
        <w:t>的概率依次决定是否添加种子周围的同向分子到</w:t>
      </w:r>
      <w:r>
        <w:rPr>
          <w:rFonts w:eastAsia="宋体" w:cstheme="minorBidi"/>
        </w:rPr>
        <w:t>cluster</w:t>
      </w:r>
      <w:r>
        <w:rPr>
          <w:rFonts w:eastAsia="宋体" w:cstheme="minorBidi" w:hint="eastAsia"/>
        </w:rPr>
        <w:t>中（即</w:t>
      </w:r>
      <w:r>
        <w:rPr>
          <w:rFonts w:eastAsia="宋体" w:cstheme="minorBidi"/>
        </w:rPr>
        <w:t>cluster</w:t>
      </w:r>
      <w:r>
        <w:rPr>
          <w:rFonts w:eastAsia="宋体" w:cstheme="minorBidi" w:hint="eastAsia"/>
        </w:rPr>
        <w:t>中的分子要么全为</w:t>
      </w:r>
      <w:r>
        <w:rPr>
          <w:rFonts w:eastAsia="宋体" w:cstheme="minorBidi"/>
        </w:rPr>
        <w:t>1</w:t>
      </w:r>
      <w:r>
        <w:rPr>
          <w:rFonts w:eastAsia="宋体" w:cstheme="minorBidi" w:hint="eastAsia"/>
        </w:rPr>
        <w:t>要么全为</w:t>
      </w:r>
      <w:r>
        <w:rPr>
          <w:rFonts w:eastAsia="宋体" w:cstheme="minorBidi"/>
        </w:rPr>
        <w:t>-1</w:t>
      </w:r>
      <w:r>
        <w:rPr>
          <w:rFonts w:eastAsia="宋体" w:cstheme="minorBidi" w:hint="eastAsia"/>
        </w:rPr>
        <w:t>）。</w:t>
      </w:r>
    </w:p>
    <w:p w:rsidR="00F041A5" w:rsidRDefault="00000000">
      <w:pPr>
        <w:ind w:firstLine="480"/>
        <w:rPr>
          <w:rFonts w:eastAsia="宋体" w:cstheme="minorBidi"/>
        </w:rPr>
      </w:pPr>
      <w:r>
        <w:rPr>
          <w:rFonts w:eastAsia="宋体" w:cstheme="minorBidi" w:hint="eastAsia"/>
        </w:rPr>
        <w:t>3.</w:t>
      </w:r>
      <w:r>
        <w:rPr>
          <w:rFonts w:eastAsia="宋体" w:cstheme="minorBidi" w:hint="eastAsia"/>
        </w:rPr>
        <w:t>将原来的种子标记为</w:t>
      </w:r>
      <w:r>
        <w:rPr>
          <w:rFonts w:eastAsia="宋体" w:cstheme="minorBidi" w:hint="eastAsia"/>
        </w:rPr>
        <w:t>operated;</w:t>
      </w:r>
      <w:r>
        <w:rPr>
          <w:rFonts w:eastAsia="宋体" w:cstheme="minorBidi" w:hint="eastAsia"/>
        </w:rPr>
        <w:t>，将新加入的分子作为新的种子。</w:t>
      </w:r>
    </w:p>
    <w:p w:rsidR="00F041A5" w:rsidRDefault="00000000">
      <w:pPr>
        <w:ind w:firstLine="480"/>
        <w:rPr>
          <w:rFonts w:eastAsia="宋体" w:cstheme="minorBidi"/>
        </w:rPr>
      </w:pPr>
      <w:r>
        <w:rPr>
          <w:rFonts w:eastAsia="宋体" w:cstheme="minorBidi" w:hint="eastAsia"/>
        </w:rPr>
        <w:t xml:space="preserve">4. </w:t>
      </w:r>
      <w:r>
        <w:rPr>
          <w:rFonts w:eastAsia="宋体" w:cstheme="minorBidi" w:hint="eastAsia"/>
        </w:rPr>
        <w:t>重复步骤</w:t>
      </w:r>
      <w:r>
        <w:rPr>
          <w:rFonts w:eastAsia="宋体" w:cstheme="minorBidi" w:hint="eastAsia"/>
        </w:rPr>
        <w:t>2, 3</w:t>
      </w:r>
      <w:r>
        <w:rPr>
          <w:rFonts w:eastAsia="宋体" w:cstheme="minorBidi" w:hint="eastAsia"/>
        </w:rPr>
        <w:t>，直到</w:t>
      </w:r>
      <w:r>
        <w:rPr>
          <w:rFonts w:eastAsia="宋体" w:cstheme="minorBidi" w:hint="eastAsia"/>
        </w:rPr>
        <w:t>cluster</w:t>
      </w:r>
      <w:r>
        <w:rPr>
          <w:rFonts w:eastAsia="宋体" w:cstheme="minorBidi" w:hint="eastAsia"/>
        </w:rPr>
        <w:t>中所有的分子都被标记为</w:t>
      </w:r>
      <w:r>
        <w:rPr>
          <w:rFonts w:eastAsia="宋体" w:cstheme="minorBidi" w:hint="eastAsia"/>
        </w:rPr>
        <w:t>operated</w:t>
      </w:r>
      <w:r>
        <w:rPr>
          <w:rFonts w:eastAsia="宋体" w:cstheme="minorBidi" w:hint="eastAsia"/>
        </w:rPr>
        <w:t>，即不再有种子。</w:t>
      </w:r>
    </w:p>
    <w:p w:rsidR="00F041A5" w:rsidRDefault="00000000">
      <w:pPr>
        <w:ind w:firstLine="480"/>
        <w:rPr>
          <w:rFonts w:eastAsia="宋体" w:cstheme="minorBidi"/>
        </w:rPr>
      </w:pPr>
      <w:r>
        <w:rPr>
          <w:rFonts w:eastAsia="宋体" w:cstheme="minorBidi" w:hint="eastAsia"/>
        </w:rPr>
        <w:t xml:space="preserve">5. </w:t>
      </w:r>
      <w:r>
        <w:rPr>
          <w:rFonts w:eastAsia="宋体" w:cstheme="minorBidi" w:hint="eastAsia"/>
        </w:rPr>
        <w:t>以</w:t>
      </w:r>
      <w:r>
        <w:rPr>
          <w:rFonts w:ascii="Cambria Math" w:eastAsia="宋体" w:hAnsi="Cambria Math" w:cs="Cambria Math"/>
        </w:rPr>
        <w:t>𝛼</w:t>
      </w:r>
      <w:r>
        <w:rPr>
          <w:rFonts w:eastAsia="宋体" w:cstheme="minorBidi" w:hint="eastAsia"/>
        </w:rPr>
        <w:t>(</w:t>
      </w:r>
      <w:r>
        <w:rPr>
          <w:rFonts w:ascii="Cambria Math" w:eastAsia="宋体" w:hAnsi="Cambria Math" w:cs="Cambria Math"/>
        </w:rPr>
        <w:t>𝐴</w:t>
      </w:r>
      <w:r>
        <w:rPr>
          <w:rFonts w:eastAsia="宋体" w:cstheme="minorBidi" w:hint="eastAsia"/>
        </w:rPr>
        <w:t>→</w:t>
      </w:r>
      <w:r>
        <w:rPr>
          <w:rFonts w:ascii="Cambria Math" w:eastAsia="宋体" w:hAnsi="Cambria Math" w:cs="Cambria Math"/>
        </w:rPr>
        <w:t>𝐵</w:t>
      </w:r>
      <w:r>
        <w:rPr>
          <w:rFonts w:eastAsia="宋体" w:cstheme="minorBidi" w:hint="eastAsia"/>
        </w:rPr>
        <w:t>)</w:t>
      </w:r>
      <w:r>
        <w:rPr>
          <w:rFonts w:eastAsia="宋体" w:cstheme="minorBidi" w:hint="eastAsia"/>
        </w:rPr>
        <w:t>的概率决定是否翻转</w:t>
      </w:r>
      <w:r>
        <w:rPr>
          <w:rFonts w:eastAsia="宋体" w:cstheme="minorBidi" w:hint="eastAsia"/>
        </w:rPr>
        <w:t>cluster.</w:t>
      </w:r>
    </w:p>
    <w:p w:rsidR="00F041A5" w:rsidRDefault="00000000">
      <w:pPr>
        <w:ind w:firstLine="480"/>
        <w:rPr>
          <w:rFonts w:eastAsia="宋体" w:cstheme="minorBidi"/>
          <w:b/>
          <w:bCs/>
        </w:rPr>
      </w:pPr>
      <w:r>
        <w:rPr>
          <w:rFonts w:eastAsia="宋体" w:hint="eastAsia"/>
          <w:szCs w:val="28"/>
        </w:rPr>
        <w:t>Wolff</w:t>
      </w:r>
      <w:r>
        <w:rPr>
          <w:rFonts w:eastAsia="宋体" w:cstheme="minorBidi" w:hint="eastAsia"/>
          <w:szCs w:val="28"/>
        </w:rPr>
        <w:t>算法细致平衡的细节推导</w:t>
      </w:r>
      <w:r>
        <w:rPr>
          <w:rFonts w:eastAsia="宋体" w:cstheme="minorBidi" w:hint="eastAsia"/>
          <w:b/>
          <w:bCs/>
          <w:szCs w:val="28"/>
        </w:rPr>
        <w:t>：</w:t>
      </w:r>
    </w:p>
    <w:p w:rsidR="00F041A5" w:rsidRDefault="00000000">
      <w:pPr>
        <w:ind w:firstLine="480"/>
        <w:rPr>
          <w:rFonts w:eastAsia="宋体" w:cstheme="minorBidi"/>
          <w:iCs/>
        </w:rPr>
      </w:pPr>
      <w:r>
        <w:rPr>
          <w:rFonts w:eastAsia="宋体" w:cstheme="minorBidi"/>
        </w:rPr>
        <w:t>W</w:t>
      </w:r>
      <w:r>
        <w:rPr>
          <w:rFonts w:eastAsia="宋体" w:cstheme="minorBidi" w:hint="eastAsia"/>
        </w:rPr>
        <w:t>ollf</w:t>
      </w:r>
      <w:r>
        <w:rPr>
          <w:rFonts w:eastAsia="宋体" w:cstheme="minorBidi" w:hint="eastAsia"/>
        </w:rPr>
        <w:t>算法与</w:t>
      </w:r>
      <w:r>
        <w:rPr>
          <w:rFonts w:eastAsia="宋体" w:cstheme="minorBidi" w:hint="eastAsia"/>
        </w:rPr>
        <w:t>metropolis</w:t>
      </w:r>
      <w:r>
        <w:rPr>
          <w:rFonts w:eastAsia="宋体" w:cstheme="minorBidi" w:hint="eastAsia"/>
        </w:rPr>
        <w:t>算法相比</w:t>
      </w:r>
      <w:r>
        <w:rPr>
          <w:rFonts w:eastAsia="宋体" w:cstheme="minorBidi" w:hint="eastAsia"/>
        </w:rPr>
        <w:t>,</w:t>
      </w:r>
      <w:r>
        <w:rPr>
          <w:rFonts w:eastAsia="宋体" w:cstheme="minorBidi" w:hint="eastAsia"/>
        </w:rPr>
        <w:t>不同的是选取概率</w:t>
      </w:r>
      <m:oMath>
        <m:r>
          <w:rPr>
            <w:rFonts w:ascii="Cambria Math" w:eastAsia="宋体" w:hAnsi="Cambria Math" w:cstheme="minorBidi"/>
          </w:rPr>
          <m:t>Q(A→B)</m:t>
        </m:r>
      </m:oMath>
      <w:r>
        <w:rPr>
          <w:rFonts w:eastAsia="宋体" w:cstheme="minorBidi" w:hint="eastAsia"/>
        </w:rPr>
        <w:t>不再是</w:t>
      </w:r>
      <w:r>
        <w:rPr>
          <w:rFonts w:eastAsia="宋体" w:cstheme="minorBidi" w:hint="eastAsia"/>
        </w:rPr>
        <w:t>1/N,</w:t>
      </w:r>
      <w:r>
        <w:rPr>
          <w:rFonts w:eastAsia="宋体" w:cstheme="minorBidi" w:hint="eastAsia"/>
        </w:rPr>
        <w:t>不过在已经得到的细致平衡公式中我们更关心的是</w:t>
      </w:r>
      <m:oMath>
        <m:f>
          <m:fPr>
            <m:ctrlPr>
              <w:rPr>
                <w:rFonts w:ascii="Cambria Math" w:eastAsia="宋体" w:hAnsi="Cambria Math" w:cstheme="minorBidi"/>
                <w:i/>
              </w:rPr>
            </m:ctrlPr>
          </m:fPr>
          <m:num>
            <m:r>
              <w:rPr>
                <w:rFonts w:ascii="Cambria Math" w:eastAsia="宋体" w:hAnsi="Cambria Math" w:cstheme="minorBidi"/>
              </w:rPr>
              <m:t>Q(A→B)</m:t>
            </m:r>
          </m:num>
          <m:den>
            <m:r>
              <w:rPr>
                <w:rFonts w:ascii="Cambria Math" w:eastAsia="宋体" w:hAnsi="Cambria Math" w:cstheme="minorBidi"/>
              </w:rPr>
              <m:t>Q(B→A)</m:t>
            </m:r>
          </m:den>
        </m:f>
      </m:oMath>
      <w:r>
        <w:rPr>
          <w:rFonts w:eastAsia="宋体" w:cstheme="minorBidi" w:hint="eastAsia"/>
          <w:iCs/>
        </w:rPr>
        <w:t>。</w:t>
      </w:r>
    </w:p>
    <w:p w:rsidR="00F041A5" w:rsidRDefault="00000000">
      <w:pPr>
        <w:ind w:firstLine="480"/>
        <w:rPr>
          <w:rFonts w:eastAsia="宋体" w:cstheme="minorBidi"/>
          <w:iCs/>
        </w:rPr>
      </w:pPr>
      <w:r>
        <w:rPr>
          <w:rFonts w:eastAsia="宋体" w:cstheme="minorBidi" w:hint="eastAsia"/>
          <w:iCs/>
        </w:rPr>
        <w:t>一个</w:t>
      </w:r>
      <w:r>
        <w:rPr>
          <w:rFonts w:eastAsia="宋体" w:cstheme="minorBidi" w:hint="eastAsia"/>
          <w:iCs/>
        </w:rPr>
        <w:t>cluster</w:t>
      </w:r>
      <w:r>
        <w:rPr>
          <w:rFonts w:eastAsia="宋体" w:cstheme="minorBidi" w:hint="eastAsia"/>
          <w:iCs/>
        </w:rPr>
        <w:t>的停止，取决于这个</w:t>
      </w:r>
      <w:r>
        <w:rPr>
          <w:rFonts w:eastAsia="宋体" w:cstheme="minorBidi" w:hint="eastAsia"/>
          <w:iCs/>
        </w:rPr>
        <w:t>cluster</w:t>
      </w:r>
      <w:r>
        <w:rPr>
          <w:rFonts w:eastAsia="宋体" w:cstheme="minorBidi" w:hint="eastAsia"/>
          <w:iCs/>
        </w:rPr>
        <w:t>相邻的同向分子的数目。所以在</w:t>
      </w:r>
      <m:oMath>
        <m:r>
          <w:rPr>
            <w:rFonts w:ascii="Cambria Math" w:eastAsia="宋体" w:hAnsi="Cambria Math" w:cstheme="minorBidi"/>
          </w:rPr>
          <m:t>A→B</m:t>
        </m:r>
      </m:oMath>
      <w:r>
        <w:rPr>
          <w:rFonts w:eastAsia="宋体" w:cstheme="minorBidi" w:hint="eastAsia"/>
          <w:iCs/>
        </w:rPr>
        <w:t>的过程中，存在着一个中间</w:t>
      </w:r>
      <w:r>
        <w:rPr>
          <w:rFonts w:eastAsia="宋体" w:cstheme="minorBidi" w:hint="eastAsia"/>
          <w:iCs/>
        </w:rPr>
        <w:t>cluster</w:t>
      </w:r>
      <w:r>
        <w:rPr>
          <w:rFonts w:eastAsia="宋体" w:cstheme="minorBidi" w:hint="eastAsia"/>
          <w:iCs/>
        </w:rPr>
        <w:t>的状态</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rPr>
          <w:trHeight w:val="2573"/>
        </w:trPr>
        <w:tc>
          <w:tcPr>
            <w:tcW w:w="9287" w:type="dxa"/>
          </w:tcPr>
          <w:p w:rsidR="00F041A5" w:rsidRDefault="00000000">
            <w:pPr>
              <w:ind w:firstLineChars="0" w:firstLine="0"/>
              <w:rPr>
                <w:rFonts w:eastAsia="宋体" w:cstheme="minorBidi"/>
                <w:iCs/>
              </w:rPr>
            </w:pPr>
            <w:r>
              <w:rPr>
                <w:rFonts w:ascii="宋体" w:hAnsi="宋体" w:cstheme="minorBidi"/>
                <w:noProof/>
              </w:rPr>
              <w:drawing>
                <wp:anchor distT="0" distB="0" distL="114300" distR="114300" simplePos="0" relativeHeight="251692544" behindDoc="0" locked="0" layoutInCell="1" allowOverlap="1">
                  <wp:simplePos x="0" y="0"/>
                  <wp:positionH relativeFrom="margin">
                    <wp:align>center</wp:align>
                  </wp:positionH>
                  <wp:positionV relativeFrom="margin">
                    <wp:align>top</wp:align>
                  </wp:positionV>
                  <wp:extent cx="4683125" cy="15214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2997" cy="1521157"/>
                          </a:xfrm>
                          <a:prstGeom prst="rect">
                            <a:avLst/>
                          </a:prstGeom>
                        </pic:spPr>
                      </pic:pic>
                    </a:graphicData>
                  </a:graphic>
                </wp:anchor>
              </w:drawing>
            </w:r>
          </w:p>
        </w:tc>
      </w:tr>
      <w:tr w:rsidR="00F041A5">
        <w:tc>
          <w:tcPr>
            <w:tcW w:w="9287" w:type="dxa"/>
          </w:tcPr>
          <w:p w:rsidR="00F041A5" w:rsidRDefault="00000000">
            <w:pPr>
              <w:pStyle w:val="afc"/>
              <w:ind w:firstLine="420"/>
              <w:rPr>
                <w:rFonts w:eastAsia="宋体"/>
                <w:iCs/>
              </w:rPr>
            </w:pPr>
            <w:r>
              <w:rPr>
                <w:rFonts w:hint="eastAsia"/>
              </w:rPr>
              <w:t>图</w:t>
            </w:r>
            <w:r>
              <w:rPr>
                <w:rFonts w:hint="eastAsia"/>
              </w:rPr>
              <w:t>1-</w:t>
            </w:r>
            <w:r>
              <w:t>3</w:t>
            </w:r>
            <w:r>
              <w:rPr>
                <w:rFonts w:hint="eastAsia"/>
              </w:rPr>
              <w:t xml:space="preserve"> Wolff</w:t>
            </w:r>
            <w:r>
              <w:rPr>
                <w:rFonts w:hint="eastAsia"/>
              </w:rPr>
              <w:t>算法翻转过程示意图</w:t>
            </w:r>
          </w:p>
        </w:tc>
      </w:tr>
      <w:tr w:rsidR="00F041A5">
        <w:tc>
          <w:tcPr>
            <w:tcW w:w="9287" w:type="dxa"/>
          </w:tcPr>
          <w:p w:rsidR="00F041A5" w:rsidRDefault="00000000">
            <w:pPr>
              <w:pStyle w:val="afc"/>
              <w:ind w:firstLine="420"/>
            </w:pPr>
            <w:r>
              <w:t>Figure 1-3 Schematic diagram of the Wolff algorithm flipping process</w:t>
            </w:r>
          </w:p>
        </w:tc>
      </w:tr>
    </w:tbl>
    <w:p w:rsidR="00F041A5" w:rsidRDefault="00000000">
      <w:pPr>
        <w:ind w:firstLineChars="0" w:firstLine="0"/>
        <w:rPr>
          <w:rFonts w:asciiTheme="minorEastAsia" w:eastAsiaTheme="minorEastAsia" w:hAnsiTheme="minorEastAsia" w:cstheme="minorBidi"/>
        </w:rPr>
      </w:pPr>
      <w:r>
        <w:rPr>
          <w:rFonts w:asciiTheme="minorEastAsia" w:eastAsiaTheme="minorEastAsia" w:hAnsiTheme="minorEastAsia" w:cstheme="minorBidi" w:hint="eastAsia"/>
        </w:rPr>
        <w:t>如果</w:t>
      </w:r>
      <m:oMath>
        <m:r>
          <w:rPr>
            <w:rFonts w:ascii="Cambria Math" w:eastAsiaTheme="minorEastAsia" w:hAnsi="Cambria Math" w:cstheme="minorBidi"/>
          </w:rPr>
          <m:t>A→mid</m:t>
        </m:r>
      </m:oMath>
      <w:r>
        <w:rPr>
          <w:rFonts w:asciiTheme="minorEastAsia" w:eastAsiaTheme="minorEastAsia" w:hAnsiTheme="minorEastAsia" w:cstheme="minorBidi" w:hint="eastAsia"/>
        </w:rPr>
        <w:t>需要断</w:t>
      </w:r>
      <w:r>
        <w:rPr>
          <w:rFonts w:eastAsiaTheme="minorEastAsia" w:cs="Times New Roman"/>
        </w:rPr>
        <w:t>m</w:t>
      </w:r>
      <w:proofErr w:type="gramStart"/>
      <w:r>
        <w:rPr>
          <w:rFonts w:asciiTheme="minorEastAsia" w:eastAsiaTheme="minorEastAsia" w:hAnsiTheme="minorEastAsia" w:cstheme="minorBidi" w:hint="eastAsia"/>
        </w:rPr>
        <w:t>个</w:t>
      </w:r>
      <w:proofErr w:type="gramEnd"/>
      <w:r>
        <w:rPr>
          <w:rFonts w:asciiTheme="minorEastAsia" w:eastAsiaTheme="minorEastAsia" w:hAnsiTheme="minorEastAsia" w:cstheme="minorBidi" w:hint="eastAsia"/>
        </w:rPr>
        <w:t>键，</w:t>
      </w:r>
      <m:oMath>
        <m:r>
          <w:rPr>
            <w:rFonts w:ascii="Cambria Math" w:eastAsiaTheme="minorEastAsia" w:hAnsi="Cambria Math" w:cstheme="minorBidi"/>
          </w:rPr>
          <m:t>B→mid</m:t>
        </m:r>
      </m:oMath>
      <w:r>
        <w:rPr>
          <w:rFonts w:asciiTheme="minorEastAsia" w:eastAsiaTheme="minorEastAsia" w:hAnsiTheme="minorEastAsia" w:cstheme="minorBidi" w:hint="eastAsia"/>
        </w:rPr>
        <w:t>需要断</w:t>
      </w:r>
      <w:r>
        <w:rPr>
          <w:rFonts w:eastAsiaTheme="minorEastAsia" w:cs="Times New Roman"/>
        </w:rPr>
        <w:t>n</w:t>
      </w:r>
      <w:proofErr w:type="gramStart"/>
      <w:r>
        <w:rPr>
          <w:rFonts w:asciiTheme="minorEastAsia" w:eastAsiaTheme="minorEastAsia" w:hAnsiTheme="minorEastAsia" w:cstheme="minorBidi" w:hint="eastAsia"/>
        </w:rPr>
        <w:t>个</w:t>
      </w:r>
      <w:proofErr w:type="gramEnd"/>
      <w:r>
        <w:rPr>
          <w:rFonts w:asciiTheme="minorEastAsia" w:eastAsiaTheme="minorEastAsia" w:hAnsiTheme="minorEastAsia" w:cstheme="minorBidi" w:hint="eastAsia"/>
        </w:rPr>
        <w:t>键那么：</w:t>
      </w:r>
    </w:p>
    <w:p w:rsidR="00F041A5" w:rsidRDefault="00000000">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oMath>
      <w: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m</m:t>
                </m:r>
              </m:sup>
            </m:sSup>
          </m:num>
          <m:den>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n</m:t>
                </m:r>
              </m:sup>
            </m:sSup>
          </m:den>
        </m:f>
        <m:sSup>
          <m:sSupPr>
            <m:ctrlPr>
              <w:rPr>
                <w:rFonts w:ascii="Cambria Math" w:hAnsi="Cambria Math"/>
              </w:rPr>
            </m:ctrlPr>
          </m:sSupPr>
          <m:e>
            <m:r>
              <m:rPr>
                <m:nor/>
              </m:rPr>
              <m:t>=</m:t>
            </m:r>
            <m:r>
              <m:rPr>
                <m:sty m:val="p"/>
              </m:rPr>
              <w:rPr>
                <w:rFonts w:ascii="Cambria Math" w:hAnsi="Cambria Math"/>
              </w:rPr>
              <m:t>(1-</m:t>
            </m:r>
            <m:r>
              <m:rPr>
                <m:nor/>
              </m:rPr>
              <m:t> </m:t>
            </m:r>
            <m:sSub>
              <m:sSubPr>
                <m:ctrlPr>
                  <w:rPr>
                    <w:rFonts w:ascii="Cambria Math" w:hAnsi="Cambria Math"/>
                  </w:rPr>
                </m:ctrlPr>
              </m:sSubPr>
              <m:e>
                <m:r>
                  <w:rPr>
                    <w:rFonts w:ascii="Cambria Math" w:hAnsi="Cambria Math"/>
                  </w:rPr>
                  <m:t>P</m:t>
                </m:r>
              </m:e>
              <m:sub>
                <m:r>
                  <w:rPr>
                    <w:rFonts w:ascii="Cambria Math" w:hAnsi="Cambria Math"/>
                  </w:rPr>
                  <m:t>add</m:t>
                </m:r>
              </m:sub>
            </m:sSub>
            <m:r>
              <m:rPr>
                <m:nor/>
              </m:rPr>
              <m:t>)</m:t>
            </m:r>
          </m:e>
          <m:sup>
            <m:r>
              <w:rPr>
                <w:rFonts w:ascii="Cambria Math" w:hAnsi="Cambria Math"/>
              </w:rPr>
              <m:t>m</m:t>
            </m:r>
            <m:r>
              <m:rPr>
                <m:sty m:val="p"/>
              </m:rPr>
              <w:rPr>
                <w:rFonts w:ascii="Cambria Math" w:hAnsi="Cambria Math"/>
              </w:rPr>
              <m:t>-</m:t>
            </m:r>
            <m:r>
              <w:rPr>
                <w:rFonts w:ascii="Cambria Math" w:hAnsi="Cambria Math"/>
              </w:rPr>
              <m:t>n</m:t>
            </m:r>
          </m:sup>
        </m:sSup>
      </m:oMath>
      <w:r>
        <w:tab/>
      </w:r>
      <w:r>
        <w:rPr>
          <w:rFonts w:hint="eastAsia"/>
        </w:rPr>
        <w:t>(</w:t>
      </w:r>
      <w:r>
        <w:t>15)</w:t>
      </w:r>
    </w:p>
    <w:p w:rsidR="00F041A5" w:rsidRDefault="00000000">
      <w:pPr>
        <w:ind w:firstLineChars="0" w:firstLine="0"/>
        <w:jc w:val="left"/>
        <w:rPr>
          <w:rFonts w:asciiTheme="minorEastAsia" w:eastAsiaTheme="minorEastAsia" w:hAnsiTheme="minorEastAsia" w:cstheme="minorBidi"/>
          <w:iCs/>
        </w:rPr>
      </w:pPr>
      <w:r>
        <w:rPr>
          <w:rFonts w:asciiTheme="minorEastAsia" w:eastAsiaTheme="minorEastAsia" w:hAnsiTheme="minorEastAsia" w:cstheme="minorBidi" w:hint="eastAsia"/>
          <w:iCs/>
        </w:rPr>
        <w:t>由细致平衡公式：</w:t>
      </w:r>
      <m:oMath>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A</m:t>
            </m:r>
          </m:e>
        </m:d>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A→B</m:t>
            </m:r>
          </m:e>
        </m:d>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B</m:t>
            </m:r>
          </m:e>
        </m:d>
        <m:r>
          <w:rPr>
            <w:rFonts w:ascii="Cambria Math" w:eastAsiaTheme="minorEastAsia" w:hAnsi="Cambria Math" w:cstheme="minorBidi"/>
          </w:rPr>
          <m:t>P(B→A)</m:t>
        </m:r>
      </m:oMath>
      <w:r>
        <w:rPr>
          <w:rFonts w:asciiTheme="minorEastAsia" w:eastAsiaTheme="minorEastAsia" w:hAnsiTheme="minorEastAsia" w:cstheme="minorBidi" w:hint="eastAsia"/>
          <w:iCs/>
        </w:rPr>
        <w:t>可得：</w:t>
      </w:r>
    </w:p>
    <w:p w:rsidR="00F041A5" w:rsidRDefault="00000000">
      <w:pPr>
        <w:pStyle w:val="mathAndNum"/>
        <w:spacing w:line="240" w:lineRule="atLeast"/>
        <w:ind w:firstLine="480"/>
      </w:pPr>
      <w:r>
        <w:rPr>
          <w:rFonts w:asciiTheme="minorEastAsia" w:eastAsiaTheme="minorEastAsia" w:hAnsiTheme="minorEastAsia" w:cstheme="minorBidi"/>
        </w:rPr>
        <w:lastRenderedPageBreak/>
        <w:tab/>
      </w: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m</m:t>
            </m:r>
            <m:r>
              <m:rPr>
                <m:sty m:val="p"/>
              </m:rPr>
              <w:rPr>
                <w:rFonts w:ascii="Cambria Math" w:hAnsi="Cambria Math"/>
              </w:rPr>
              <m:t>-</m:t>
            </m:r>
            <m:r>
              <w:rPr>
                <w:rFonts w:ascii="Cambria Math" w:hAnsi="Cambria Math"/>
              </w:rPr>
              <m:t>n</m:t>
            </m:r>
          </m:sup>
        </m:sSup>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up>
        </m:sSup>
      </m:oMath>
      <w:r>
        <w:rPr>
          <w:rFonts w:asciiTheme="minorEastAsia" w:eastAsiaTheme="minorEastAsia" w:hAnsiTheme="minorEastAsia" w:cstheme="minorBidi"/>
        </w:rPr>
        <w:tab/>
      </w:r>
      <w:r>
        <w:rPr>
          <w:rFonts w:hint="eastAsia"/>
        </w:rPr>
        <w:t>(</w:t>
      </w:r>
      <w:r>
        <w:t>16)</w:t>
      </w:r>
    </w:p>
    <w:p w:rsidR="00F041A5" w:rsidRDefault="00000000">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又因为</w:t>
      </w:r>
      <m:oMath>
        <m:sSub>
          <m:sSubPr>
            <m:ctrlPr>
              <w:rPr>
                <w:rFonts w:ascii="Cambria Math" w:eastAsiaTheme="minorEastAsia" w:hAnsi="Cambria Math" w:cstheme="minorBidi"/>
                <w:i/>
                <w:iCs/>
              </w:rPr>
            </m:ctrlPr>
          </m:sSubPr>
          <m:e>
            <m:r>
              <w:rPr>
                <w:rFonts w:ascii="Cambria Math" w:eastAsiaTheme="minorEastAsia" w:hAnsi="Cambria Math" w:cstheme="minorBidi"/>
              </w:rPr>
              <m:t>E</m:t>
            </m:r>
          </m:e>
          <m:sub>
            <m:r>
              <w:rPr>
                <w:rFonts w:ascii="Cambria Math" w:eastAsiaTheme="minorEastAsia" w:hAnsi="Cambria Math" w:cstheme="minorBidi"/>
              </w:rPr>
              <m:t>B</m:t>
            </m:r>
          </m:sub>
        </m:sSub>
        <m:r>
          <w:rPr>
            <w:rFonts w:ascii="Cambria Math" w:eastAsiaTheme="minorEastAsia" w:hAnsi="Cambria Math" w:cstheme="minorBidi"/>
          </w:rPr>
          <m:t>-</m:t>
        </m:r>
        <m:sSub>
          <m:sSubPr>
            <m:ctrlPr>
              <w:rPr>
                <w:rFonts w:ascii="Cambria Math" w:eastAsiaTheme="minorEastAsia" w:hAnsi="Cambria Math" w:cstheme="minorBidi"/>
                <w:i/>
                <w:iCs/>
              </w:rPr>
            </m:ctrlPr>
          </m:sSubPr>
          <m:e>
            <m:r>
              <w:rPr>
                <w:rFonts w:ascii="Cambria Math" w:eastAsiaTheme="minorEastAsia" w:hAnsi="Cambria Math" w:cstheme="minorBidi"/>
              </w:rPr>
              <m:t>E</m:t>
            </m:r>
          </m:e>
          <m:sub>
            <m:r>
              <w:rPr>
                <w:rFonts w:ascii="Cambria Math" w:eastAsiaTheme="minorEastAsia" w:hAnsi="Cambria Math" w:cstheme="minorBidi"/>
              </w:rPr>
              <m:t>A</m:t>
            </m:r>
          </m:sub>
        </m:sSub>
        <m:r>
          <w:rPr>
            <w:rFonts w:ascii="Cambria Math" w:eastAsiaTheme="minorEastAsia" w:hAnsi="Cambria Math" w:cstheme="minorBidi"/>
          </w:rPr>
          <m:t>=2J(m-n)</m:t>
        </m:r>
      </m:oMath>
      <w:r>
        <w:rPr>
          <w:rFonts w:asciiTheme="minorEastAsia" w:eastAsiaTheme="minorEastAsia" w:hAnsiTheme="minorEastAsia" w:cstheme="minorBidi" w:hint="eastAsia"/>
          <w:iCs/>
        </w:rPr>
        <w:t>，于是我们得到：</w:t>
      </w:r>
    </w:p>
    <w:p w:rsidR="00F041A5" w:rsidRDefault="00000000">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e>
                </m:d>
              </m:e>
              <m:sup>
                <m:r>
                  <w:rPr>
                    <w:rFonts w:ascii="Cambria Math" w:hAnsi="Cambria Math"/>
                  </w:rPr>
                  <m:t>m</m:t>
                </m:r>
                <m:r>
                  <m:rPr>
                    <m:sty m:val="p"/>
                  </m:rPr>
                  <w:rPr>
                    <w:rFonts w:ascii="Cambria Math" w:hAnsi="Cambria Math"/>
                  </w:rPr>
                  <m:t>-</m:t>
                </m:r>
                <m:r>
                  <w:rPr>
                    <w:rFonts w:ascii="Cambria Math" w:hAnsi="Cambria Math"/>
                  </w:rPr>
                  <m:t>n</m:t>
                </m:r>
              </m:sup>
            </m:sSup>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βJ</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up>
        </m:sSup>
      </m:oMath>
      <w:r>
        <w:rPr>
          <w:rFonts w:asciiTheme="minorEastAsia" w:eastAsiaTheme="minorEastAsia" w:hAnsiTheme="minorEastAsia" w:cstheme="minorBidi"/>
        </w:rPr>
        <w:tab/>
      </w:r>
      <w:r>
        <w:t>(17)</w:t>
      </w:r>
    </w:p>
    <w:p w:rsidR="00F041A5" w:rsidRDefault="00000000">
      <w:pPr>
        <w:ind w:firstLineChars="0" w:firstLine="0"/>
        <w:rPr>
          <w:rFonts w:asciiTheme="minorEastAsia" w:eastAsiaTheme="minorEastAsia" w:hAnsiTheme="minorEastAsia" w:cstheme="minorBidi"/>
        </w:rPr>
      </w:pPr>
      <w:r>
        <w:rPr>
          <w:rFonts w:asciiTheme="minorEastAsia" w:eastAsiaTheme="minorEastAsia" w:hAnsiTheme="minorEastAsia" w:cstheme="minorBidi"/>
        </w:rPr>
        <w:t>最后简化得到：</w:t>
      </w:r>
    </w:p>
    <w:p w:rsidR="00F041A5" w:rsidRDefault="00000000">
      <w:pPr>
        <w:pStyle w:val="mathAndNum"/>
        <w:tabs>
          <w:tab w:val="clear" w:pos="9120"/>
          <w:tab w:val="right" w:pos="9071"/>
        </w:tabs>
        <w:spacing w:line="240" w:lineRule="atLeast"/>
        <w:ind w:firstLine="480"/>
        <w:rPr>
          <w:rFonts w:asciiTheme="minorEastAsia" w:hAnsiTheme="minorEastAsia"/>
        </w:rPr>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βJ</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e>
            </m:d>
          </m:e>
          <m:sup>
            <m:r>
              <w:rPr>
                <w:rFonts w:ascii="Cambria Math" w:hAnsi="Cambria Math"/>
              </w:rPr>
              <m:t>n</m:t>
            </m:r>
            <m:r>
              <m:rPr>
                <m:sty m:val="p"/>
              </m:rPr>
              <w:rPr>
                <w:rFonts w:ascii="Cambria Math" w:hAnsi="Cambria Math"/>
              </w:rPr>
              <m:t>-</m:t>
            </m:r>
            <m:r>
              <w:rPr>
                <w:rFonts w:ascii="Cambria Math" w:hAnsi="Cambria Math"/>
              </w:rPr>
              <m:t>m</m:t>
            </m:r>
          </m:sup>
        </m:sSup>
      </m:oMath>
      <w:r>
        <w:rPr>
          <w:rFonts w:asciiTheme="minorEastAsia" w:eastAsiaTheme="minorEastAsia" w:hAnsiTheme="minorEastAsia" w:cstheme="minorBidi"/>
        </w:rPr>
        <w:tab/>
      </w:r>
      <w:r>
        <w:t>(18)</w:t>
      </w:r>
    </w:p>
    <w:p w:rsidR="00F041A5" w:rsidRDefault="00000000">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当</w:t>
      </w:r>
      <m:oMath>
        <m:sSub>
          <m:sSubPr>
            <m:ctrlPr>
              <w:rPr>
                <w:rFonts w:ascii="Cambria Math" w:eastAsiaTheme="minorEastAsia" w:hAnsi="Cambria Math" w:cstheme="minorBidi"/>
                <w:i/>
                <w:iCs/>
              </w:rPr>
            </m:ctrlPr>
          </m:sSubPr>
          <m:e>
            <m:r>
              <w:rPr>
                <w:rFonts w:ascii="Cambria Math" w:eastAsiaTheme="minorEastAsia" w:hAnsi="Cambria Math" w:cstheme="minorBidi"/>
              </w:rPr>
              <m:t>P</m:t>
            </m:r>
          </m:e>
          <m:sub>
            <m:r>
              <w:rPr>
                <w:rFonts w:ascii="Cambria Math" w:eastAsiaTheme="minorEastAsia" w:hAnsi="Cambria Math" w:cstheme="minorBidi"/>
              </w:rPr>
              <m:t>add</m:t>
            </m:r>
          </m:sub>
        </m:sSub>
        <m:r>
          <w:rPr>
            <w:rFonts w:ascii="Cambria Math" w:eastAsiaTheme="minorEastAsia" w:hAnsi="Cambria Math" w:cstheme="minorBidi"/>
          </w:rPr>
          <m:t>=  1-</m:t>
        </m:r>
        <m:sSup>
          <m:sSupPr>
            <m:ctrlPr>
              <w:rPr>
                <w:rFonts w:ascii="Cambria Math" w:eastAsiaTheme="minorEastAsia" w:hAnsi="Cambria Math" w:cstheme="minorBidi"/>
                <w:i/>
                <w:iCs/>
              </w:rPr>
            </m:ctrlPr>
          </m:sSupPr>
          <m:e>
            <m:r>
              <w:rPr>
                <w:rFonts w:ascii="Cambria Math" w:eastAsiaTheme="minorEastAsia" w:hAnsi="Cambria Math" w:cstheme="minorBidi"/>
              </w:rPr>
              <m:t>e</m:t>
            </m:r>
          </m:e>
          <m:sup>
            <m:r>
              <w:rPr>
                <w:rFonts w:ascii="Cambria Math" w:eastAsiaTheme="minorEastAsia" w:hAnsi="Cambria Math" w:cstheme="minorBidi"/>
              </w:rPr>
              <m:t>-2βJ</m:t>
            </m:r>
          </m:sup>
        </m:sSup>
      </m:oMath>
      <w:r>
        <w:rPr>
          <w:rFonts w:asciiTheme="minorEastAsia" w:eastAsiaTheme="minorEastAsia" w:hAnsiTheme="minorEastAsia" w:cstheme="minorBidi" w:hint="eastAsia"/>
          <w:iCs/>
        </w:rPr>
        <w:t>时：</w:t>
      </w:r>
    </w:p>
    <w:p w:rsidR="00F041A5" w:rsidRDefault="00000000">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r>
          <m:rPr>
            <m:sty m:val="p"/>
          </m:rPr>
          <w:rPr>
            <w:rFonts w:ascii="Cambria Math" w:hAnsi="Cambria Math" w:hint="eastAsia"/>
          </w:rPr>
          <m:t>1</m:t>
        </m:r>
      </m:oMath>
      <w:r>
        <w:rPr>
          <w:rFonts w:asciiTheme="minorEastAsia" w:eastAsiaTheme="minorEastAsia" w:hAnsiTheme="minorEastAsia" w:cstheme="minorBidi"/>
        </w:rPr>
        <w:tab/>
      </w:r>
      <w:r>
        <w:rPr>
          <w:rFonts w:hint="eastAsia"/>
        </w:rPr>
        <w:t>(</w:t>
      </w:r>
      <w:r>
        <w:t>19)</w:t>
      </w:r>
    </w:p>
    <w:p w:rsidR="00F041A5" w:rsidRDefault="00000000">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由此可知概率为该值时，只要构造出</w:t>
      </w:r>
      <w:r>
        <w:rPr>
          <w:rFonts w:eastAsiaTheme="minorEastAsia" w:cs="Times New Roman"/>
          <w:iCs/>
        </w:rPr>
        <w:t>cluster</w:t>
      </w:r>
      <w:r>
        <w:rPr>
          <w:rFonts w:asciiTheme="minorEastAsia" w:eastAsiaTheme="minorEastAsia" w:hAnsiTheme="minorEastAsia" w:cstheme="minorBidi" w:hint="eastAsia"/>
          <w:iCs/>
        </w:rPr>
        <w:t>，就一定可翻转。</w:t>
      </w:r>
    </w:p>
    <w:p w:rsidR="00F041A5" w:rsidRDefault="00000000">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sSub>
          <m:sSubPr>
            <m:ctrlPr>
              <w:rPr>
                <w:rFonts w:ascii="Cambria Math" w:hAnsi="Cambria Math"/>
              </w:rPr>
            </m:ctrlPr>
          </m:sSubPr>
          <m:e>
            <m:r>
              <w:rPr>
                <w:rFonts w:ascii="Cambria Math" w:hAnsi="Cambria Math"/>
              </w:rPr>
              <m:t>P</m:t>
            </m:r>
          </m:e>
          <m:sub>
            <m:r>
              <w:rPr>
                <w:rFonts w:ascii="Cambria Math" w:hAnsi="Cambria Math"/>
              </w:rPr>
              <m:t>β</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β</m:t>
                </m:r>
              </m:sub>
            </m:sSub>
          </m:den>
        </m:f>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βH</m:t>
            </m:r>
            <m:d>
              <m:dPr>
                <m:ctrlPr>
                  <w:rPr>
                    <w:rFonts w:ascii="Cambria Math" w:hAnsi="Cambria Math"/>
                  </w:rPr>
                </m:ctrlPr>
              </m:dPr>
              <m:e>
                <m:r>
                  <w:rPr>
                    <w:rFonts w:ascii="Cambria Math" w:hAnsi="Cambria Math"/>
                  </w:rPr>
                  <m:t>ω</m:t>
                </m:r>
              </m:e>
            </m:d>
          </m:sup>
        </m:sSup>
      </m:oMath>
      <w:r>
        <w:rPr>
          <w:rFonts w:asciiTheme="minorEastAsia" w:eastAsiaTheme="minorEastAsia" w:hAnsiTheme="minorEastAsia" w:cstheme="minorBidi"/>
        </w:rPr>
        <w:tab/>
      </w:r>
      <w:r>
        <w:rPr>
          <w:rFonts w:hint="eastAsia"/>
        </w:rPr>
        <w:t>(</w:t>
      </w:r>
      <w:r>
        <w:t>20)</w:t>
      </w:r>
    </w:p>
    <w:p w:rsidR="00F041A5" w:rsidRDefault="004C2A5C" w:rsidP="00797BDB">
      <w:pPr>
        <w:pStyle w:val="3"/>
      </w:pPr>
      <w:bookmarkStart w:id="70" w:name="_Toc126178586"/>
      <w:bookmarkStart w:id="71" w:name="_Toc128817020"/>
      <w:r>
        <w:t>2.</w:t>
      </w:r>
      <w:r w:rsidR="000256A4">
        <w:t>3</w:t>
      </w:r>
      <w:r>
        <w:t xml:space="preserve">.3 </w:t>
      </w:r>
      <w:r>
        <w:rPr>
          <w:rFonts w:hint="eastAsia"/>
        </w:rPr>
        <w:t>王</w:t>
      </w:r>
      <w:r>
        <w:rPr>
          <w:rFonts w:hint="eastAsia"/>
        </w:rPr>
        <w:t>-</w:t>
      </w:r>
      <w:r>
        <w:rPr>
          <w:rFonts w:hint="eastAsia"/>
        </w:rPr>
        <w:t>朗道算法</w:t>
      </w:r>
      <w:bookmarkEnd w:id="70"/>
      <w:bookmarkEnd w:id="71"/>
    </w:p>
    <w:p w:rsidR="004043BA" w:rsidRPr="004043BA" w:rsidRDefault="004043BA" w:rsidP="004043BA">
      <w:pPr>
        <w:ind w:firstLine="480"/>
      </w:pPr>
      <w:r>
        <w:rPr>
          <w:rFonts w:hint="eastAsia"/>
        </w:rPr>
        <w:t>王</w:t>
      </w:r>
      <w:r>
        <w:rPr>
          <w:rFonts w:hint="eastAsia"/>
        </w:rPr>
        <w:t>-</w:t>
      </w:r>
      <w:r>
        <w:rPr>
          <w:rFonts w:hint="eastAsia"/>
        </w:rPr>
        <w:t>朗道算法是一种计算机模拟方法，于</w:t>
      </w:r>
      <w:r>
        <w:rPr>
          <w:rFonts w:hint="eastAsia"/>
        </w:rPr>
        <w:t>2</w:t>
      </w:r>
      <w:r>
        <w:t>001</w:t>
      </w:r>
      <w:r>
        <w:rPr>
          <w:rFonts w:hint="eastAsia"/>
        </w:rPr>
        <w:t>年由王建民和陆朝阳提出，用于计算统计物理模型中的自由能或密度状态。该算法通过调整势能函数的权重来实现对模型状态的平衡采样，还可以用于计算相变和研究复杂多体系统的能级结构。</w:t>
      </w:r>
    </w:p>
    <w:p w:rsidR="00F041A5" w:rsidRDefault="00000000">
      <w:pPr>
        <w:widowControl/>
        <w:ind w:firstLine="480"/>
        <w:jc w:val="left"/>
        <w:rPr>
          <w:rFonts w:eastAsia="宋体" w:cstheme="minorBidi"/>
          <w:iCs/>
        </w:rPr>
      </w:pPr>
      <w:r>
        <w:rPr>
          <w:rFonts w:eastAsia="宋体" w:cstheme="minorBidi"/>
          <w:iCs/>
        </w:rPr>
        <w:t>在统计物理的正则分布中，大家知道微观态的</w:t>
      </w:r>
      <w:hyperlink r:id="rId42" w:tgtFrame="_blank" w:history="1">
        <w:r>
          <w:rPr>
            <w:rFonts w:eastAsia="宋体" w:cstheme="minorBidi"/>
            <w:iCs/>
          </w:rPr>
          <w:t>密度函数</w:t>
        </w:r>
      </w:hyperlink>
      <w:r>
        <w:rPr>
          <w:rFonts w:eastAsia="宋体" w:cstheme="minorBidi"/>
          <w:iCs/>
        </w:rPr>
        <w:t>是</w:t>
      </w:r>
      <m:oMath>
        <m:sSub>
          <m:sSubPr>
            <m:ctrlPr>
              <w:rPr>
                <w:rFonts w:ascii="Cambria Math" w:eastAsia="宋体" w:hAnsi="Cambria Math" w:cstheme="minorBidi"/>
                <w:iCs/>
              </w:rPr>
            </m:ctrlPr>
          </m:sSubPr>
          <m:e>
            <m:r>
              <m:rPr>
                <m:sty m:val="p"/>
              </m:rPr>
              <w:rPr>
                <w:rFonts w:ascii="Cambria Math" w:eastAsia="宋体" w:hAnsi="Cambria Math" w:cstheme="minorBidi"/>
              </w:rPr>
              <m:t>P</m:t>
            </m:r>
          </m:e>
          <m:sub>
            <m:r>
              <m:rPr>
                <m:sty m:val="p"/>
              </m:rPr>
              <w:rPr>
                <w:rFonts w:ascii="Cambria Math" w:eastAsia="宋体" w:hAnsi="Cambria Math" w:cstheme="minorBidi"/>
              </w:rPr>
              <m:t>β</m:t>
            </m:r>
          </m:sub>
        </m:sSub>
        <m:d>
          <m:dPr>
            <m:ctrlPr>
              <w:rPr>
                <w:rFonts w:ascii="Cambria Math" w:eastAsia="宋体" w:hAnsi="Cambria Math" w:cstheme="minorBidi"/>
                <w:iCs/>
              </w:rPr>
            </m:ctrlPr>
          </m:dPr>
          <m:e>
            <m:r>
              <m:rPr>
                <m:sty m:val="p"/>
              </m:rPr>
              <w:rPr>
                <w:rFonts w:ascii="Cambria Math" w:eastAsia="宋体" w:hAnsi="Cambria Math" w:cstheme="minorBidi"/>
              </w:rPr>
              <m:t>ω</m:t>
            </m:r>
          </m:e>
        </m:d>
        <m:r>
          <m:rPr>
            <m:sty m:val="p"/>
          </m:rPr>
          <w:rPr>
            <w:rFonts w:ascii="Cambria Math" w:eastAsia="宋体" w:hAnsi="Cambria Math" w:cstheme="minorBidi"/>
          </w:rPr>
          <m:t>=</m:t>
        </m:r>
        <m:f>
          <m:fPr>
            <m:type m:val="lin"/>
            <m:ctrlPr>
              <w:rPr>
                <w:rFonts w:ascii="Cambria Math" w:eastAsia="宋体" w:hAnsi="Cambria Math" w:cstheme="minorBidi"/>
                <w:iCs/>
              </w:rPr>
            </m:ctrlPr>
          </m:fPr>
          <m:num>
            <m:r>
              <w:rPr>
                <w:rFonts w:ascii="Cambria Math" w:eastAsia="宋体" w:hAnsi="Cambria Math" w:cstheme="minorBidi"/>
              </w:rPr>
              <m:t>1</m:t>
            </m:r>
          </m:num>
          <m:den>
            <m:sSub>
              <m:sSubPr>
                <m:ctrlPr>
                  <w:rPr>
                    <w:rFonts w:ascii="Cambria Math" w:eastAsia="宋体" w:hAnsi="Cambria Math" w:cstheme="minorBidi"/>
                    <w:i/>
                    <w:iCs/>
                  </w:rPr>
                </m:ctrlPr>
              </m:sSubPr>
              <m:e>
                <m:r>
                  <w:rPr>
                    <w:rFonts w:ascii="Cambria Math" w:eastAsia="宋体" w:hAnsi="Cambria Math" w:cstheme="minorBidi"/>
                  </w:rPr>
                  <m:t>Z</m:t>
                </m:r>
              </m:e>
              <m:sub>
                <m:r>
                  <w:rPr>
                    <w:rFonts w:ascii="Cambria Math" w:eastAsia="宋体" w:hAnsi="Cambria Math" w:cstheme="minorBidi"/>
                  </w:rPr>
                  <m:t>β</m:t>
                </m:r>
              </m:sub>
            </m:sSub>
          </m:den>
        </m:f>
        <m:r>
          <w:rPr>
            <w:rFonts w:ascii="Cambria Math" w:eastAsia="宋体" w:hAnsi="Cambria Math" w:cstheme="minorBidi"/>
          </w:rPr>
          <m:t>*</m:t>
        </m:r>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-βH</m:t>
            </m:r>
            <m:d>
              <m:dPr>
                <m:ctrlPr>
                  <w:rPr>
                    <w:rFonts w:ascii="Cambria Math" w:eastAsia="宋体" w:hAnsi="Cambria Math" w:cstheme="minorBidi"/>
                    <w:iCs/>
                  </w:rPr>
                </m:ctrlPr>
              </m:dPr>
              <m:e>
                <m:r>
                  <m:rPr>
                    <m:sty m:val="p"/>
                  </m:rPr>
                  <w:rPr>
                    <w:rFonts w:ascii="Cambria Math" w:eastAsia="宋体" w:hAnsi="Cambria Math" w:cstheme="minorBidi"/>
                  </w:rPr>
                  <m:t>ω</m:t>
                </m:r>
              </m:e>
            </m:d>
          </m:sup>
        </m:sSup>
      </m:oMath>
      <w:r>
        <w:rPr>
          <w:rFonts w:eastAsia="宋体" w:cstheme="minorBidi"/>
          <w:iCs/>
        </w:rPr>
        <w:t>，我们回忆一下在</w:t>
      </w:r>
      <w:proofErr w:type="spellStart"/>
      <w:r>
        <w:rPr>
          <w:rFonts w:eastAsia="宋体" w:cstheme="minorBidi"/>
          <w:iCs/>
        </w:rPr>
        <w:t>Ising</w:t>
      </w:r>
      <w:proofErr w:type="spellEnd"/>
      <w:r>
        <w:rPr>
          <w:rFonts w:eastAsia="宋体" w:cstheme="minorBidi"/>
          <w:iCs/>
        </w:rPr>
        <w:t>模型的模拟中用到过的</w:t>
      </w:r>
      <w:r>
        <w:rPr>
          <w:rFonts w:eastAsia="宋体" w:cstheme="minorBidi"/>
          <w:iCs/>
        </w:rPr>
        <w:t>Metropolis</w:t>
      </w:r>
      <w:r>
        <w:rPr>
          <w:rFonts w:eastAsia="宋体" w:cstheme="minorBidi"/>
          <w:iCs/>
        </w:rPr>
        <w:t>算法</w:t>
      </w:r>
      <w:r>
        <w:rPr>
          <w:rFonts w:eastAsia="宋体" w:cstheme="minorBidi"/>
          <w:iCs/>
        </w:rPr>
        <w:fldChar w:fldCharType="begin"/>
      </w:r>
      <w:r>
        <w:rPr>
          <w:rFonts w:eastAsia="宋体" w:cstheme="minorBidi"/>
          <w:iCs/>
        </w:rPr>
        <w:instrText xml:space="preserve"> ADDIN ZOTERO_ITEM CSL_CITATION {"citationID":"NDgttpxX","properties":{"formattedCitation":"\\super [12]\\nosupersub{}","plainCitation":"[12]","noteIndex":0},"citationItems":[{"id":"a3HorVFy/Tpnozlkh","uris":["http://zotero.org/users/local/TJ2yx5Oi/items/</w:instrText>
      </w:r>
      <w:r>
        <w:rPr>
          <w:rFonts w:eastAsia="宋体" w:cstheme="minorBidi" w:hint="eastAsia"/>
          <w:iCs/>
        </w:rPr>
        <w:instrText>LKLYHG4D"],"itemData":{"id":74,"type":"thesis","genre":"Master's Thesis","publisher":"</w:instrText>
      </w:r>
      <w:r>
        <w:rPr>
          <w:rFonts w:eastAsia="宋体" w:cstheme="minorBidi" w:hint="eastAsia"/>
          <w:iCs/>
        </w:rPr>
        <w:instrText>太原理工大学</w:instrText>
      </w:r>
      <w:r>
        <w:rPr>
          <w:rFonts w:eastAsia="宋体" w:cstheme="minorBidi" w:hint="eastAsia"/>
          <w:iCs/>
        </w:rPr>
        <w:instrText xml:space="preserve">","title":"Monte Carlo </w:instrText>
      </w:r>
      <w:r>
        <w:rPr>
          <w:rFonts w:eastAsia="宋体" w:cstheme="minorBidi" w:hint="eastAsia"/>
          <w:iCs/>
        </w:rPr>
        <w:instrText>方法研究点随机集团模型的渗流</w:instrText>
      </w:r>
      <w:r>
        <w:rPr>
          <w:rFonts w:eastAsia="宋体" w:cstheme="minorBidi" w:hint="eastAsia"/>
          <w:iCs/>
        </w:rPr>
        <w:instrText>","author":[{"literal":"</w:instrText>
      </w:r>
      <w:r>
        <w:rPr>
          <w:rFonts w:eastAsia="宋体" w:cstheme="minorBidi" w:hint="eastAsia"/>
          <w:iCs/>
        </w:rPr>
        <w:instrText>王松松</w:instrText>
      </w:r>
      <w:r>
        <w:rPr>
          <w:rFonts w:eastAsia="宋体" w:cstheme="minorBidi" w:hint="eastAsia"/>
          <w:iCs/>
        </w:rPr>
        <w:instrText>"}],"issued":{"date-parts":[["2016"]]}}}],"schema":"https://github.com/citation-style-language/sche</w:instrText>
      </w:r>
      <w:r>
        <w:rPr>
          <w:rFonts w:eastAsia="宋体" w:cstheme="minorBidi"/>
          <w:iCs/>
        </w:rPr>
        <w:instrText xml:space="preserve">ma/raw/master/csl-citation.json"} </w:instrText>
      </w:r>
      <w:r>
        <w:rPr>
          <w:rFonts w:eastAsia="宋体" w:cstheme="minorBidi"/>
          <w:iCs/>
        </w:rPr>
        <w:fldChar w:fldCharType="separate"/>
      </w:r>
      <w:r>
        <w:rPr>
          <w:rFonts w:eastAsia="宋体" w:cs="Times New Roman"/>
          <w:kern w:val="0"/>
          <w:vertAlign w:val="superscript"/>
        </w:rPr>
        <w:t>[12]</w:t>
      </w:r>
      <w:r>
        <w:rPr>
          <w:rFonts w:eastAsia="宋体" w:cstheme="minorBidi"/>
          <w:iCs/>
        </w:rPr>
        <w:fldChar w:fldCharType="end"/>
      </w:r>
      <w:r>
        <w:rPr>
          <w:rFonts w:eastAsia="宋体" w:cstheme="minorBidi"/>
          <w:iCs/>
        </w:rPr>
        <w:t>，在改变当前系统的位形时，需要考虑接受率</w:t>
      </w:r>
      <w:r>
        <w:rPr>
          <w:rFonts w:eastAsia="宋体" w:cstheme="minorBidi"/>
          <w:iCs/>
        </w:rPr>
        <w:t xml:space="preserve"> </w:t>
      </w:r>
      <m:oMath>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-β</m:t>
            </m:r>
            <m:r>
              <m:rPr>
                <m:sty m:val="p"/>
              </m:rPr>
              <w:rPr>
                <w:rFonts w:ascii="Cambria Math" w:eastAsia="宋体" w:hAnsi="Cambria Math" w:cstheme="minorBidi" w:hint="eastAsia"/>
              </w:rPr>
              <m:t>Δ</m:t>
            </m:r>
            <m:r>
              <m:rPr>
                <m:sty m:val="p"/>
              </m:rPr>
              <w:rPr>
                <w:rFonts w:ascii="Cambria Math" w:eastAsia="宋体" w:hAnsi="Cambria Math" w:cstheme="minorBidi"/>
              </w:rPr>
              <m:t>H</m:t>
            </m:r>
          </m:sup>
        </m:sSup>
        <m:r>
          <m:rPr>
            <m:sty m:val="p"/>
          </m:rPr>
          <w:rPr>
            <w:rFonts w:ascii="Cambria Math" w:eastAsia="宋体" w:hAnsi="Cambria Math" w:cstheme="minorBidi"/>
          </w:rPr>
          <m:t>,1}</m:t>
        </m:r>
      </m:oMath>
      <w:r>
        <w:rPr>
          <w:rFonts w:eastAsia="宋体" w:cstheme="minorBidi"/>
          <w:iCs/>
        </w:rPr>
        <w:t xml:space="preserve"> </w:t>
      </w:r>
      <w:r>
        <w:rPr>
          <w:rFonts w:eastAsia="宋体" w:cstheme="minorBidi"/>
          <w:iCs/>
        </w:rPr>
        <w:t>，当系统从能量较低的区域想要跳跃到能量较高的区域时将会很容易被拒绝位形变换，而往往系统不同的</w:t>
      </w:r>
      <w:hyperlink r:id="rId43" w:tgtFrame="_blank" w:history="1">
        <w:r>
          <w:rPr>
            <w:rFonts w:eastAsia="宋体" w:cstheme="minorBidi"/>
            <w:iCs/>
          </w:rPr>
          <w:t>低能区</w:t>
        </w:r>
      </w:hyperlink>
      <w:r>
        <w:rPr>
          <w:rFonts w:eastAsia="宋体" w:cstheme="minorBidi"/>
          <w:iCs/>
        </w:rPr>
        <w:t>之间有一些高能的区域隔开，这一区域的接受率比较低，因此，这种稳态的束缚将大大限制</w:t>
      </w:r>
      <w:r>
        <w:rPr>
          <w:rFonts w:eastAsia="宋体" w:cstheme="minorBidi"/>
          <w:iCs/>
        </w:rPr>
        <w:t>Monte-Carlo</w:t>
      </w:r>
      <w:r>
        <w:rPr>
          <w:rFonts w:eastAsia="宋体" w:cstheme="minorBidi"/>
          <w:iCs/>
        </w:rPr>
        <w:t>算法对位形空间的遍历和概率权重估计的效率</w:t>
      </w:r>
      <w:r>
        <w:rPr>
          <w:rFonts w:eastAsia="宋体" w:cstheme="minorBidi" w:hint="eastAsia"/>
          <w:iCs/>
        </w:rPr>
        <w:t>。</w:t>
      </w:r>
    </w:p>
    <w:p w:rsidR="00F041A5" w:rsidRDefault="00000000">
      <w:pPr>
        <w:pStyle w:val="af"/>
        <w:spacing w:line="240" w:lineRule="atLeast"/>
        <w:ind w:firstLine="480"/>
        <w:rPr>
          <w:rFonts w:eastAsia="宋体" w:cstheme="minorBidi"/>
          <w:iCs/>
        </w:rPr>
      </w:pPr>
      <w:proofErr w:type="gramStart"/>
      <w:r>
        <w:rPr>
          <w:rFonts w:eastAsia="宋体" w:cstheme="minorBidi"/>
          <w:iCs/>
        </w:rPr>
        <w:t>当考虑</w:t>
      </w:r>
      <w:proofErr w:type="gramEnd"/>
      <w:r>
        <w:rPr>
          <w:rFonts w:eastAsia="宋体" w:cstheme="minorBidi"/>
          <w:iCs/>
        </w:rPr>
        <w:t>能量（或者其他物理量）时，就会因为能级简并出现一个权重因子，</w:t>
      </w:r>
      <m:oMath>
        <m:sSub>
          <m:sSubPr>
            <m:ctrlPr>
              <w:rPr>
                <w:rFonts w:ascii="Cambria Math" w:eastAsia="宋体" w:hAnsi="Cambria Math" w:cstheme="minorBidi"/>
                <w:i/>
              </w:rPr>
            </m:ctrlPr>
          </m:sSubPr>
          <m:e>
            <m:r>
              <w:rPr>
                <w:rFonts w:ascii="Cambria Math" w:eastAsia="宋体" w:hAnsi="Cambria Math" w:cstheme="minorBidi"/>
              </w:rPr>
              <m:t>P</m:t>
            </m:r>
          </m:e>
          <m:sub>
            <m:r>
              <w:rPr>
                <w:rFonts w:ascii="Cambria Math" w:eastAsia="宋体" w:hAnsi="Cambria Math" w:cstheme="minorBidi"/>
              </w:rPr>
              <m:t>β</m:t>
            </m:r>
          </m:sub>
        </m:sSub>
        <m:d>
          <m:dPr>
            <m:ctrlPr>
              <w:rPr>
                <w:rFonts w:ascii="Cambria Math" w:eastAsia="宋体" w:hAnsi="Cambria Math" w:cstheme="minorBidi"/>
                <w:i/>
              </w:rPr>
            </m:ctrlPr>
          </m:dPr>
          <m:e>
            <m:r>
              <w:rPr>
                <w:rFonts w:ascii="Cambria Math" w:eastAsia="宋体" w:hAnsi="Cambria Math" w:cstheme="minorBidi"/>
              </w:rPr>
              <m:t>ε</m:t>
            </m:r>
          </m:e>
        </m:d>
        <m:r>
          <w:rPr>
            <w:rFonts w:ascii="Cambria Math" w:eastAsia="宋体" w:hAnsi="Cambria Math" w:cstheme="minorBidi"/>
          </w:rPr>
          <m:t>=</m:t>
        </m:r>
        <m:f>
          <m:fPr>
            <m:ctrlPr>
              <w:rPr>
                <w:rFonts w:ascii="Cambria Math" w:eastAsia="宋体" w:hAnsi="Cambria Math" w:cstheme="minorBidi"/>
                <w:i/>
              </w:rPr>
            </m:ctrlPr>
          </m:fPr>
          <m:num>
            <m:r>
              <w:rPr>
                <w:rFonts w:ascii="Cambria Math" w:eastAsia="宋体" w:hAnsi="Cambria Math" w:cstheme="minorBidi"/>
              </w:rPr>
              <m:t>1</m:t>
            </m:r>
          </m:num>
          <m:den>
            <m:sSub>
              <m:sSubPr>
                <m:ctrlPr>
                  <w:rPr>
                    <w:rFonts w:ascii="Cambria Math" w:eastAsia="宋体" w:hAnsi="Cambria Math" w:cstheme="minorBidi"/>
                    <w:i/>
                  </w:rPr>
                </m:ctrlPr>
              </m:sSubPr>
              <m:e>
                <m:r>
                  <w:rPr>
                    <w:rFonts w:ascii="Cambria Math" w:eastAsia="宋体" w:hAnsi="Cambria Math" w:cstheme="minorBidi"/>
                  </w:rPr>
                  <m:t>Z</m:t>
                </m:r>
              </m:e>
              <m:sub>
                <m:r>
                  <w:rPr>
                    <w:rFonts w:ascii="Cambria Math" w:eastAsia="宋体" w:hAnsi="Cambria Math" w:cstheme="minorBidi"/>
                  </w:rPr>
                  <m:t>β</m:t>
                </m:r>
              </m:sub>
            </m:sSub>
          </m:den>
        </m:f>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-βε</m:t>
            </m:r>
          </m:sup>
        </m:sSup>
        <m:nary>
          <m:naryPr>
            <m:supHide m:val="1"/>
            <m:ctrlPr>
              <w:rPr>
                <w:rFonts w:ascii="Cambria Math" w:eastAsia="宋体" w:hAnsi="Cambria Math" w:cstheme="minorBidi"/>
                <w:i/>
              </w:rPr>
            </m:ctrlPr>
          </m:naryPr>
          <m:sub>
            <m:r>
              <m:rPr>
                <m:lit/>
              </m:rPr>
              <w:rPr>
                <w:rFonts w:ascii="Cambria Math" w:eastAsia="宋体" w:hAnsi="Cambria Math" w:cstheme="minorBidi"/>
              </w:rPr>
              <m:t>{ω</m:t>
            </m:r>
            <m:r>
              <w:rPr>
                <w:rFonts w:ascii="Cambria Math" w:eastAsia="宋体" w:hAnsi="Cambria Math" w:cstheme="minorBidi" w:hint="eastAsia"/>
              </w:rPr>
              <m:t>∈</m:t>
            </m:r>
            <m:r>
              <w:rPr>
                <w:rFonts w:ascii="Cambria Math" w:eastAsia="宋体" w:hAnsi="Cambria Math" w:cstheme="minorBidi" w:hint="eastAsia"/>
              </w:rPr>
              <m:t>Γ</m:t>
            </m:r>
            <m:r>
              <w:rPr>
                <w:rFonts w:ascii="Cambria Math" w:eastAsia="宋体" w:hAnsi="Cambria Math" w:cstheme="minorBidi"/>
              </w:rPr>
              <m:t>:H</m:t>
            </m:r>
            <m:d>
              <m:dPr>
                <m:ctrlPr>
                  <w:rPr>
                    <w:rFonts w:ascii="Cambria Math" w:eastAsia="宋体" w:hAnsi="Cambria Math" w:cstheme="minorBidi"/>
                    <w:i/>
                  </w:rPr>
                </m:ctrlPr>
              </m:dPr>
              <m:e>
                <m:r>
                  <w:rPr>
                    <w:rFonts w:ascii="Cambria Math" w:eastAsia="宋体" w:hAnsi="Cambria Math" w:cstheme="minorBidi"/>
                  </w:rPr>
                  <m:t>ω</m:t>
                </m:r>
              </m:e>
            </m:d>
            <m:r>
              <w:rPr>
                <w:rFonts w:ascii="Cambria Math" w:eastAsia="宋体" w:hAnsi="Cambria Math" w:cstheme="minorBidi"/>
              </w:rPr>
              <m:t>=ε}</m:t>
            </m:r>
          </m:sub>
          <m:sup/>
          <m:e>
            <m:r>
              <w:rPr>
                <w:rFonts w:ascii="Cambria Math" w:eastAsia="宋体" w:hAnsi="Cambria Math" w:cstheme="minorBidi"/>
              </w:rPr>
              <m:t>d</m:t>
            </m:r>
          </m:e>
        </m:nary>
        <m:r>
          <w:rPr>
            <w:rFonts w:ascii="Cambria Math" w:eastAsia="宋体" w:hAnsi="Cambria Math" w:cstheme="minorBidi"/>
          </w:rPr>
          <m:t>ω=</m:t>
        </m:r>
        <m:f>
          <m:fPr>
            <m:ctrlPr>
              <w:rPr>
                <w:rFonts w:ascii="Cambria Math" w:eastAsia="宋体" w:hAnsi="Cambria Math" w:cstheme="minorBidi"/>
                <w:i/>
              </w:rPr>
            </m:ctrlPr>
          </m:fPr>
          <m:num>
            <m:r>
              <w:rPr>
                <w:rFonts w:ascii="Cambria Math" w:eastAsia="宋体" w:hAnsi="Cambria Math" w:cstheme="minorBidi"/>
              </w:rPr>
              <m:t>1</m:t>
            </m:r>
          </m:num>
          <m:den>
            <m:sSub>
              <m:sSubPr>
                <m:ctrlPr>
                  <w:rPr>
                    <w:rFonts w:ascii="Cambria Math" w:eastAsia="宋体" w:hAnsi="Cambria Math" w:cstheme="minorBidi"/>
                    <w:i/>
                  </w:rPr>
                </m:ctrlPr>
              </m:sSubPr>
              <m:e>
                <m:r>
                  <w:rPr>
                    <w:rFonts w:ascii="Cambria Math" w:eastAsia="宋体" w:hAnsi="Cambria Math" w:cstheme="minorBidi"/>
                  </w:rPr>
                  <m:t>Z</m:t>
                </m:r>
              </m:e>
              <m:sub>
                <m:r>
                  <w:rPr>
                    <w:rFonts w:ascii="Cambria Math" w:eastAsia="宋体" w:hAnsi="Cambria Math" w:cstheme="minorBidi"/>
                  </w:rPr>
                  <m:t>β</m:t>
                </m:r>
              </m:sub>
            </m:sSub>
          </m:den>
        </m:f>
        <m:r>
          <w:rPr>
            <w:rFonts w:ascii="Cambria Math" w:eastAsia="宋体" w:hAnsi="Cambria Math" w:cstheme="minorBidi"/>
          </w:rPr>
          <m:t>g</m:t>
        </m:r>
        <m:d>
          <m:dPr>
            <m:ctrlPr>
              <w:rPr>
                <w:rFonts w:ascii="Cambria Math" w:eastAsia="宋体" w:hAnsi="Cambria Math" w:cstheme="minorBidi"/>
                <w:i/>
              </w:rPr>
            </m:ctrlPr>
          </m:dPr>
          <m:e>
            <m:r>
              <w:rPr>
                <w:rFonts w:ascii="Cambria Math" w:eastAsia="宋体" w:hAnsi="Cambria Math" w:cstheme="minorBidi"/>
              </w:rPr>
              <m:t>ε</m:t>
            </m:r>
          </m:e>
        </m:d>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-βε</m:t>
            </m:r>
          </m:sup>
        </m:sSup>
      </m:oMath>
      <w:r>
        <w:rPr>
          <w:rFonts w:eastAsia="宋体" w:cstheme="minorBidi" w:hint="eastAsia"/>
          <w:iCs/>
        </w:rPr>
        <w:t>，</w:t>
      </w:r>
      <w:r>
        <w:rPr>
          <w:rFonts w:eastAsia="宋体" w:cstheme="minorBidi"/>
          <w:iCs/>
        </w:rPr>
        <w:t>因为</w:t>
      </w:r>
      <w:r>
        <w:rPr>
          <w:rFonts w:eastAsia="宋体" w:cstheme="minorBidi"/>
          <w:iCs/>
        </w:rPr>
        <w:t>Wang</w:t>
      </w:r>
      <w:r>
        <w:rPr>
          <w:rFonts w:eastAsia="宋体" w:cstheme="minorBidi"/>
          <w:iCs/>
        </w:rPr>
        <w:t>和</w:t>
      </w:r>
      <w:r>
        <w:rPr>
          <w:rFonts w:eastAsia="宋体" w:cstheme="minorBidi"/>
          <w:iCs/>
        </w:rPr>
        <w:t>Landau</w:t>
      </w:r>
      <w:r>
        <w:rPr>
          <w:rFonts w:eastAsia="宋体" w:cstheme="minorBidi"/>
          <w:iCs/>
        </w:rPr>
        <w:t>的论文里使用不同能级之间的转移来定算法的，所以概率密度用的是上面的形式，也就要出现一个权重因子</w:t>
      </w:r>
      <w:r>
        <w:rPr>
          <w:rFonts w:eastAsia="宋体" w:cstheme="minorBidi"/>
          <w:iCs/>
        </w:rPr>
        <w:t xml:space="preserve"> </w:t>
      </w:r>
      <m:oMath>
        <m:r>
          <m:rPr>
            <m:sty m:val="p"/>
          </m:rPr>
          <w:rPr>
            <w:rFonts w:ascii="Cambria Math" w:eastAsia="宋体" w:hAnsi="Cambria Math" w:cstheme="minorBidi"/>
          </w:rPr>
          <m:t>g</m:t>
        </m:r>
        <m:d>
          <m:dPr>
            <m:ctrlPr>
              <w:rPr>
                <w:rFonts w:ascii="Cambria Math" w:eastAsia="宋体" w:hAnsi="Cambria Math" w:cstheme="minorBidi"/>
                <w:iCs/>
              </w:rPr>
            </m:ctrlPr>
          </m:dPr>
          <m:e>
            <m:r>
              <m:rPr>
                <m:sty m:val="p"/>
              </m:rPr>
              <w:rPr>
                <w:rFonts w:ascii="Cambria Math" w:eastAsia="宋体" w:hAnsi="Cambria Math" w:cstheme="minorBidi"/>
              </w:rPr>
              <m:t>ε</m:t>
            </m:r>
          </m:e>
        </m:d>
        <m:r>
          <m:rPr>
            <m:sty m:val="p"/>
          </m:rPr>
          <w:rPr>
            <w:rFonts w:ascii="Cambria Math" w:eastAsia="宋体" w:hAnsi="Cambria Math" w:cstheme="minorBidi"/>
          </w:rPr>
          <m:t>=</m:t>
        </m:r>
        <m:nary>
          <m:naryPr>
            <m:supHide m:val="1"/>
            <m:ctrlPr>
              <w:rPr>
                <w:rFonts w:ascii="Cambria Math" w:eastAsia="宋体" w:hAnsi="Cambria Math" w:cstheme="minorBidi"/>
                <w:iCs/>
              </w:rPr>
            </m:ctrlPr>
          </m:naryPr>
          <m:sub>
            <m:r>
              <m:rPr>
                <m:lit/>
                <m:sty m:val="p"/>
              </m:rPr>
              <w:rPr>
                <w:rFonts w:ascii="Cambria Math" w:eastAsia="宋体" w:hAnsi="Cambria Math" w:cstheme="minorBidi"/>
              </w:rPr>
              <m:t>{ω</m:t>
            </m:r>
            <m:r>
              <m:rPr>
                <m:sty m:val="p"/>
              </m:rPr>
              <w:rPr>
                <w:rFonts w:ascii="Cambria Math" w:eastAsia="宋体" w:hAnsi="Cambria Math" w:cstheme="minorBidi" w:hint="eastAsia"/>
              </w:rPr>
              <m:t>∈Γ</m:t>
            </m:r>
            <m:r>
              <m:rPr>
                <m:sty m:val="p"/>
              </m:rPr>
              <w:rPr>
                <w:rFonts w:ascii="Cambria Math" w:eastAsia="宋体" w:hAnsi="Cambria Math" w:cstheme="minorBidi"/>
              </w:rPr>
              <m:t>:H</m:t>
            </m:r>
            <m:d>
              <m:dPr>
                <m:ctrlPr>
                  <w:rPr>
                    <w:rFonts w:ascii="Cambria Math" w:eastAsia="宋体" w:hAnsi="Cambria Math" w:cstheme="minorBidi"/>
                    <w:iCs/>
                  </w:rPr>
                </m:ctrlPr>
              </m:dPr>
              <m:e>
                <m:r>
                  <m:rPr>
                    <m:sty m:val="p"/>
                  </m:rPr>
                  <w:rPr>
                    <w:rFonts w:ascii="Cambria Math" w:eastAsia="宋体" w:hAnsi="Cambria Math" w:cstheme="minorBidi"/>
                  </w:rPr>
                  <m:t>ω</m:t>
                </m:r>
              </m:e>
            </m:d>
            <m:r>
              <m:rPr>
                <m:sty m:val="p"/>
              </m:rPr>
              <w:rPr>
                <w:rFonts w:ascii="Cambria Math" w:eastAsia="宋体" w:hAnsi="Cambria Math" w:cstheme="minorBidi"/>
              </w:rPr>
              <m:t>=ε}</m:t>
            </m:r>
          </m:sub>
          <m:sup/>
          <m:e>
            <m:r>
              <m:rPr>
                <m:sty m:val="p"/>
              </m:rPr>
              <w:rPr>
                <w:rFonts w:ascii="Cambria Math" w:eastAsia="宋体" w:hAnsi="Cambria Math" w:cstheme="minorBidi"/>
              </w:rPr>
              <m:t>d</m:t>
            </m:r>
          </m:e>
        </m:nary>
        <m:r>
          <m:rPr>
            <m:sty m:val="p"/>
          </m:rPr>
          <w:rPr>
            <w:rFonts w:ascii="Cambria Math" w:eastAsia="宋体" w:hAnsi="Cambria Math" w:cstheme="minorBidi"/>
          </w:rPr>
          <m:t>ω=</m:t>
        </m:r>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S</m:t>
            </m:r>
            <m:d>
              <m:dPr>
                <m:ctrlPr>
                  <w:rPr>
                    <w:rFonts w:ascii="Cambria Math" w:eastAsia="宋体" w:hAnsi="Cambria Math" w:cstheme="minorBidi"/>
                    <w:iCs/>
                  </w:rPr>
                </m:ctrlPr>
              </m:dPr>
              <m:e>
                <m:r>
                  <m:rPr>
                    <m:sty m:val="p"/>
                  </m:rPr>
                  <w:rPr>
                    <w:rFonts w:ascii="Cambria Math" w:eastAsia="宋体" w:hAnsi="Cambria Math" w:cstheme="minorBidi"/>
                  </w:rPr>
                  <m:t>ε</m:t>
                </m:r>
              </m:e>
            </m:d>
          </m:sup>
        </m:sSup>
      </m:oMath>
      <w:r>
        <w:rPr>
          <w:rFonts w:eastAsia="宋体" w:cstheme="minorBidi"/>
          <w:iCs/>
        </w:rPr>
        <w:t>，实际上就是微观态的数量，也就是熵的函数</w:t>
      </w:r>
      <w:r>
        <w:rPr>
          <w:rFonts w:eastAsia="宋体" w:cstheme="minorBidi" w:hint="eastAsia"/>
          <w:iCs/>
        </w:rPr>
        <w:t>，</w:t>
      </w:r>
      <w:r>
        <w:rPr>
          <w:rFonts w:eastAsia="宋体" w:cstheme="minorBidi"/>
          <w:iCs/>
        </w:rPr>
        <w:t>按照正常的</w:t>
      </w:r>
      <w:r>
        <w:rPr>
          <w:rFonts w:eastAsia="宋体" w:cstheme="minorBidi"/>
          <w:iCs/>
        </w:rPr>
        <w:t>Metropolis</w:t>
      </w:r>
      <w:r>
        <w:rPr>
          <w:rFonts w:eastAsia="宋体" w:cstheme="minorBidi"/>
          <w:iCs/>
        </w:rPr>
        <w:t>算法，并且不考虑温</w:t>
      </w:r>
      <w:r>
        <w:rPr>
          <w:rFonts w:eastAsia="宋体" w:cstheme="minorBidi" w:hint="eastAsia"/>
          <w:iCs/>
        </w:rPr>
        <w:t>度</w:t>
      </w:r>
      <w:r>
        <w:rPr>
          <w:rFonts w:eastAsia="宋体" w:cstheme="minorBidi"/>
          <w:iCs/>
        </w:rPr>
        <w:t>的影响时，接受率应该是</w:t>
      </w:r>
      <w:r>
        <w:rPr>
          <w:rFonts w:eastAsia="宋体" w:cstheme="minorBidi"/>
          <w:iCs/>
        </w:rPr>
        <w:t xml:space="preserve"> </w:t>
      </w:r>
      <m:oMath>
        <m:r>
          <m:rPr>
            <m:sty m:val="p"/>
          </m:rPr>
          <w:rPr>
            <w:rFonts w:ascii="Cambria Math" w:eastAsia="宋体" w:hAnsi="Cambria Math" w:cstheme="minorBidi"/>
          </w:rPr>
          <m:t>α</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r>
              <m:rPr>
                <m:sty m:val="p"/>
              </m:rPr>
              <w:rPr>
                <w:rFonts w:ascii="Cambria Math" w:eastAsia="宋体" w:hAnsi="Cambria Math" w:cstheme="minorBidi" w:hint="eastAsia"/>
              </w:rPr>
              <m:t>→</m:t>
            </m:r>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r>
          <m:rPr>
            <m:sty m:val="p"/>
          </m:rPr>
          <w:rPr>
            <w:rFonts w:ascii="Cambria Math" w:eastAsia="宋体" w:hAnsi="Cambria Math" w:cstheme="minorBidi"/>
          </w:rPr>
          <m:t>=</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
          <m:fPr>
            <m:ctrlPr>
              <w:rPr>
                <w:rFonts w:ascii="Cambria Math" w:eastAsia="宋体" w:hAnsi="Cambria Math" w:cstheme="minorBidi"/>
                <w:iCs/>
              </w:rPr>
            </m:ctrlPr>
          </m:fPr>
          <m:num>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num>
          <m:den>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e>
            </m:d>
          </m:den>
        </m:f>
        <m:r>
          <m:rPr>
            <m:sty m:val="p"/>
          </m:rPr>
          <w:rPr>
            <w:rFonts w:ascii="Cambria Math" w:eastAsia="宋体" w:hAnsi="Cambria Math" w:cstheme="minorBidi"/>
          </w:rPr>
          <m:t>,1}</m:t>
        </m:r>
      </m:oMath>
      <w:r>
        <w:rPr>
          <w:rFonts w:eastAsia="宋体" w:cstheme="minorBidi"/>
          <w:iCs/>
        </w:rPr>
        <w:t xml:space="preserve"> </w:t>
      </w:r>
      <w:r>
        <w:rPr>
          <w:rFonts w:eastAsia="宋体" w:cstheme="minorBidi"/>
          <w:iCs/>
        </w:rPr>
        <w:t>，同样</w:t>
      </w:r>
      <w:r>
        <w:rPr>
          <w:rFonts w:eastAsia="宋体" w:cstheme="minorBidi" w:hint="eastAsia"/>
          <w:iCs/>
        </w:rPr>
        <w:t>也</w:t>
      </w:r>
      <w:r>
        <w:rPr>
          <w:rFonts w:eastAsia="宋体" w:cstheme="minorBidi"/>
          <w:iCs/>
        </w:rPr>
        <w:t>无法避免从</w:t>
      </w:r>
      <w:hyperlink r:id="rId44" w:tgtFrame="_blank" w:history="1">
        <w:r>
          <w:rPr>
            <w:rFonts w:eastAsia="宋体" w:cstheme="minorBidi"/>
            <w:iCs/>
          </w:rPr>
          <w:t>态密度</w:t>
        </w:r>
      </w:hyperlink>
      <w:r>
        <w:rPr>
          <w:rFonts w:eastAsia="宋体" w:cstheme="minorBidi"/>
          <w:iCs/>
        </w:rPr>
        <w:t>很高的区域到态密度很低的区域将导致的拒绝率过高的问题。</w:t>
      </w:r>
      <w:r>
        <w:rPr>
          <w:rFonts w:eastAsia="宋体" w:cstheme="minorBidi" w:hint="eastAsia"/>
          <w:iCs/>
        </w:rPr>
        <w:t>此时</w:t>
      </w:r>
      <w:r>
        <w:rPr>
          <w:rFonts w:eastAsia="宋体" w:cstheme="minorBidi"/>
          <w:iCs/>
        </w:rPr>
        <w:t>，</w:t>
      </w:r>
      <w:r>
        <w:rPr>
          <w:rFonts w:eastAsia="宋体" w:cstheme="minorBidi"/>
          <w:iCs/>
        </w:rPr>
        <w:t>Wang</w:t>
      </w:r>
      <w:r>
        <w:rPr>
          <w:rFonts w:eastAsia="宋体" w:cstheme="minorBidi" w:hint="eastAsia"/>
          <w:iCs/>
        </w:rPr>
        <w:t>、</w:t>
      </w:r>
      <w:r>
        <w:rPr>
          <w:rFonts w:eastAsia="宋体" w:cstheme="minorBidi"/>
          <w:iCs/>
        </w:rPr>
        <w:t xml:space="preserve"> Landau</w:t>
      </w:r>
      <w:r>
        <w:rPr>
          <w:rFonts w:eastAsia="宋体" w:cstheme="minorBidi"/>
          <w:iCs/>
        </w:rPr>
        <w:t>想到的引导采样系统进入这些低态密度区的办法就是把这个接受率倒过来，变成</w:t>
      </w:r>
      <m:oMath>
        <m:r>
          <m:rPr>
            <m:sty m:val="p"/>
          </m:rPr>
          <w:rPr>
            <w:rFonts w:ascii="Cambria Math" w:eastAsia="宋体" w:hAnsi="Cambria Math" w:cstheme="minorBidi"/>
          </w:rPr>
          <m:t>α</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r>
              <m:rPr>
                <m:sty m:val="p"/>
              </m:rPr>
              <w:rPr>
                <w:rFonts w:ascii="Cambria Math" w:eastAsia="宋体" w:hAnsi="Cambria Math" w:cstheme="minorBidi" w:hint="eastAsia"/>
              </w:rPr>
              <m:t>→</m:t>
            </m:r>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r>
          <m:rPr>
            <m:sty m:val="p"/>
          </m:rPr>
          <w:rPr>
            <w:rFonts w:ascii="Cambria Math" w:eastAsia="宋体" w:hAnsi="Cambria Math" w:cstheme="minorBidi"/>
          </w:rPr>
          <m:t>=</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
          <m:fPr>
            <m:ctrlPr>
              <w:rPr>
                <w:rFonts w:ascii="Cambria Math" w:eastAsia="宋体" w:hAnsi="Cambria Math" w:cstheme="minorBidi"/>
                <w:iCs/>
              </w:rPr>
            </m:ctrlPr>
          </m:fPr>
          <m:num>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e>
            </m:d>
          </m:num>
          <m:den>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den>
        </m:f>
        <m:r>
          <m:rPr>
            <m:sty m:val="p"/>
          </m:rPr>
          <w:rPr>
            <w:rFonts w:ascii="Cambria Math" w:eastAsia="宋体" w:hAnsi="Cambria Math" w:cstheme="minorBidi"/>
          </w:rPr>
          <m:t>,1}</m:t>
        </m:r>
      </m:oMath>
      <w:r>
        <w:rPr>
          <w:rFonts w:eastAsia="宋体" w:cstheme="minorBidi"/>
          <w:iCs/>
        </w:rPr>
        <w:t>，这样，当目前所处的状态是高态密度区时，下一步将会以比较高的接受率保持在高态密度区或者进入低态密度区。通过这样来使得采样系统尽可能遍历所有位形足够多次，提高</w:t>
      </w:r>
      <w:r>
        <w:rPr>
          <w:rFonts w:eastAsia="宋体" w:cstheme="minorBidi"/>
          <w:iCs/>
        </w:rPr>
        <w:t>MC</w:t>
      </w:r>
      <w:r>
        <w:rPr>
          <w:rFonts w:eastAsia="宋体" w:cstheme="minorBidi"/>
          <w:iCs/>
        </w:rPr>
        <w:t>算法的效率和精度</w:t>
      </w:r>
      <w:r>
        <w:rPr>
          <w:rFonts w:eastAsia="宋体" w:cstheme="minorBidi" w:hint="eastAsia"/>
          <w:iCs/>
        </w:rPr>
        <w:t>。</w:t>
      </w:r>
    </w:p>
    <w:p w:rsidR="00F041A5" w:rsidRDefault="00000000">
      <w:pPr>
        <w:pStyle w:val="af"/>
        <w:ind w:firstLine="480"/>
        <w:rPr>
          <w:rFonts w:eastAsia="宋体" w:cstheme="minorBidi"/>
          <w:iCs/>
        </w:rPr>
      </w:pPr>
      <w:r>
        <w:rPr>
          <w:rFonts w:eastAsia="宋体" w:cstheme="minorBidi"/>
          <w:iCs/>
        </w:rPr>
        <w:lastRenderedPageBreak/>
        <w:t>怎么实现</w:t>
      </w:r>
      <w:r>
        <w:rPr>
          <w:rFonts w:eastAsia="宋体" w:cstheme="minorBidi"/>
          <w:iCs/>
        </w:rPr>
        <w:t>Wang-Landau</w:t>
      </w:r>
      <w:r>
        <w:rPr>
          <w:rFonts w:eastAsia="宋体" w:cstheme="minorBidi"/>
          <w:iCs/>
        </w:rPr>
        <w:t>算法</w:t>
      </w:r>
      <w:r>
        <w:rPr>
          <w:rFonts w:eastAsia="宋体" w:cstheme="minorBidi" w:hint="eastAsia"/>
          <w:iCs/>
        </w:rPr>
        <w:t>？</w:t>
      </w:r>
    </w:p>
    <w:p w:rsidR="00F041A5" w:rsidRDefault="00000000">
      <w:pPr>
        <w:pStyle w:val="af"/>
        <w:ind w:firstLine="480"/>
        <w:rPr>
          <w:rFonts w:eastAsia="宋体" w:cstheme="minorBidi"/>
          <w:iCs/>
        </w:rPr>
      </w:pPr>
      <w:r>
        <w:rPr>
          <w:rFonts w:eastAsia="宋体" w:cstheme="minorBidi"/>
          <w:iCs/>
        </w:rPr>
        <w:t>假设用到的提议分布是对称的</w:t>
      </w:r>
      <w:r>
        <w:rPr>
          <w:rFonts w:eastAsia="宋体" w:cstheme="minorBidi"/>
          <w:iCs/>
        </w:rPr>
        <w:t>P(</w:t>
      </w:r>
      <w:proofErr w:type="spellStart"/>
      <w:r>
        <w:rPr>
          <w:rFonts w:eastAsia="宋体" w:cstheme="minorBidi"/>
          <w:iCs/>
        </w:rPr>
        <w:t>x,y</w:t>
      </w:r>
      <w:proofErr w:type="spellEnd"/>
      <w:r>
        <w:rPr>
          <w:rFonts w:eastAsia="宋体" w:cstheme="minorBidi"/>
          <w:iCs/>
        </w:rPr>
        <w:t xml:space="preserve">) </w:t>
      </w:r>
      <w:r>
        <w:rPr>
          <w:rFonts w:eastAsia="宋体" w:cstheme="minorBidi"/>
          <w:iCs/>
        </w:rPr>
        <w:t>，这样可以保证接受率是上面的形式</w:t>
      </w:r>
      <w:r>
        <w:rPr>
          <w:rFonts w:eastAsia="宋体" w:cstheme="minorBidi" w:hint="eastAsia"/>
          <w:iCs/>
        </w:rPr>
        <w:t>：</w:t>
      </w:r>
    </w:p>
    <w:p w:rsidR="00F041A5" w:rsidRDefault="00000000">
      <w:pPr>
        <w:pStyle w:val="af"/>
        <w:numPr>
          <w:ilvl w:val="0"/>
          <w:numId w:val="3"/>
        </w:numPr>
        <w:ind w:firstLine="480"/>
        <w:rPr>
          <w:rFonts w:eastAsia="宋体" w:cstheme="minorBidi"/>
          <w:iCs/>
        </w:rPr>
      </w:pPr>
      <w:r>
        <w:rPr>
          <w:rFonts w:eastAsia="宋体" w:cstheme="minorBidi"/>
          <w:iCs/>
        </w:rPr>
        <w:t>首先对能谱进行剖分，分为</w:t>
      </w:r>
      <w:r>
        <w:rPr>
          <w:rFonts w:eastAsia="宋体" w:cstheme="minorBidi"/>
          <w:iCs/>
        </w:rPr>
        <w:t>N</w:t>
      </w:r>
      <w:proofErr w:type="gramStart"/>
      <w:r>
        <w:rPr>
          <w:rFonts w:eastAsia="宋体" w:cstheme="minorBidi"/>
          <w:iCs/>
        </w:rPr>
        <w:t>个</w:t>
      </w:r>
      <w:proofErr w:type="gramEnd"/>
      <w:r>
        <w:rPr>
          <w:rFonts w:eastAsia="宋体" w:cstheme="minorBidi"/>
          <w:iCs/>
        </w:rPr>
        <w:t>区域，那么间隔</w:t>
      </w:r>
      <m:oMath>
        <m:r>
          <m:rPr>
            <m:sty m:val="p"/>
          </m:rPr>
          <w:rPr>
            <w:rFonts w:ascii="Cambria Math" w:eastAsia="宋体" w:hAnsi="Cambria Math" w:cstheme="minorBidi" w:hint="eastAsia"/>
          </w:rPr>
          <m:t>Δ</m:t>
        </m:r>
        <m:r>
          <m:rPr>
            <m:sty m:val="p"/>
          </m:rPr>
          <w:rPr>
            <w:rFonts w:ascii="Cambria Math" w:eastAsia="宋体" w:hAnsi="Cambria Math" w:cstheme="minorBidi"/>
          </w:rPr>
          <m:t>=</m:t>
        </m:r>
        <m:f>
          <m:fPr>
            <m:ctrlPr>
              <w:rPr>
                <w:rFonts w:ascii="Cambria Math" w:eastAsia="宋体" w:hAnsi="Cambria Math" w:cstheme="minorBidi"/>
                <w:iCs/>
              </w:rPr>
            </m:ctrlPr>
          </m:fPr>
          <m:num>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num>
          <m:den>
            <m:r>
              <m:rPr>
                <m:sty m:val="p"/>
              </m:rPr>
              <w:rPr>
                <w:rFonts w:ascii="Cambria Math" w:eastAsia="宋体" w:hAnsi="Cambria Math" w:cstheme="minorBidi"/>
              </w:rPr>
              <m:t>N</m:t>
            </m:r>
          </m:den>
        </m:f>
      </m:oMath>
      <w:r>
        <w:rPr>
          <w:rFonts w:eastAsia="宋体" w:cstheme="minorBidi"/>
          <w:iCs/>
        </w:rPr>
        <w:t>，区间</w:t>
      </w:r>
      <m:oMath>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i</m:t>
            </m:r>
          </m:sub>
        </m:sSub>
        <m:r>
          <m:rPr>
            <m:sty m:val="p"/>
          </m:rPr>
          <w:rPr>
            <w:rFonts w:ascii="Cambria Math" w:eastAsia="宋体" w:hAnsi="Cambria Math" w:cstheme="minorBidi"/>
          </w:rPr>
          <m:t>=</m:t>
        </m:r>
        <m:d>
          <m:dPr>
            <m:begChr m:val="["/>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r>
              <m:rPr>
                <m:sty m:val="p"/>
              </m:rPr>
              <w:rPr>
                <w:rFonts w:ascii="Cambria Math" w:eastAsia="宋体" w:hAnsi="Cambria Math" w:cstheme="minorBidi"/>
              </w:rPr>
              <m:t>+</m:t>
            </m:r>
            <m:d>
              <m:dPr>
                <m:ctrlPr>
                  <w:rPr>
                    <w:rFonts w:ascii="Cambria Math" w:eastAsia="宋体" w:hAnsi="Cambria Math" w:cstheme="minorBidi"/>
                    <w:iCs/>
                  </w:rPr>
                </m:ctrlPr>
              </m:dPr>
              <m:e>
                <m:r>
                  <m:rPr>
                    <m:sty m:val="p"/>
                  </m:rPr>
                  <w:rPr>
                    <w:rFonts w:ascii="Cambria Math" w:eastAsia="宋体" w:hAnsi="Cambria Math" w:cstheme="minorBidi"/>
                  </w:rPr>
                  <m:t>i-1</m:t>
                </m:r>
              </m:e>
            </m:d>
            <m:r>
              <m:rPr>
                <m:sty m:val="p"/>
              </m:rPr>
              <w:rPr>
                <w:rFonts w:ascii="Cambria Math" w:eastAsia="宋体" w:hAnsi="Cambria Math" w:cstheme="minorBidi" w:hint="eastAsia"/>
              </w:rPr>
              <m:t>Δ</m:t>
            </m:r>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r>
              <m:rPr>
                <m:sty m:val="p"/>
              </m:rPr>
              <w:rPr>
                <w:rFonts w:ascii="Cambria Math" w:eastAsia="宋体" w:hAnsi="Cambria Math" w:cstheme="minorBidi"/>
              </w:rPr>
              <m:t>+i</m:t>
            </m:r>
            <m:r>
              <m:rPr>
                <m:sty m:val="p"/>
              </m:rPr>
              <w:rPr>
                <w:rFonts w:ascii="Cambria Math" w:eastAsia="宋体" w:hAnsi="Cambria Math" w:cstheme="minorBidi" w:hint="eastAsia"/>
              </w:rPr>
              <m:t>Δ</m:t>
            </m:r>
          </m:e>
        </m:d>
        <m:r>
          <m:rPr>
            <m:sty m:val="p"/>
          </m:rPr>
          <w:rPr>
            <w:rFonts w:ascii="Cambria Math" w:eastAsia="宋体" w:hAnsi="Cambria Math" w:cstheme="minorBidi"/>
          </w:rPr>
          <m:t>,i=1,2,…,N-1,</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N</m:t>
            </m:r>
          </m:sub>
        </m:sSub>
        <m:r>
          <m:rPr>
            <m:sty m:val="p"/>
          </m:rPr>
          <w:rPr>
            <w:rFonts w:ascii="Cambria Math" w:eastAsia="宋体" w:hAnsi="Cambria Math" w:cstheme="minorBidi"/>
          </w:rPr>
          <m:t>=</m:t>
        </m:r>
        <m:d>
          <m:dPr>
            <m:begChr m:val="["/>
            <m:endChr m:val="]"/>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r>
              <m:rPr>
                <m:sty m:val="p"/>
              </m:rPr>
              <w:rPr>
                <w:rFonts w:ascii="Cambria Math" w:eastAsia="宋体" w:hAnsi="Cambria Math" w:cstheme="minorBidi"/>
              </w:rPr>
              <m:t>-</m:t>
            </m:r>
            <m:r>
              <m:rPr>
                <m:sty m:val="p"/>
              </m:rPr>
              <w:rPr>
                <w:rFonts w:ascii="Cambria Math" w:eastAsia="宋体" w:hAnsi="Cambria Math" w:cstheme="minorBidi" w:hint="eastAsia"/>
              </w:rPr>
              <m:t>Δ</m:t>
            </m:r>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e>
        </m:d>
      </m:oMath>
      <w:r>
        <w:rPr>
          <w:rFonts w:eastAsia="宋体" w:cstheme="minorBidi" w:hint="eastAsia"/>
          <w:iCs/>
        </w:rPr>
        <w:t>，</w:t>
      </w:r>
      <w:r>
        <w:rPr>
          <w:rFonts w:eastAsia="宋体" w:cstheme="minorBidi"/>
          <w:iCs/>
        </w:rPr>
        <w:t>映射</w:t>
      </w:r>
      <w:r>
        <w:rPr>
          <w:rFonts w:eastAsia="宋体" w:cstheme="minorBidi"/>
          <w:iCs/>
        </w:rPr>
        <w:t xml:space="preserve"> I </w:t>
      </w:r>
      <w:r>
        <w:rPr>
          <w:rFonts w:eastAsia="宋体" w:cstheme="minorBidi"/>
          <w:iCs/>
        </w:rPr>
        <w:t>把能量映射到对应的区间下标</w:t>
      </w:r>
    </w:p>
    <w:p w:rsidR="00F041A5" w:rsidRDefault="00000000">
      <w:pPr>
        <w:pStyle w:val="af"/>
        <w:ind w:firstLine="480"/>
        <w:rPr>
          <w:rFonts w:eastAsia="宋体" w:cstheme="minorBidi"/>
          <w:iCs/>
        </w:rPr>
      </w:pPr>
      <w:r>
        <w:rPr>
          <w:rFonts w:eastAsia="宋体" w:cstheme="minorBidi"/>
          <w:iCs/>
        </w:rPr>
        <w:t xml:space="preserve">2. </w:t>
      </w:r>
      <w:r>
        <w:rPr>
          <w:rFonts w:eastAsia="宋体" w:cstheme="minorBidi"/>
          <w:iCs/>
        </w:rPr>
        <w:t>初始化</w:t>
      </w:r>
    </w:p>
    <w:p w:rsidR="00F041A5" w:rsidRDefault="00000000">
      <w:pPr>
        <w:pStyle w:val="af"/>
        <w:ind w:firstLine="480"/>
        <w:rPr>
          <w:rFonts w:eastAsia="宋体" w:cstheme="minorBidi"/>
          <w:iCs/>
        </w:rPr>
      </w:pPr>
      <w:r>
        <w:rPr>
          <w:rFonts w:eastAsia="宋体" w:cstheme="minorBidi"/>
          <w:iCs/>
        </w:rPr>
        <w:t>（</w:t>
      </w:r>
      <w:r>
        <w:rPr>
          <w:rFonts w:eastAsia="宋体" w:cstheme="minorBidi"/>
          <w:iCs/>
        </w:rPr>
        <w:t>1</w:t>
      </w:r>
      <w:r>
        <w:rPr>
          <w:rFonts w:eastAsia="宋体" w:cstheme="minorBidi"/>
          <w:iCs/>
        </w:rPr>
        <w:t>）由于没有先验信息，将各个区域的初始态密度函数设置成</w:t>
      </w:r>
      <w:r>
        <w:rPr>
          <w:rFonts w:eastAsia="宋体" w:cstheme="minorBidi"/>
          <w:iCs/>
        </w:rPr>
        <w:t>1</w:t>
      </w:r>
      <w:r>
        <w:rPr>
          <w:rFonts w:eastAsia="宋体" w:cstheme="minorBidi"/>
          <w:iCs/>
        </w:rPr>
        <w:t>，为了避免溢出，取对数</w:t>
      </w:r>
      <w:proofErr w:type="gramStart"/>
      <w:r>
        <w:rPr>
          <w:rFonts w:eastAsia="宋体" w:cstheme="minorBidi"/>
          <w:iCs/>
        </w:rPr>
        <w:t>用熵来计算</w:t>
      </w:r>
      <w:proofErr w:type="gramEnd"/>
      <w:r>
        <w:rPr>
          <w:rFonts w:eastAsia="宋体" w:cstheme="minorBidi"/>
          <w:iCs/>
        </w:rPr>
        <w:t>，</w:t>
      </w:r>
      <w:r>
        <w:rPr>
          <w:rFonts w:eastAsia="宋体" w:cstheme="minorBidi"/>
          <w:iCs/>
        </w:rPr>
        <w:t xml:space="preserve"> </w:t>
      </w:r>
      <m:oMath>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sub>
        </m:sSub>
        <m:r>
          <m:rPr>
            <m:sty m:val="p"/>
          </m:rPr>
          <w:rPr>
            <w:rFonts w:ascii="Cambria Math" w:eastAsia="宋体" w:hAnsi="Cambria Math" w:cstheme="minorBidi"/>
          </w:rPr>
          <m:t>=0,i=1,2,…,N</m:t>
        </m:r>
      </m:oMath>
    </w:p>
    <w:p w:rsidR="00F041A5" w:rsidRDefault="00000000">
      <w:pPr>
        <w:pStyle w:val="af"/>
        <w:ind w:firstLine="480"/>
        <w:rPr>
          <w:rFonts w:eastAsia="宋体" w:cstheme="minorBidi"/>
          <w:iCs/>
        </w:rPr>
      </w:pPr>
      <w:r>
        <w:rPr>
          <w:rFonts w:eastAsia="宋体" w:cstheme="minorBidi"/>
          <w:iCs/>
        </w:rPr>
        <w:t>（</w:t>
      </w:r>
      <w:r>
        <w:rPr>
          <w:rFonts w:eastAsia="宋体" w:cstheme="minorBidi"/>
          <w:iCs/>
        </w:rPr>
        <w:t>2</w:t>
      </w:r>
      <w:r>
        <w:rPr>
          <w:rFonts w:eastAsia="宋体" w:cstheme="minorBidi"/>
          <w:iCs/>
        </w:rPr>
        <w:t>）步长</w:t>
      </w:r>
      <w:r>
        <w:rPr>
          <w:rFonts w:eastAsia="宋体" w:cstheme="minorBidi"/>
          <w:iCs/>
        </w:rPr>
        <w:t>f=1</w:t>
      </w:r>
    </w:p>
    <w:p w:rsidR="00F041A5" w:rsidRDefault="00000000">
      <w:pPr>
        <w:pStyle w:val="af"/>
        <w:ind w:firstLine="480"/>
        <w:rPr>
          <w:rFonts w:eastAsia="宋体" w:cstheme="minorBidi"/>
          <w:iCs/>
        </w:rPr>
      </w:pPr>
      <w:r>
        <w:rPr>
          <w:rFonts w:eastAsia="宋体" w:cstheme="minorBidi"/>
          <w:iCs/>
        </w:rPr>
        <w:t>（</w:t>
      </w:r>
      <w:r>
        <w:rPr>
          <w:rFonts w:eastAsia="宋体" w:cstheme="minorBidi"/>
          <w:iCs/>
        </w:rPr>
        <w:t>3</w:t>
      </w:r>
      <w:r>
        <w:rPr>
          <w:rFonts w:eastAsia="宋体" w:cstheme="minorBidi"/>
          <w:iCs/>
        </w:rPr>
        <w:t>）初始化位形</w:t>
      </w:r>
      <m:oMath>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0</m:t>
            </m:r>
          </m:sub>
        </m:sSub>
        <m:r>
          <m:rPr>
            <m:sty m:val="p"/>
          </m:rPr>
          <w:rPr>
            <w:rFonts w:ascii="Cambria Math" w:eastAsia="宋体" w:hAnsi="Cambria Math" w:cstheme="minorBidi" w:hint="eastAsia"/>
          </w:rPr>
          <m:t>∈</m:t>
        </m:r>
      </m:oMath>
    </w:p>
    <w:p w:rsidR="00F041A5" w:rsidRDefault="00000000">
      <w:pPr>
        <w:pStyle w:val="af"/>
        <w:ind w:firstLine="480"/>
        <w:rPr>
          <w:rFonts w:eastAsia="宋体" w:cstheme="minorBidi"/>
          <w:iCs/>
        </w:rPr>
      </w:pPr>
      <w:r>
        <w:rPr>
          <w:rFonts w:eastAsia="宋体" w:cstheme="minorBidi"/>
          <w:iCs/>
        </w:rPr>
        <w:t xml:space="preserve">3. while(f &gt; epsilon &amp;&amp; t &lt; </w:t>
      </w:r>
      <w:proofErr w:type="spellStart"/>
      <w:r>
        <w:rPr>
          <w:rFonts w:eastAsia="宋体" w:cstheme="minorBidi"/>
          <w:iCs/>
        </w:rPr>
        <w:t>max_iteration</w:t>
      </w:r>
      <w:proofErr w:type="spellEnd"/>
      <w:r>
        <w:rPr>
          <w:rFonts w:eastAsia="宋体" w:cstheme="minorBidi"/>
          <w:iCs/>
        </w:rPr>
        <w:t>)</w:t>
      </w:r>
      <w:r>
        <w:rPr>
          <w:rFonts w:eastAsia="宋体" w:cstheme="minorBidi"/>
          <w:iCs/>
        </w:rPr>
        <w:t>进入迭代</w:t>
      </w:r>
    </w:p>
    <w:p w:rsidR="00F041A5" w:rsidRDefault="00000000">
      <w:pPr>
        <w:pStyle w:val="af"/>
        <w:ind w:firstLine="480"/>
        <w:rPr>
          <w:rFonts w:eastAsia="宋体" w:cstheme="minorBidi"/>
          <w:iCs/>
        </w:rPr>
      </w:pPr>
      <w:r>
        <w:rPr>
          <w:rFonts w:eastAsia="宋体" w:cstheme="minorBidi"/>
          <w:iCs/>
        </w:rPr>
        <w:t>（</w:t>
      </w:r>
      <w:r>
        <w:rPr>
          <w:rFonts w:eastAsia="宋体" w:cstheme="minorBidi"/>
          <w:iCs/>
        </w:rPr>
        <w:t>1</w:t>
      </w:r>
      <w:r>
        <w:rPr>
          <w:rFonts w:eastAsia="宋体" w:cstheme="minorBidi"/>
          <w:iCs/>
        </w:rPr>
        <w:t>）提议新的位形</w:t>
      </w:r>
      <w:r>
        <w:rPr>
          <w:rFonts w:eastAsia="宋体" w:cstheme="minorBidi"/>
          <w:iCs/>
        </w:rPr>
        <w:t xml:space="preserve"> </w:t>
      </w:r>
      <m:oMath>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r>
          <m:rPr>
            <m:sty m:val="p"/>
          </m:rPr>
          <w:rPr>
            <w:rFonts w:ascii="Cambria Math" w:eastAsia="宋体" w:hAnsi="Cambria Math" w:cs="Cambria Math"/>
          </w:rPr>
          <m:t>∼</m:t>
        </m:r>
        <m:r>
          <m:rPr>
            <m:sty m:val="p"/>
          </m:rPr>
          <w:rPr>
            <w:rFonts w:ascii="Cambria Math" w:eastAsia="宋体" w:hAnsi="Cambria Math" w:cstheme="minorBidi"/>
          </w:rPr>
          <m:t>P</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r>
              <m:rPr>
                <m:sty m:val="p"/>
              </m:rPr>
              <w:rPr>
                <w:rFonts w:ascii="Cambria Math" w:eastAsia="宋体" w:hAnsi="Cambria Math" w:cstheme="minorBidi"/>
              </w:rPr>
              <m:t>,⋅</m:t>
            </m:r>
          </m:e>
        </m:d>
      </m:oMath>
    </w:p>
    <w:p w:rsidR="00F041A5" w:rsidRDefault="00000000">
      <w:pPr>
        <w:pStyle w:val="af"/>
        <w:ind w:firstLine="480"/>
        <w:rPr>
          <w:rFonts w:eastAsia="宋体" w:cstheme="minorBidi"/>
          <w:iCs/>
        </w:rPr>
      </w:pPr>
      <w:r>
        <w:rPr>
          <w:rFonts w:eastAsia="宋体" w:cstheme="minorBidi"/>
          <w:iCs/>
        </w:rPr>
        <w:t>（</w:t>
      </w:r>
      <w:r>
        <w:rPr>
          <w:rFonts w:eastAsia="宋体" w:cstheme="minorBidi"/>
          <w:iCs/>
        </w:rPr>
        <w:t>2</w:t>
      </w:r>
      <w:r>
        <w:rPr>
          <w:rFonts w:eastAsia="宋体" w:cstheme="minorBidi"/>
          <w:iCs/>
        </w:rPr>
        <w:t>）计算</w:t>
      </w:r>
      <w:r>
        <w:fldChar w:fldCharType="begin"/>
      </w:r>
      <w:r>
        <w:instrText>HYPERLINK "https://www.zhihu.com/search?q=%E6%8E%A5%E5%8F%97%E7%8E%87&amp;search_source=Entity&amp;hybrid_search_source=Entity&amp;hybrid_search_extra=%7B%22sourceType%22%3A%22answer%22%2C%22sourceId%22%3A457245499%7D" \t "_blank"</w:instrText>
      </w:r>
      <w:r>
        <w:fldChar w:fldCharType="separate"/>
      </w:r>
      <w:r>
        <w:rPr>
          <w:rFonts w:eastAsia="宋体" w:cstheme="minorBidi"/>
          <w:iCs/>
        </w:rPr>
        <w:t>接受率</w:t>
      </w:r>
      <w:r>
        <w:rPr>
          <w:rFonts w:eastAsia="宋体" w:cstheme="minorBidi"/>
          <w:iCs/>
        </w:rPr>
        <w:fldChar w:fldCharType="end"/>
      </w:r>
      <m:oMath>
        <m:r>
          <m:rPr>
            <m:sty m:val="p"/>
          </m:rPr>
          <w:rPr>
            <w:rFonts w:ascii="Cambria Math" w:eastAsia="宋体" w:hAnsi="Cambria Math" w:cstheme="minorBidi"/>
          </w:rPr>
          <m:t>α=</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unc>
          <m:funcPr>
            <m:ctrlPr>
              <w:rPr>
                <w:rFonts w:ascii="Cambria Math" w:eastAsia="宋体" w:hAnsi="Cambria Math" w:cstheme="minorBidi"/>
                <w:iCs/>
              </w:rPr>
            </m:ctrlPr>
          </m:funcPr>
          <m:fName>
            <m:r>
              <m:rPr>
                <m:sty m:val="p"/>
              </m:rPr>
              <w:rPr>
                <w:rFonts w:ascii="Cambria Math" w:eastAsia="宋体" w:hAnsi="Cambria Math" w:cstheme="minorBidi"/>
              </w:rPr>
              <m:t>exp</m:t>
            </m:r>
          </m:fName>
          <m:e>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e>
                    </m:d>
                  </m:sub>
                </m:sSub>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e>
                    </m:d>
                  </m:sub>
                </m:sSub>
              </m:e>
            </m:d>
          </m:e>
        </m:func>
        <m:r>
          <m:rPr>
            <m:sty m:val="p"/>
          </m:rPr>
          <w:rPr>
            <w:rFonts w:ascii="Cambria Math" w:eastAsia="宋体" w:hAnsi="Cambria Math" w:cstheme="minorBidi"/>
          </w:rPr>
          <m:t>,1}</m:t>
        </m:r>
      </m:oMath>
    </w:p>
    <w:p w:rsidR="00F041A5" w:rsidRDefault="00000000">
      <w:pPr>
        <w:pStyle w:val="af"/>
        <w:ind w:firstLine="480"/>
        <w:rPr>
          <w:rFonts w:eastAsia="宋体" w:cstheme="minorBidi"/>
          <w:iCs/>
        </w:rPr>
      </w:pPr>
      <w:r>
        <w:rPr>
          <w:rFonts w:eastAsia="宋体" w:cstheme="minorBidi"/>
          <w:iCs/>
        </w:rPr>
        <w:t>（</w:t>
      </w:r>
      <w:r>
        <w:rPr>
          <w:rFonts w:eastAsia="宋体" w:cstheme="minorBidi"/>
          <w:iCs/>
        </w:rPr>
        <w:t>3</w:t>
      </w:r>
      <w:r>
        <w:rPr>
          <w:rFonts w:eastAsia="宋体" w:cstheme="minorBidi"/>
          <w:iCs/>
        </w:rPr>
        <w:t>）是否接受</w:t>
      </w:r>
      <w:r>
        <w:rPr>
          <w:rFonts w:eastAsia="宋体" w:cstheme="minorBidi"/>
          <w:iCs/>
        </w:rPr>
        <w:t xml:space="preserve"> </w:t>
      </w:r>
      <m:oMath>
        <m:r>
          <m:rPr>
            <m:nor/>
          </m:rPr>
          <w:rPr>
            <w:rFonts w:eastAsia="宋体" w:cstheme="minorBidi"/>
            <w:iCs/>
          </w:rPr>
          <m:t>if</m:t>
        </m:r>
        <m:d>
          <m:dPr>
            <m:ctrlPr>
              <w:rPr>
                <w:rFonts w:ascii="Cambria Math" w:eastAsia="宋体" w:hAnsi="Cambria Math" w:cstheme="minorBidi"/>
                <w:iCs/>
              </w:rPr>
            </m:ctrlPr>
          </m:dPr>
          <m:e>
            <m:r>
              <m:rPr>
                <m:nor/>
              </m:rPr>
              <w:rPr>
                <w:rFonts w:eastAsia="宋体" w:cstheme="minorBidi"/>
                <w:iCs/>
              </w:rPr>
              <m:t>rand&lt;α</m:t>
            </m:r>
          </m:e>
        </m:d>
        <m:r>
          <m:rPr>
            <m:nor/>
          </m:rPr>
          <w:rPr>
            <w:rFonts w:eastAsia="宋体" w:cstheme="minorBidi"/>
            <w:iCs/>
          </w:rPr>
          <m:t>~accept;</m:t>
        </m:r>
      </m:oMath>
    </w:p>
    <w:p w:rsidR="00F041A5" w:rsidRDefault="00000000">
      <w:pPr>
        <w:pStyle w:val="af"/>
        <w:ind w:firstLine="480"/>
        <w:rPr>
          <w:rFonts w:eastAsia="宋体" w:cstheme="minorBidi"/>
          <w:iCs/>
        </w:rPr>
      </w:pPr>
      <w:r>
        <w:rPr>
          <w:rFonts w:eastAsia="宋体" w:cstheme="minorBidi"/>
          <w:iCs/>
        </w:rPr>
        <w:t>（</w:t>
      </w:r>
      <w:r>
        <w:rPr>
          <w:rFonts w:eastAsia="宋体" w:cstheme="minorBidi"/>
          <w:iCs/>
        </w:rPr>
        <w:t>4</w:t>
      </w:r>
      <w:r>
        <w:rPr>
          <w:rFonts w:eastAsia="宋体" w:cstheme="minorBidi"/>
          <w:iCs/>
        </w:rPr>
        <w:t>）修改当前位形和数据</w:t>
      </w:r>
      <w:r>
        <w:rPr>
          <w:rFonts w:eastAsia="宋体" w:cstheme="minorBidi" w:hint="eastAsia"/>
          <w:iCs/>
        </w:rPr>
        <w:t>,</w:t>
      </w:r>
      <m:oMath>
        <m:r>
          <m:rPr>
            <m:nor/>
          </m:rPr>
          <w:rPr>
            <w:rFonts w:eastAsia="宋体" w:cstheme="minorBidi"/>
          </w:rPr>
          <m:t>His</m:t>
        </m:r>
        <m:sSub>
          <m:sSubPr>
            <m:ctrlPr>
              <w:rPr>
                <w:rFonts w:ascii="Cambria Math" w:eastAsia="宋体" w:hAnsi="Cambria Math" w:cstheme="minorBidi"/>
              </w:rPr>
            </m:ctrlPr>
          </m:sSubPr>
          <m:e>
            <m:r>
              <m:rPr>
                <m:nor/>
              </m:rPr>
              <w:rPr>
                <w:rFonts w:eastAsia="宋体" w:cstheme="minorBidi"/>
              </w:rPr>
              <m:t>t</m:t>
            </m:r>
          </m:e>
          <m:sub>
            <m:r>
              <m:rPr>
                <m:nor/>
              </m:rPr>
              <w:rPr>
                <w:rFonts w:eastAsia="宋体" w:cstheme="minorBidi"/>
              </w:rPr>
              <m:t>I</m:t>
            </m:r>
            <m:r>
              <m:rPr>
                <m:nor/>
              </m:rPr>
              <w:rPr>
                <w:rFonts w:ascii="MS Mincho" w:eastAsia="MS Mincho" w:hAnsi="MS Mincho" w:cs="MS Mincho" w:hint="eastAsia"/>
              </w:rPr>
              <m:t>∘</m:t>
            </m:r>
            <m:r>
              <m:rPr>
                <m:nor/>
              </m:rPr>
              <w:rPr>
                <w:rFonts w:eastAsia="宋体" w:cstheme="minorBidi"/>
              </w:rPr>
              <m:t>H</m:t>
            </m:r>
            <m:d>
              <m:dPr>
                <m:ctrlPr>
                  <w:rPr>
                    <w:rFonts w:ascii="Cambria Math" w:eastAsia="宋体" w:hAnsi="Cambria Math" w:cstheme="minorBidi"/>
                  </w:rPr>
                </m:ctrlPr>
              </m:dPr>
              <m:e>
                <m:sSub>
                  <m:sSubPr>
                    <m:ctrlPr>
                      <w:rPr>
                        <w:rFonts w:ascii="Cambria Math" w:eastAsia="宋体" w:hAnsi="Cambria Math" w:cstheme="minorBidi"/>
                      </w:rPr>
                    </m:ctrlPr>
                  </m:sSubPr>
                  <m:e>
                    <m:r>
                      <m:rPr>
                        <m:nor/>
                      </m:rPr>
                      <w:rPr>
                        <w:rFonts w:eastAsia="宋体" w:cstheme="minorBidi"/>
                      </w:rPr>
                      <m:t>ω</m:t>
                    </m:r>
                  </m:e>
                  <m:sub>
                    <m:r>
                      <m:rPr>
                        <m:nor/>
                      </m:rPr>
                      <w:rPr>
                        <w:rFonts w:eastAsia="宋体" w:cstheme="minorBidi"/>
                      </w:rPr>
                      <m:t>t+1</m:t>
                    </m:r>
                  </m:sub>
                </m:sSub>
              </m:e>
            </m:d>
          </m:sub>
        </m:sSub>
        <m:r>
          <m:rPr>
            <m:sty m:val="p"/>
          </m:rPr>
          <w:rPr>
            <w:rFonts w:ascii="Cambria Math" w:eastAsia="宋体" w:hAnsi="Cambria Math" w:cstheme="minorBidi"/>
          </w:rPr>
          <m:t>++;~</m:t>
        </m:r>
        <m:sSub>
          <m:sSubPr>
            <m:ctrlPr>
              <w:rPr>
                <w:rFonts w:ascii="Cambria Math" w:eastAsia="宋体" w:hAnsi="Cambria Math" w:cstheme="minorBidi"/>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rPr>
                </m:ctrlPr>
              </m:dPr>
              <m:e>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e>
            </m:d>
          </m:sub>
        </m:sSub>
        <m:r>
          <m:rPr>
            <m:sty m:val="p"/>
          </m:rPr>
          <w:rPr>
            <w:rFonts w:ascii="Cambria Math" w:eastAsia="宋体" w:hAnsi="Cambria Math" w:cstheme="minorBidi"/>
          </w:rPr>
          <m:t>+=f;~t++;~</m:t>
        </m:r>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r>
          <m:rPr>
            <m:sty m:val="p"/>
          </m:rPr>
          <w:rPr>
            <w:rFonts w:ascii="Cambria Math" w:eastAsia="宋体" w:hAnsi="Cambria Math" w:cstheme="minorBidi"/>
          </w:rPr>
          <m:t>=</m:t>
        </m:r>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oMath>
      <w:r>
        <w:rPr>
          <w:rFonts w:eastAsia="宋体" w:cstheme="minorBidi"/>
        </w:rPr>
        <w:t>;</w:t>
      </w:r>
    </w:p>
    <w:p w:rsidR="00F041A5" w:rsidRDefault="00000000">
      <w:pPr>
        <w:pStyle w:val="af"/>
        <w:ind w:firstLine="480"/>
        <w:rPr>
          <w:rFonts w:asciiTheme="minorEastAsia" w:eastAsiaTheme="minorEastAsia" w:hAnsiTheme="minorEastAsia"/>
        </w:rPr>
      </w:pPr>
      <w:r>
        <w:rPr>
          <w:rFonts w:eastAsia="宋体" w:cstheme="minorBidi"/>
          <w:iCs/>
        </w:rPr>
        <w:t>（</w:t>
      </w:r>
      <w:r>
        <w:rPr>
          <w:rFonts w:eastAsia="宋体" w:cstheme="minorBidi"/>
          <w:iCs/>
        </w:rPr>
        <w:t>5</w:t>
      </w:r>
      <w:r>
        <w:rPr>
          <w:rFonts w:eastAsia="宋体" w:cstheme="minorBidi"/>
          <w:iCs/>
        </w:rPr>
        <w:t>）若直方图平坦，则修改步长</w:t>
      </w:r>
      <w:r>
        <w:rPr>
          <w:rFonts w:eastAsia="宋体" w:cstheme="minorBidi"/>
          <w:iCs/>
        </w:rPr>
        <w:t xml:space="preserve"> </w:t>
      </w:r>
      <w:r>
        <w:rPr>
          <w:rFonts w:eastAsia="宋体"/>
        </w:rPr>
        <w:t>则修改步长</w:t>
      </w:r>
      <m:oMath>
        <m:r>
          <m:rPr>
            <m:nor/>
          </m:rPr>
          <w:rPr>
            <w:rFonts w:eastAsia="宋体" w:cstheme="minorBidi"/>
          </w:rPr>
          <m:t>if(</m:t>
        </m:r>
        <w:proofErr w:type="spellStart"/>
        <m:r>
          <m:rPr>
            <m:nor/>
          </m:rPr>
          <w:rPr>
            <w:rFonts w:eastAsia="宋体" w:cstheme="minorBidi"/>
          </w:rPr>
          <m:t>Hist.is_flat</m:t>
        </m:r>
        <w:proofErr w:type="spellEnd"/>
        <m:r>
          <m:rPr>
            <m:nor/>
          </m:rPr>
          <w:rPr>
            <w:rFonts w:eastAsia="宋体" w:cstheme="minorBidi"/>
          </w:rPr>
          <m:t>())Hist=0;f*=0.5;</m:t>
        </m:r>
      </m:oMath>
      <w:r>
        <w:rPr>
          <w:rStyle w:val="tex2jaxignore"/>
          <w:rFonts w:asciiTheme="minorEastAsia" w:eastAsiaTheme="minorEastAsia" w:hAnsiTheme="minorEastAsia"/>
        </w:rPr>
        <w:t xml:space="preserve">     </w:t>
      </w:r>
    </w:p>
    <w:p w:rsidR="00F041A5" w:rsidRDefault="004C2A5C" w:rsidP="00797BDB">
      <w:pPr>
        <w:pStyle w:val="3"/>
      </w:pPr>
      <w:bookmarkStart w:id="72" w:name="_Toc126178587"/>
      <w:bookmarkStart w:id="73" w:name="_Toc128817021"/>
      <w:r>
        <w:t>2.</w:t>
      </w:r>
      <w:r w:rsidR="000256A4">
        <w:t>3</w:t>
      </w:r>
      <w:r>
        <w:t xml:space="preserve">.4 </w:t>
      </w:r>
      <w:proofErr w:type="spellStart"/>
      <w:r>
        <w:t>Swendsen</w:t>
      </w:r>
      <w:proofErr w:type="spellEnd"/>
      <w:r>
        <w:t>–Wang</w:t>
      </w:r>
      <w:r>
        <w:rPr>
          <w:rFonts w:hint="eastAsia"/>
        </w:rPr>
        <w:t>算法</w:t>
      </w:r>
      <w:bookmarkEnd w:id="72"/>
      <w:bookmarkEnd w:id="73"/>
    </w:p>
    <w:p w:rsidR="00F041A5" w:rsidRDefault="003E399E">
      <w:pPr>
        <w:widowControl/>
        <w:shd w:val="clear" w:color="auto" w:fill="FFFFFF"/>
        <w:ind w:firstLine="480"/>
        <w:jc w:val="left"/>
        <w:rPr>
          <w:rFonts w:eastAsia="宋体" w:cs="Helvetica"/>
          <w:color w:val="000000" w:themeColor="text1"/>
        </w:rPr>
      </w:pPr>
      <w:proofErr w:type="spellStart"/>
      <w:r w:rsidRPr="000256A4">
        <w:rPr>
          <w:rFonts w:eastAsia="宋体" w:cs="Helvetica"/>
          <w:color w:val="000000" w:themeColor="text1"/>
        </w:rPr>
        <w:t>Swendsen</w:t>
      </w:r>
      <w:proofErr w:type="spellEnd"/>
      <w:r w:rsidRPr="000256A4">
        <w:rPr>
          <w:rFonts w:eastAsia="宋体" w:cs="Helvetica"/>
          <w:color w:val="000000" w:themeColor="text1"/>
        </w:rPr>
        <w:t>-Wang</w:t>
      </w:r>
      <w:r w:rsidRPr="000256A4">
        <w:rPr>
          <w:rFonts w:eastAsia="宋体" w:cs="Helvetica"/>
          <w:color w:val="000000" w:themeColor="text1"/>
        </w:rPr>
        <w:t>算法是一种用于计算统计物理模型中的自由能和相关物理量的计算机模拟方法。</w:t>
      </w:r>
      <w:proofErr w:type="spellStart"/>
      <w:r>
        <w:rPr>
          <w:rFonts w:eastAsia="宋体" w:cs="Times New Roman"/>
        </w:rPr>
        <w:t>Swendsen</w:t>
      </w:r>
      <w:proofErr w:type="spellEnd"/>
      <w:r>
        <w:rPr>
          <w:rFonts w:eastAsia="宋体" w:cs="Times New Roman"/>
        </w:rPr>
        <w:t>–Wang</w:t>
      </w:r>
      <w:r>
        <w:rPr>
          <w:rFonts w:eastAsia="宋体" w:cs="Helvetica"/>
          <w:color w:val="000000" w:themeColor="text1"/>
        </w:rPr>
        <w:t>算法</w:t>
      </w:r>
      <w:r>
        <w:rPr>
          <w:rFonts w:eastAsia="宋体" w:cs="Helvetica"/>
          <w:color w:val="000000" w:themeColor="text1"/>
        </w:rPr>
        <w:fldChar w:fldCharType="begin"/>
      </w:r>
      <w:r>
        <w:rPr>
          <w:rFonts w:eastAsia="宋体" w:cs="Helvetica"/>
          <w:color w:val="000000" w:themeColor="text1"/>
        </w:rPr>
        <w:instrText xml:space="preserve"> ADDIN ZOTERO_ITEM CSL_CITATION {"citationID":"1EBHsk2e","properties":{"formattedCitation":"\\super [13]\\nosupersub{}","plainCitation":"[13]","noteIndex":0},"citationItems":[{"id":"a3HorVFy/oIzJW9Id","uris":["http://zotero.org/users/local/TJ2yx5Oi/items/</w:instrText>
      </w:r>
      <w:r>
        <w:rPr>
          <w:rFonts w:eastAsia="宋体" w:cs="Helvetica" w:hint="eastAsia"/>
          <w:color w:val="000000" w:themeColor="text1"/>
        </w:rPr>
        <w:instrText>39Q5PFEP"],"itemData":{"id":75,"type":"thesis","genre":"PhD Thesis","publisher":"</w:instrText>
      </w:r>
      <w:r>
        <w:rPr>
          <w:rFonts w:eastAsia="宋体" w:cs="Helvetica" w:hint="eastAsia"/>
          <w:color w:val="000000" w:themeColor="text1"/>
        </w:rPr>
        <w:instrText>华中科技大学</w:instrText>
      </w:r>
      <w:r>
        <w:rPr>
          <w:rFonts w:eastAsia="宋体" w:cs="Helvetica" w:hint="eastAsia"/>
          <w:color w:val="000000" w:themeColor="text1"/>
        </w:rPr>
        <w:instrText>","title":"</w:instrText>
      </w:r>
      <w:r>
        <w:rPr>
          <w:rFonts w:eastAsia="宋体" w:cs="Helvetica" w:hint="eastAsia"/>
          <w:color w:val="000000" w:themeColor="text1"/>
        </w:rPr>
        <w:instrText>低维受限系统热力学</w:instrText>
      </w:r>
      <w:r>
        <w:rPr>
          <w:rFonts w:eastAsia="宋体" w:cs="Helvetica" w:hint="eastAsia"/>
          <w:color w:val="000000" w:themeColor="text1"/>
        </w:rPr>
        <w:instrText xml:space="preserve">, </w:instrText>
      </w:r>
      <w:r>
        <w:rPr>
          <w:rFonts w:eastAsia="宋体" w:cs="Helvetica" w:hint="eastAsia"/>
          <w:color w:val="000000" w:themeColor="text1"/>
        </w:rPr>
        <w:instrText>相变和临界现象的研究</w:instrText>
      </w:r>
      <w:r>
        <w:rPr>
          <w:rFonts w:eastAsia="宋体" w:cs="Helvetica" w:hint="eastAsia"/>
          <w:color w:val="000000" w:themeColor="text1"/>
        </w:rPr>
        <w:instrText>","author":[{"literal":"</w:instrText>
      </w:r>
      <w:r>
        <w:rPr>
          <w:rFonts w:eastAsia="宋体" w:cs="Helvetica" w:hint="eastAsia"/>
          <w:color w:val="000000" w:themeColor="text1"/>
        </w:rPr>
        <w:instrText>刘会平</w:instrText>
      </w:r>
      <w:r>
        <w:rPr>
          <w:rFonts w:eastAsia="宋体" w:cs="Helvetica" w:hint="eastAsia"/>
          <w:color w:val="000000" w:themeColor="text1"/>
        </w:rPr>
        <w:instrText>"}],"issued":{"date-parts":[["2006"]]}}}],"schema":"https://github.com/citation-style-language/schema/raw/mas</w:instrText>
      </w:r>
      <w:r>
        <w:rPr>
          <w:rFonts w:eastAsia="宋体" w:cs="Helvetica"/>
          <w:color w:val="000000" w:themeColor="text1"/>
        </w:rPr>
        <w:instrText xml:space="preserve">ter/csl-citation.json"} </w:instrText>
      </w:r>
      <w:r>
        <w:rPr>
          <w:rFonts w:eastAsia="宋体" w:cs="Helvetica"/>
          <w:color w:val="000000" w:themeColor="text1"/>
        </w:rPr>
        <w:fldChar w:fldCharType="separate"/>
      </w:r>
      <w:r>
        <w:rPr>
          <w:rFonts w:eastAsia="宋体" w:cs="Times New Roman"/>
          <w:kern w:val="0"/>
          <w:vertAlign w:val="superscript"/>
        </w:rPr>
        <w:t>[13]</w:t>
      </w:r>
      <w:r>
        <w:rPr>
          <w:rFonts w:eastAsia="宋体" w:cs="Helvetica"/>
          <w:color w:val="000000" w:themeColor="text1"/>
        </w:rPr>
        <w:fldChar w:fldCharType="end"/>
      </w:r>
      <w:r>
        <w:rPr>
          <w:rFonts w:eastAsia="宋体" w:cs="Helvetica"/>
          <w:color w:val="000000" w:themeColor="text1"/>
        </w:rPr>
        <w:t>最初用于</w:t>
      </w:r>
      <w:r>
        <w:fldChar w:fldCharType="begin"/>
      </w:r>
      <w:r>
        <w:instrText>HYPERLINK "https://baike.baidu.com/item/%E6%98%93%E8%BE%9B%E6%A8%A1%E5%9E%8B?fromModule=lemma_inlink" \t "_blank"</w:instrText>
      </w:r>
      <w:r>
        <w:fldChar w:fldCharType="separate"/>
      </w:r>
      <w:r>
        <w:rPr>
          <w:rStyle w:val="af5"/>
          <w:rFonts w:eastAsia="宋体" w:cs="Helvetica" w:hint="eastAsia"/>
          <w:color w:val="000000" w:themeColor="text1"/>
        </w:rPr>
        <w:t>伊</w:t>
      </w:r>
      <w:r>
        <w:rPr>
          <w:rStyle w:val="af5"/>
          <w:rFonts w:eastAsia="宋体" w:cs="Helvetica"/>
          <w:color w:val="000000" w:themeColor="text1"/>
        </w:rPr>
        <w:t>辛模型</w:t>
      </w:r>
      <w:r>
        <w:rPr>
          <w:rStyle w:val="af5"/>
          <w:rFonts w:eastAsia="宋体" w:cs="Helvetica"/>
          <w:color w:val="000000" w:themeColor="text1"/>
        </w:rPr>
        <w:fldChar w:fldCharType="end"/>
      </w:r>
      <w:r>
        <w:rPr>
          <w:rFonts w:eastAsia="宋体" w:cs="Helvetica"/>
          <w:color w:val="000000" w:themeColor="text1"/>
        </w:rPr>
        <w:t>与</w:t>
      </w:r>
      <w:r>
        <w:rPr>
          <w:rFonts w:eastAsia="宋体" w:cs="Helvetica" w:hint="eastAsia"/>
          <w:color w:val="000000" w:themeColor="text1"/>
        </w:rPr>
        <w:t>Potts</w:t>
      </w:r>
      <w:r>
        <w:rPr>
          <w:rFonts w:eastAsia="宋体" w:cs="Helvetica"/>
          <w:color w:val="000000" w:themeColor="text1"/>
        </w:rPr>
        <w:t>模型，后来被推广到其他模型之中。该算法的关键是按照</w:t>
      </w:r>
      <w:r>
        <w:rPr>
          <w:rFonts w:eastAsia="宋体" w:cs="Helvetica"/>
          <w:color w:val="000000" w:themeColor="text1"/>
        </w:rPr>
        <w:t>Fortuin</w:t>
      </w:r>
      <w:r>
        <w:rPr>
          <w:rFonts w:eastAsia="宋体" w:cs="Helvetica"/>
          <w:color w:val="000000" w:themeColor="text1"/>
        </w:rPr>
        <w:t>与</w:t>
      </w:r>
      <w:proofErr w:type="spellStart"/>
      <w:r>
        <w:rPr>
          <w:rFonts w:eastAsia="宋体" w:cs="Helvetica"/>
          <w:color w:val="000000" w:themeColor="text1"/>
        </w:rPr>
        <w:t>Kasteleyn</w:t>
      </w:r>
      <w:proofErr w:type="spellEnd"/>
      <w:r>
        <w:rPr>
          <w:rFonts w:eastAsia="宋体" w:cs="Helvetica"/>
          <w:color w:val="000000" w:themeColor="text1"/>
        </w:rPr>
        <w:t>的理论将</w:t>
      </w:r>
      <w:r>
        <w:rPr>
          <w:rFonts w:eastAsia="宋体" w:cs="Helvetica" w:hint="eastAsia"/>
          <w:color w:val="000000" w:themeColor="text1"/>
        </w:rPr>
        <w:t>Potts</w:t>
      </w:r>
      <w:r>
        <w:rPr>
          <w:rFonts w:eastAsia="宋体" w:cs="Helvetica"/>
          <w:color w:val="000000" w:themeColor="text1"/>
        </w:rPr>
        <w:t>模型变换为</w:t>
      </w:r>
      <w:r>
        <w:fldChar w:fldCharType="begin"/>
      </w:r>
      <w:r>
        <w:instrText>HYPERLINK "https://baike.baidu.com/item/%E9%80%BE%E6%B8%97/2957467?fromModule=lemma_inlink" \t "_blank"</w:instrText>
      </w:r>
      <w:r>
        <w:fldChar w:fldCharType="separate"/>
      </w:r>
      <w:proofErr w:type="gramStart"/>
      <w:r>
        <w:rPr>
          <w:rStyle w:val="af5"/>
          <w:rFonts w:eastAsia="宋体" w:cs="Helvetica"/>
          <w:color w:val="000000" w:themeColor="text1"/>
        </w:rPr>
        <w:t>逾渗</w:t>
      </w:r>
      <w:proofErr w:type="gramEnd"/>
      <w:r>
        <w:rPr>
          <w:rStyle w:val="af5"/>
          <w:rFonts w:eastAsia="宋体" w:cs="Helvetica"/>
          <w:color w:val="000000" w:themeColor="text1"/>
        </w:rPr>
        <w:fldChar w:fldCharType="end"/>
      </w:r>
      <w:r>
        <w:rPr>
          <w:rFonts w:eastAsia="宋体" w:cs="Helvetica"/>
          <w:color w:val="000000" w:themeColor="text1"/>
        </w:rPr>
        <w:t>模型，相邻</w:t>
      </w:r>
      <w:hyperlink r:id="rId45" w:tgtFrame="_blank" w:history="1">
        <w:r>
          <w:rPr>
            <w:rStyle w:val="af5"/>
            <w:rFonts w:eastAsia="宋体" w:cs="Helvetica"/>
            <w:color w:val="000000" w:themeColor="text1"/>
          </w:rPr>
          <w:t>自旋</w:t>
        </w:r>
      </w:hyperlink>
      <w:r>
        <w:rPr>
          <w:rFonts w:eastAsia="宋体" w:cs="Helvetica"/>
          <w:color w:val="000000" w:themeColor="text1"/>
        </w:rPr>
        <w:t>间按概率成键。之后再通过霍森－科佩尔曼算法</w:t>
      </w:r>
      <w:proofErr w:type="gramStart"/>
      <w:r>
        <w:rPr>
          <w:rFonts w:eastAsia="宋体" w:cs="Helvetica"/>
          <w:color w:val="000000" w:themeColor="text1"/>
        </w:rPr>
        <w:t>标识联键的</w:t>
      </w:r>
      <w:proofErr w:type="gramEnd"/>
      <w:r>
        <w:rPr>
          <w:rFonts w:eastAsia="宋体" w:cs="Helvetica"/>
          <w:color w:val="000000" w:themeColor="text1"/>
        </w:rPr>
        <w:t>集团，并将每个集团内的所有自旋赋以相同的随机值。</w:t>
      </w:r>
      <w:r w:rsidRPr="000256A4">
        <w:rPr>
          <w:rFonts w:eastAsia="宋体" w:cs="Helvetica"/>
          <w:color w:val="000000" w:themeColor="text1"/>
        </w:rPr>
        <w:t>该算法通过将相邻的同一自旋聚类成簇，然后将这些</w:t>
      </w:r>
      <w:proofErr w:type="gramStart"/>
      <w:r w:rsidRPr="000256A4">
        <w:rPr>
          <w:rFonts w:eastAsia="宋体" w:cs="Helvetica"/>
          <w:color w:val="000000" w:themeColor="text1"/>
        </w:rPr>
        <w:t>簇</w:t>
      </w:r>
      <w:proofErr w:type="gramEnd"/>
      <w:r w:rsidRPr="000256A4">
        <w:rPr>
          <w:rFonts w:eastAsia="宋体" w:cs="Helvetica"/>
          <w:color w:val="000000" w:themeColor="text1"/>
        </w:rPr>
        <w:t>随机翻转，以实现对模型状态的平衡采样。</w:t>
      </w:r>
      <w:r>
        <w:rPr>
          <w:rFonts w:eastAsia="宋体" w:cs="Helvetica"/>
          <w:color w:val="000000" w:themeColor="text1"/>
        </w:rPr>
        <w:t>由于该算法可以一次改变整个集团的自旋，因而在临界点附近能够显著提高效率，以解决临界慢化问题。</w:t>
      </w:r>
    </w:p>
    <w:p w:rsidR="000256A4" w:rsidRPr="000256A4" w:rsidRDefault="000256A4" w:rsidP="000256A4">
      <w:pPr>
        <w:widowControl/>
        <w:shd w:val="clear" w:color="auto" w:fill="FFFFFF"/>
        <w:ind w:firstLine="480"/>
        <w:jc w:val="left"/>
        <w:rPr>
          <w:rFonts w:eastAsia="宋体" w:cs="Helvetica"/>
          <w:color w:val="000000" w:themeColor="text1"/>
        </w:rPr>
      </w:pPr>
      <w:proofErr w:type="spellStart"/>
      <w:r w:rsidRPr="000256A4">
        <w:rPr>
          <w:rFonts w:eastAsia="宋体" w:cs="Helvetica"/>
          <w:color w:val="000000" w:themeColor="text1"/>
        </w:rPr>
        <w:t>Swendsen</w:t>
      </w:r>
      <w:proofErr w:type="spellEnd"/>
      <w:r w:rsidRPr="000256A4">
        <w:rPr>
          <w:rFonts w:eastAsia="宋体" w:cs="Helvetica"/>
          <w:color w:val="000000" w:themeColor="text1"/>
        </w:rPr>
        <w:t>-Wang</w:t>
      </w:r>
      <w:r w:rsidRPr="000256A4">
        <w:rPr>
          <w:rFonts w:eastAsia="宋体" w:cs="Helvetica"/>
          <w:color w:val="000000" w:themeColor="text1"/>
        </w:rPr>
        <w:t>算法最初由</w:t>
      </w:r>
      <w:r w:rsidRPr="000256A4">
        <w:rPr>
          <w:rFonts w:eastAsia="宋体" w:cs="Helvetica"/>
          <w:color w:val="000000" w:themeColor="text1"/>
        </w:rPr>
        <w:t xml:space="preserve">Robert </w:t>
      </w:r>
      <w:proofErr w:type="spellStart"/>
      <w:r w:rsidRPr="000256A4">
        <w:rPr>
          <w:rFonts w:eastAsia="宋体" w:cs="Helvetica"/>
          <w:color w:val="000000" w:themeColor="text1"/>
        </w:rPr>
        <w:t>Swendsen</w:t>
      </w:r>
      <w:proofErr w:type="spellEnd"/>
      <w:r w:rsidRPr="000256A4">
        <w:rPr>
          <w:rFonts w:eastAsia="宋体" w:cs="Helvetica"/>
          <w:color w:val="000000" w:themeColor="text1"/>
        </w:rPr>
        <w:t>和</w:t>
      </w:r>
      <w:r w:rsidRPr="000256A4">
        <w:rPr>
          <w:rFonts w:eastAsia="宋体" w:cs="Helvetica"/>
          <w:color w:val="000000" w:themeColor="text1"/>
        </w:rPr>
        <w:t>Joon Ha Kim</w:t>
      </w:r>
      <w:r w:rsidRPr="000256A4">
        <w:rPr>
          <w:rFonts w:eastAsia="宋体" w:cs="Helvetica"/>
          <w:color w:val="000000" w:themeColor="text1"/>
        </w:rPr>
        <w:t>在</w:t>
      </w:r>
      <w:r w:rsidRPr="000256A4">
        <w:rPr>
          <w:rFonts w:eastAsia="宋体" w:cs="Helvetica"/>
          <w:color w:val="000000" w:themeColor="text1"/>
        </w:rPr>
        <w:t>1987</w:t>
      </w:r>
      <w:r w:rsidRPr="000256A4">
        <w:rPr>
          <w:rFonts w:eastAsia="宋体" w:cs="Helvetica"/>
          <w:color w:val="000000" w:themeColor="text1"/>
        </w:rPr>
        <w:t>年提出，并且被广泛应用于计算相变点和研究磁性系统的性质。该算法在计算效率和准确性方面的表现非常优秀，因此在统计物理学和计算物理学领域受到了广泛的关注和应用。</w:t>
      </w:r>
    </w:p>
    <w:p w:rsidR="00B22225" w:rsidRPr="00B22225" w:rsidRDefault="00B22225" w:rsidP="00B22225">
      <w:pPr>
        <w:widowControl/>
        <w:shd w:val="clear" w:color="auto" w:fill="FFFFFF"/>
        <w:ind w:firstLine="480"/>
        <w:jc w:val="left"/>
        <w:rPr>
          <w:rFonts w:eastAsia="宋体" w:cs="Helvetica"/>
          <w:color w:val="000000" w:themeColor="text1"/>
        </w:rPr>
      </w:pPr>
      <w:proofErr w:type="spellStart"/>
      <w:r w:rsidRPr="00B22225">
        <w:rPr>
          <w:rFonts w:eastAsia="宋体" w:cs="Helvetica"/>
          <w:color w:val="000000" w:themeColor="text1"/>
        </w:rPr>
        <w:t>Swendsen</w:t>
      </w:r>
      <w:proofErr w:type="spellEnd"/>
      <w:r w:rsidRPr="00B22225">
        <w:rPr>
          <w:rFonts w:eastAsia="宋体" w:cs="Helvetica"/>
          <w:color w:val="000000" w:themeColor="text1"/>
        </w:rPr>
        <w:t>-Wang</w:t>
      </w:r>
      <w:r w:rsidRPr="00B22225">
        <w:rPr>
          <w:rFonts w:eastAsia="宋体" w:cs="Helvetica"/>
          <w:color w:val="000000" w:themeColor="text1"/>
        </w:rPr>
        <w:t>算法的基本流程如下：</w:t>
      </w:r>
    </w:p>
    <w:p w:rsidR="00B22225" w:rsidRPr="004043BA" w:rsidRDefault="004043BA" w:rsidP="004043BA">
      <w:pPr>
        <w:widowControl/>
        <w:shd w:val="clear" w:color="auto" w:fill="FFFFFF"/>
        <w:ind w:firstLineChars="0" w:firstLine="48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1</w:t>
      </w:r>
      <w:r>
        <w:rPr>
          <w:rFonts w:eastAsia="宋体" w:cs="Helvetica" w:hint="eastAsia"/>
          <w:color w:val="000000" w:themeColor="text1"/>
        </w:rPr>
        <w:t>）</w:t>
      </w:r>
      <w:r w:rsidR="00B22225" w:rsidRPr="004043BA">
        <w:rPr>
          <w:rFonts w:eastAsia="宋体" w:cs="Helvetica"/>
          <w:color w:val="000000" w:themeColor="text1"/>
        </w:rPr>
        <w:t>初始化系统的自旋状态，即给定每个自旋的初始方向。</w:t>
      </w:r>
    </w:p>
    <w:p w:rsidR="00B22225" w:rsidRPr="003E399E" w:rsidRDefault="003E399E" w:rsidP="003E399E">
      <w:pPr>
        <w:pStyle w:val="afa"/>
        <w:widowControl/>
        <w:shd w:val="clear" w:color="auto" w:fill="FFFFFF"/>
        <w:ind w:left="240" w:firstLineChars="100" w:firstLine="24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2</w:t>
      </w:r>
      <w:r>
        <w:rPr>
          <w:rFonts w:eastAsia="宋体" w:cs="Helvetica" w:hint="eastAsia"/>
          <w:color w:val="000000" w:themeColor="text1"/>
        </w:rPr>
        <w:t>）</w:t>
      </w:r>
      <w:r w:rsidR="00B22225" w:rsidRPr="003E399E">
        <w:rPr>
          <w:rFonts w:eastAsia="宋体" w:cs="Helvetica"/>
          <w:color w:val="000000" w:themeColor="text1"/>
        </w:rPr>
        <w:t>将所有相邻的同一自旋聚类成簇。可以使用深度优先搜索算法（</w:t>
      </w:r>
      <w:r w:rsidR="00B22225" w:rsidRPr="003E399E">
        <w:rPr>
          <w:rFonts w:eastAsia="宋体" w:cs="Helvetica"/>
          <w:color w:val="000000" w:themeColor="text1"/>
        </w:rPr>
        <w:t>DFS</w:t>
      </w:r>
      <w:r w:rsidR="00B22225" w:rsidRPr="003E399E">
        <w:rPr>
          <w:rFonts w:eastAsia="宋体" w:cs="Helvetica"/>
          <w:color w:val="000000" w:themeColor="text1"/>
        </w:rPr>
        <w:t>）或广度优先搜索算法（</w:t>
      </w:r>
      <w:r w:rsidR="00B22225" w:rsidRPr="003E399E">
        <w:rPr>
          <w:rFonts w:eastAsia="宋体" w:cs="Helvetica"/>
          <w:color w:val="000000" w:themeColor="text1"/>
        </w:rPr>
        <w:t>BFS</w:t>
      </w:r>
      <w:r w:rsidR="00B22225" w:rsidRPr="003E399E">
        <w:rPr>
          <w:rFonts w:eastAsia="宋体" w:cs="Helvetica"/>
          <w:color w:val="000000" w:themeColor="text1"/>
        </w:rPr>
        <w:t>）来实现这一步骤。具体而言，以某个自旋为起点，使用</w:t>
      </w:r>
      <w:r w:rsidR="00B22225" w:rsidRPr="003E399E">
        <w:rPr>
          <w:rFonts w:eastAsia="宋体" w:cs="Helvetica"/>
          <w:color w:val="000000" w:themeColor="text1"/>
        </w:rPr>
        <w:t>DFS</w:t>
      </w:r>
      <w:r w:rsidR="00B22225" w:rsidRPr="003E399E">
        <w:rPr>
          <w:rFonts w:eastAsia="宋体" w:cs="Helvetica"/>
          <w:color w:val="000000" w:themeColor="text1"/>
        </w:rPr>
        <w:t>或</w:t>
      </w:r>
      <w:r w:rsidR="00B22225" w:rsidRPr="003E399E">
        <w:rPr>
          <w:rFonts w:eastAsia="宋体" w:cs="Helvetica"/>
          <w:color w:val="000000" w:themeColor="text1"/>
        </w:rPr>
        <w:t>BFS</w:t>
      </w:r>
      <w:r w:rsidR="00B22225" w:rsidRPr="003E399E">
        <w:rPr>
          <w:rFonts w:eastAsia="宋体" w:cs="Helvetica"/>
          <w:color w:val="000000" w:themeColor="text1"/>
        </w:rPr>
        <w:t>遍历所有与之相邻的自旋，并将它们标记为同一簇。如果两个相邻的自旋具有不同的自旋方向，则它们不属于同一簇。</w:t>
      </w:r>
    </w:p>
    <w:p w:rsidR="00B22225" w:rsidRPr="00B22225" w:rsidRDefault="003E399E" w:rsidP="003E399E">
      <w:pPr>
        <w:widowControl/>
        <w:shd w:val="clear" w:color="auto" w:fill="FFFFFF"/>
        <w:ind w:firstLine="480"/>
        <w:jc w:val="left"/>
        <w:rPr>
          <w:rFonts w:eastAsia="宋体" w:cs="Helvetica"/>
          <w:color w:val="000000" w:themeColor="text1"/>
        </w:rPr>
      </w:pPr>
      <w:r>
        <w:rPr>
          <w:rFonts w:eastAsia="宋体" w:cs="Helvetica" w:hint="eastAsia"/>
          <w:color w:val="000000" w:themeColor="text1"/>
        </w:rPr>
        <w:lastRenderedPageBreak/>
        <w:t>（</w:t>
      </w:r>
      <w:r>
        <w:rPr>
          <w:rFonts w:eastAsia="宋体" w:cs="Helvetica" w:hint="eastAsia"/>
          <w:color w:val="000000" w:themeColor="text1"/>
        </w:rPr>
        <w:t>3</w:t>
      </w:r>
      <w:r>
        <w:rPr>
          <w:rFonts w:eastAsia="宋体" w:cs="Helvetica" w:hint="eastAsia"/>
          <w:color w:val="000000" w:themeColor="text1"/>
        </w:rPr>
        <w:t>）</w:t>
      </w:r>
      <w:r w:rsidR="00B22225" w:rsidRPr="00B22225">
        <w:rPr>
          <w:rFonts w:eastAsia="宋体" w:cs="Helvetica"/>
          <w:color w:val="000000" w:themeColor="text1"/>
        </w:rPr>
        <w:t>对每个</w:t>
      </w:r>
      <w:proofErr w:type="gramStart"/>
      <w:r w:rsidR="00B22225" w:rsidRPr="00B22225">
        <w:rPr>
          <w:rFonts w:eastAsia="宋体" w:cs="Helvetica"/>
          <w:color w:val="000000" w:themeColor="text1"/>
        </w:rPr>
        <w:t>簇</w:t>
      </w:r>
      <w:proofErr w:type="gramEnd"/>
      <w:r w:rsidR="00B22225" w:rsidRPr="00B22225">
        <w:rPr>
          <w:rFonts w:eastAsia="宋体" w:cs="Helvetica"/>
          <w:color w:val="000000" w:themeColor="text1"/>
        </w:rPr>
        <w:t>进行随机翻转，即随机选择一个自旋方向，</w:t>
      </w:r>
      <w:proofErr w:type="gramStart"/>
      <w:r w:rsidR="00B22225" w:rsidRPr="00B22225">
        <w:rPr>
          <w:rFonts w:eastAsia="宋体" w:cs="Helvetica"/>
          <w:color w:val="000000" w:themeColor="text1"/>
        </w:rPr>
        <w:t>将簇中</w:t>
      </w:r>
      <w:proofErr w:type="gramEnd"/>
      <w:r w:rsidR="00B22225" w:rsidRPr="00B22225">
        <w:rPr>
          <w:rFonts w:eastAsia="宋体" w:cs="Helvetica"/>
          <w:color w:val="000000" w:themeColor="text1"/>
        </w:rPr>
        <w:t>所有自旋的方向都设为该方向。这相当于将整个</w:t>
      </w:r>
      <w:proofErr w:type="gramStart"/>
      <w:r w:rsidR="00B22225" w:rsidRPr="00B22225">
        <w:rPr>
          <w:rFonts w:eastAsia="宋体" w:cs="Helvetica"/>
          <w:color w:val="000000" w:themeColor="text1"/>
        </w:rPr>
        <w:t>簇</w:t>
      </w:r>
      <w:proofErr w:type="gramEnd"/>
      <w:r w:rsidR="00B22225" w:rsidRPr="00B22225">
        <w:rPr>
          <w:rFonts w:eastAsia="宋体" w:cs="Helvetica"/>
          <w:color w:val="000000" w:themeColor="text1"/>
        </w:rPr>
        <w:t>视为一个单元，然后随机地将它们翻转。</w:t>
      </w:r>
    </w:p>
    <w:p w:rsidR="00B22225" w:rsidRPr="00B22225" w:rsidRDefault="003E399E" w:rsidP="003E399E">
      <w:pPr>
        <w:widowControl/>
        <w:shd w:val="clear" w:color="auto" w:fill="FFFFFF"/>
        <w:ind w:firstLine="48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4</w:t>
      </w:r>
      <w:r>
        <w:rPr>
          <w:rFonts w:eastAsia="宋体" w:cs="Helvetica" w:hint="eastAsia"/>
          <w:color w:val="000000" w:themeColor="text1"/>
        </w:rPr>
        <w:t>）</w:t>
      </w:r>
      <w:r w:rsidR="00B22225" w:rsidRPr="00B22225">
        <w:rPr>
          <w:rFonts w:eastAsia="宋体" w:cs="Helvetica"/>
          <w:color w:val="000000" w:themeColor="text1"/>
        </w:rPr>
        <w:t>重复第</w:t>
      </w:r>
      <w:r w:rsidR="00B22225" w:rsidRPr="00B22225">
        <w:rPr>
          <w:rFonts w:eastAsia="宋体" w:cs="Helvetica"/>
          <w:color w:val="000000" w:themeColor="text1"/>
        </w:rPr>
        <w:t>2</w:t>
      </w:r>
      <w:r w:rsidR="00B22225" w:rsidRPr="00B22225">
        <w:rPr>
          <w:rFonts w:eastAsia="宋体" w:cs="Helvetica"/>
          <w:color w:val="000000" w:themeColor="text1"/>
        </w:rPr>
        <w:t>和第</w:t>
      </w:r>
      <w:r w:rsidR="00B22225" w:rsidRPr="00B22225">
        <w:rPr>
          <w:rFonts w:eastAsia="宋体" w:cs="Helvetica"/>
          <w:color w:val="000000" w:themeColor="text1"/>
        </w:rPr>
        <w:t>3</w:t>
      </w:r>
      <w:r w:rsidR="00B22225" w:rsidRPr="00B22225">
        <w:rPr>
          <w:rFonts w:eastAsia="宋体" w:cs="Helvetica"/>
          <w:color w:val="000000" w:themeColor="text1"/>
        </w:rPr>
        <w:t>步，直到系统达到平衡态。可以使用</w:t>
      </w:r>
      <w:r w:rsidR="00B22225" w:rsidRPr="00B22225">
        <w:rPr>
          <w:rFonts w:eastAsia="宋体" w:cs="Helvetica"/>
          <w:color w:val="000000" w:themeColor="text1"/>
        </w:rPr>
        <w:t>Metropolis-Hastings</w:t>
      </w:r>
      <w:r w:rsidR="00B22225" w:rsidRPr="00B22225">
        <w:rPr>
          <w:rFonts w:eastAsia="宋体" w:cs="Helvetica"/>
          <w:color w:val="000000" w:themeColor="text1"/>
        </w:rPr>
        <w:t>算法等随机漫步算法来实现对系统状态的采样。</w:t>
      </w:r>
    </w:p>
    <w:p w:rsidR="00B22225" w:rsidRPr="005A0E14" w:rsidRDefault="00B22225" w:rsidP="005A0E14">
      <w:pPr>
        <w:pStyle w:val="afa"/>
        <w:widowControl/>
        <w:numPr>
          <w:ilvl w:val="0"/>
          <w:numId w:val="11"/>
        </w:numPr>
        <w:shd w:val="clear" w:color="auto" w:fill="FFFFFF"/>
        <w:ind w:firstLineChars="0"/>
        <w:jc w:val="left"/>
        <w:rPr>
          <w:rFonts w:eastAsia="宋体" w:cs="Helvetica"/>
          <w:color w:val="000000" w:themeColor="text1"/>
        </w:rPr>
      </w:pPr>
      <w:r w:rsidRPr="005A0E14">
        <w:rPr>
          <w:rFonts w:eastAsia="宋体" w:cs="Helvetica"/>
          <w:color w:val="000000" w:themeColor="text1"/>
        </w:rPr>
        <w:t>计算系统的物理量，如自由能、磁化强度等。</w:t>
      </w:r>
    </w:p>
    <w:p w:rsidR="000256A4" w:rsidRPr="000256A4" w:rsidRDefault="000256A4" w:rsidP="003E399E">
      <w:pPr>
        <w:widowControl/>
        <w:shd w:val="clear" w:color="auto" w:fill="FFFFFF"/>
        <w:ind w:firstLineChars="0" w:firstLine="0"/>
        <w:jc w:val="left"/>
        <w:rPr>
          <w:rFonts w:eastAsia="宋体" w:cs="Helvetica"/>
          <w:color w:val="000000" w:themeColor="text1"/>
        </w:rPr>
      </w:pPr>
    </w:p>
    <w:p w:rsidR="00F041A5" w:rsidRDefault="005A0E14">
      <w:pPr>
        <w:pStyle w:val="2"/>
        <w:pPrChange w:id="74" w:author="tyt" w:date="2023-02-21T11:29:00Z">
          <w:pPr>
            <w:widowControl/>
            <w:shd w:val="clear" w:color="auto" w:fill="FFFFFF"/>
            <w:ind w:firstLine="480"/>
            <w:jc w:val="left"/>
          </w:pPr>
        </w:pPrChange>
      </w:pPr>
      <w:bookmarkStart w:id="75" w:name="_Toc128817022"/>
      <w:r>
        <w:rPr>
          <w:rFonts w:hint="eastAsia"/>
        </w:rPr>
        <w:t>2</w:t>
      </w:r>
      <w:r>
        <w:t>.4</w:t>
      </w:r>
      <w:r>
        <w:rPr>
          <w:rFonts w:hint="eastAsia"/>
          <w:rPrChange w:id="76" w:author="tyt" w:date="2023-02-21T11:29:00Z">
            <w:rPr>
              <w:rFonts w:eastAsia="宋体" w:cs="Helvetica" w:hint="eastAsia"/>
              <w:bCs/>
              <w:color w:val="000000" w:themeColor="text1"/>
            </w:rPr>
          </w:rPrChange>
        </w:rPr>
        <w:t>本论文的研究内容</w:t>
      </w:r>
      <w:bookmarkEnd w:id="75"/>
    </w:p>
    <w:p w:rsidR="00F041A5" w:rsidRPr="005A0E14" w:rsidRDefault="00F177B3" w:rsidP="005A0E14">
      <w:pPr>
        <w:widowControl/>
        <w:spacing w:line="240" w:lineRule="auto"/>
        <w:ind w:firstLine="480"/>
        <w:jc w:val="left"/>
        <w:rPr>
          <w:rFonts w:eastAsia="宋体" w:cs="Helvetica"/>
          <w:color w:val="000000" w:themeColor="text1"/>
          <w:kern w:val="0"/>
        </w:rPr>
      </w:pPr>
      <w:r>
        <w:rPr>
          <w:rFonts w:hint="eastAsia"/>
        </w:rPr>
        <w:t>本文主要的研究内容分为三个章节，分别是第三章、第四章、第五章</w:t>
      </w:r>
      <w:r w:rsidR="00631112">
        <w:rPr>
          <w:rFonts w:hint="eastAsia"/>
        </w:rPr>
        <w:t>。</w:t>
      </w:r>
      <w:r>
        <w:rPr>
          <w:rFonts w:hint="eastAsia"/>
        </w:rPr>
        <w:t>第三</w:t>
      </w:r>
      <w:proofErr w:type="gramStart"/>
      <w:r>
        <w:rPr>
          <w:rFonts w:hint="eastAsia"/>
        </w:rPr>
        <w:t>章通过</w:t>
      </w:r>
      <w:proofErr w:type="spellStart"/>
      <w:proofErr w:type="gramEnd"/>
      <w:r>
        <w:rPr>
          <w:rFonts w:hint="eastAsia"/>
        </w:rPr>
        <w:t>wolff</w:t>
      </w:r>
      <w:proofErr w:type="spellEnd"/>
      <w:r>
        <w:rPr>
          <w:rFonts w:hint="eastAsia"/>
        </w:rPr>
        <w:t>算法对空间各向异性下双层耦合</w:t>
      </w:r>
      <w:r>
        <w:rPr>
          <w:rFonts w:hint="eastAsia"/>
        </w:rPr>
        <w:t>XY</w:t>
      </w:r>
      <w:r>
        <w:rPr>
          <w:rFonts w:hint="eastAsia"/>
        </w:rPr>
        <w:t>模型进行了详细的探究</w:t>
      </w:r>
      <w:r w:rsidR="00631112">
        <w:rPr>
          <w:rFonts w:hint="eastAsia"/>
        </w:rPr>
        <w:t>，为</w:t>
      </w:r>
      <w:r w:rsidR="005A0E14">
        <w:rPr>
          <w:rFonts w:hint="eastAsia"/>
        </w:rPr>
        <w:t>后人</w:t>
      </w:r>
      <w:r w:rsidR="00631112">
        <w:rPr>
          <w:rFonts w:hint="eastAsia"/>
        </w:rPr>
        <w:t>研究</w:t>
      </w:r>
      <w:r w:rsidR="00631112">
        <w:rPr>
          <w:rFonts w:hint="eastAsia"/>
        </w:rPr>
        <w:t>XY</w:t>
      </w:r>
      <w:r w:rsidR="00631112">
        <w:rPr>
          <w:rFonts w:hint="eastAsia"/>
        </w:rPr>
        <w:t>耦合模型</w:t>
      </w:r>
      <w:r w:rsidR="005A0E14">
        <w:rPr>
          <w:rFonts w:hint="eastAsia"/>
        </w:rPr>
        <w:t>或者关于</w:t>
      </w:r>
      <w:r w:rsidR="005A0E14">
        <w:rPr>
          <w:rFonts w:hint="eastAsia"/>
        </w:rPr>
        <w:t>XY</w:t>
      </w:r>
      <w:r w:rsidR="005A0E14">
        <w:rPr>
          <w:rFonts w:hint="eastAsia"/>
        </w:rPr>
        <w:t>模型的衍生模型</w:t>
      </w:r>
      <w:r w:rsidR="00631112">
        <w:rPr>
          <w:rFonts w:hint="eastAsia"/>
        </w:rPr>
        <w:t>提供了更多的参数和数据支撑。</w:t>
      </w:r>
      <w:r>
        <w:rPr>
          <w:rFonts w:hint="eastAsia"/>
        </w:rPr>
        <w:t>第四章研究了更为广泛的</w:t>
      </w:r>
      <w:proofErr w:type="spellStart"/>
      <w:r>
        <w:rPr>
          <w:rFonts w:hint="eastAsia"/>
        </w:rPr>
        <w:t>Ising</w:t>
      </w:r>
      <w:proofErr w:type="spellEnd"/>
      <w:r>
        <w:rPr>
          <w:rFonts w:hint="eastAsia"/>
        </w:rPr>
        <w:t>-XY</w:t>
      </w:r>
      <w:r>
        <w:rPr>
          <w:rFonts w:hint="eastAsia"/>
        </w:rPr>
        <w:t>耦合模型，通过蒙特卡罗计算得到了具体的相图验证了前人的理论推导</w:t>
      </w:r>
      <w:r w:rsidR="00631112">
        <w:rPr>
          <w:rFonts w:hint="eastAsia"/>
        </w:rPr>
        <w:t>，对目前关于</w:t>
      </w:r>
      <w:proofErr w:type="spellStart"/>
      <w:r w:rsidR="00631112">
        <w:rPr>
          <w:rFonts w:hint="eastAsia"/>
        </w:rPr>
        <w:t>Ising</w:t>
      </w:r>
      <w:proofErr w:type="spellEnd"/>
      <w:r w:rsidR="00631112">
        <w:rPr>
          <w:rFonts w:hint="eastAsia"/>
        </w:rPr>
        <w:t>-XY</w:t>
      </w:r>
      <w:r w:rsidR="00631112">
        <w:rPr>
          <w:rFonts w:hint="eastAsia"/>
        </w:rPr>
        <w:t>耦合模型的相图以及相变情况的研究提供了坚实有力的支撑。第五</w:t>
      </w:r>
      <w:proofErr w:type="gramStart"/>
      <w:r w:rsidR="00631112">
        <w:rPr>
          <w:rFonts w:hint="eastAsia"/>
        </w:rPr>
        <w:t>章采用</w:t>
      </w:r>
      <w:proofErr w:type="gramEnd"/>
      <w:r w:rsidR="00631112">
        <w:rPr>
          <w:rFonts w:hint="eastAsia"/>
        </w:rPr>
        <w:t>图神经网络</w:t>
      </w:r>
      <w:r w:rsidR="00631112">
        <w:rPr>
          <w:rFonts w:eastAsiaTheme="minorEastAsia" w:hint="eastAsia"/>
        </w:rPr>
        <w:t>研究</w:t>
      </w:r>
      <w:proofErr w:type="spellStart"/>
      <w:r w:rsidR="00631112">
        <w:rPr>
          <w:rFonts w:eastAsiaTheme="minorEastAsia" w:hint="eastAsia"/>
        </w:rPr>
        <w:t>Ising</w:t>
      </w:r>
      <w:proofErr w:type="spellEnd"/>
      <w:r w:rsidR="00631112">
        <w:rPr>
          <w:rFonts w:eastAsiaTheme="minorEastAsia" w:hint="eastAsia"/>
        </w:rPr>
        <w:t>-XY</w:t>
      </w:r>
      <w:r w:rsidR="00631112">
        <w:rPr>
          <w:rFonts w:eastAsiaTheme="minorEastAsia" w:hint="eastAsia"/>
        </w:rPr>
        <w:t>耦合模型，有效地模拟从传统蒙特卡洛方法中生成的构型，并且生成全新的具有相同物理特性的构型，相比较与之前的机器学习方法效率大大提升。</w:t>
      </w:r>
      <w:r w:rsidR="00631112">
        <w:rPr>
          <w:rFonts w:eastAsiaTheme="minorEastAsia"/>
        </w:rPr>
        <w:t xml:space="preserve"> </w:t>
      </w:r>
    </w:p>
    <w:p w:rsidR="00F041A5" w:rsidRDefault="00000000">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F041A5" w:rsidRDefault="00000000">
      <w:pPr>
        <w:pStyle w:val="1"/>
        <w:ind w:firstLine="640"/>
      </w:pPr>
      <w:bookmarkStart w:id="77" w:name="_Toc126178596"/>
      <w:bookmarkStart w:id="78" w:name="_Toc128817023"/>
      <w:r>
        <w:lastRenderedPageBreak/>
        <w:t>第</w:t>
      </w:r>
      <w:r>
        <w:t>3</w:t>
      </w:r>
      <w:r>
        <w:t>章</w:t>
      </w:r>
      <w:r>
        <w:t xml:space="preserve"> </w:t>
      </w:r>
      <w:r>
        <w:rPr>
          <w:rFonts w:hint="eastAsia"/>
        </w:rPr>
        <w:t xml:space="preserve"> </w:t>
      </w:r>
      <w:r>
        <w:rPr>
          <w:rFonts w:hint="eastAsia"/>
        </w:rPr>
        <w:t>蒙特卡罗方法研究空间各向异性双层</w:t>
      </w:r>
      <w:r>
        <w:rPr>
          <w:rFonts w:hint="eastAsia"/>
        </w:rPr>
        <w:t>XY</w:t>
      </w:r>
      <w:r>
        <w:rPr>
          <w:rFonts w:hint="eastAsia"/>
        </w:rPr>
        <w:t>耦合模型的相变</w:t>
      </w:r>
      <w:bookmarkEnd w:id="77"/>
      <w:bookmarkEnd w:id="78"/>
    </w:p>
    <w:p w:rsidR="00F041A5" w:rsidRDefault="00000000">
      <w:pPr>
        <w:pStyle w:val="2"/>
      </w:pPr>
      <w:bookmarkStart w:id="79" w:name="_Toc126178597"/>
      <w:bookmarkStart w:id="80" w:name="_Toc128817024"/>
      <w:r>
        <w:t xml:space="preserve">3.1 </w:t>
      </w:r>
      <w:r>
        <w:rPr>
          <w:rFonts w:hint="eastAsia"/>
        </w:rPr>
        <w:t>引言</w:t>
      </w:r>
      <w:bookmarkEnd w:id="79"/>
      <w:bookmarkEnd w:id="80"/>
    </w:p>
    <w:p w:rsidR="00F041A5" w:rsidRDefault="00000000">
      <w:pPr>
        <w:ind w:firstLine="480"/>
      </w:pPr>
      <w:r>
        <w:rPr>
          <w:rFonts w:hint="eastAsia"/>
        </w:rPr>
        <w:t>相变是</w:t>
      </w:r>
      <w:r>
        <w:t>自然界广泛存在的一类突变现象</w:t>
      </w:r>
      <w:r>
        <w:rPr>
          <w:rFonts w:hint="eastAsia"/>
        </w:rPr>
        <w:t>，也是研究热力学与统计物理的问题，而</w:t>
      </w:r>
      <w:proofErr w:type="spellStart"/>
      <w:r>
        <w:rPr>
          <w:rFonts w:hint="eastAsia"/>
        </w:rPr>
        <w:t>Ising</w:t>
      </w:r>
      <w:proofErr w:type="spellEnd"/>
      <w:r>
        <w:rPr>
          <w:rFonts w:hint="eastAsia"/>
        </w:rPr>
        <w:t>模型和</w:t>
      </w:r>
      <w:r>
        <w:rPr>
          <w:rFonts w:hint="eastAsia"/>
        </w:rPr>
        <w:t>XY</w:t>
      </w:r>
      <w:r>
        <w:rPr>
          <w:rFonts w:hint="eastAsia"/>
        </w:rPr>
        <w:t>模型正好是研究该类问题的重要载体。</w:t>
      </w:r>
      <w:proofErr w:type="spellStart"/>
      <w:r>
        <w:rPr>
          <w:rFonts w:hint="eastAsia"/>
        </w:rPr>
        <w:t>Ising</w:t>
      </w:r>
      <w:proofErr w:type="spellEnd"/>
      <w:r>
        <w:rPr>
          <w:rFonts w:hint="eastAsia"/>
        </w:rPr>
        <w:t>模型是经典统计力学的一个重要模型，</w:t>
      </w:r>
      <w:r>
        <w:t>由德国物理学家</w:t>
      </w:r>
      <w:hyperlink r:id="rId46" w:tgtFrame="_blank" w:history="1">
        <w:r>
          <w:t>威廉</w:t>
        </w:r>
        <w:r>
          <w:t>·</w:t>
        </w:r>
        <w:r>
          <w:t>楞次</w:t>
        </w:r>
      </w:hyperlink>
      <w:r>
        <w:t>在</w:t>
      </w:r>
      <w:r>
        <w:t>1920</w:t>
      </w:r>
      <w:r>
        <w:t>年提出以描述铁磁性物质的内部的原子自旋状态及其与宏观磁矩的关系</w:t>
      </w:r>
      <w:r>
        <w:rPr>
          <w:rFonts w:hint="eastAsia"/>
        </w:rPr>
        <w:t>。</w:t>
      </w:r>
      <w:r>
        <w:t>伊辛模型</w:t>
      </w:r>
      <w:r>
        <w:rPr>
          <w:rFonts w:hint="eastAsia"/>
        </w:rPr>
        <w:t>可以近似描述单轴各向异性铁磁体的铁磁</w:t>
      </w:r>
      <w:r>
        <w:rPr>
          <w:rFonts w:hint="eastAsia"/>
        </w:rPr>
        <w:t>-</w:t>
      </w:r>
      <w:r>
        <w:rPr>
          <w:rFonts w:hint="eastAsia"/>
        </w:rPr>
        <w:t>顺磁相变，稍加改变还可以描述气</w:t>
      </w:r>
      <w:r>
        <w:rPr>
          <w:rFonts w:hint="eastAsia"/>
        </w:rPr>
        <w:t>-</w:t>
      </w:r>
      <w:r>
        <w:rPr>
          <w:rFonts w:hint="eastAsia"/>
        </w:rPr>
        <w:t>液相变、合金的有序无序相变等情形</w:t>
      </w:r>
      <w:r>
        <w:t>。</w:t>
      </w:r>
      <w:r>
        <w:t>20</w:t>
      </w:r>
      <w:r>
        <w:t>世纪</w:t>
      </w:r>
      <w:r>
        <w:t>30-40</w:t>
      </w:r>
      <w:r>
        <w:t>年代，</w:t>
      </w:r>
      <w:r>
        <w:rPr>
          <w:rFonts w:hint="eastAsia"/>
        </w:rPr>
        <w:t>物理学家们</w:t>
      </w:r>
      <w:r>
        <w:t>使用平均场近似理论对</w:t>
      </w:r>
      <w:proofErr w:type="gramStart"/>
      <w:r>
        <w:t>二维伊辛</w:t>
      </w:r>
      <w:proofErr w:type="gramEnd"/>
      <w:r>
        <w:t>点阵模型进行了研究</w:t>
      </w:r>
      <w:r>
        <w:rPr>
          <w:rFonts w:hint="eastAsia"/>
        </w:rPr>
        <w:t>。而</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w:t>
      </w:r>
    </w:p>
    <w:p w:rsidR="00F14872" w:rsidRDefault="00F14872">
      <w:pPr>
        <w:ind w:firstLine="480"/>
        <w:rPr>
          <w:szCs w:val="28"/>
        </w:rPr>
      </w:pPr>
      <w:r w:rsidRPr="00F14872">
        <w:rPr>
          <w:rFonts w:hint="eastAsia"/>
          <w:szCs w:val="28"/>
        </w:rPr>
        <w:t>XY</w:t>
      </w:r>
      <w:r w:rsidRPr="00F14872">
        <w:rPr>
          <w:rFonts w:hint="eastAsia"/>
          <w:szCs w:val="28"/>
        </w:rPr>
        <w:t>模型是一个重要的统计物理模型，它可以用于描述许多不同的物理系统，如超导体、自旋玻璃和凝聚态物质中的磁性自旋系统。</w:t>
      </w:r>
      <w:r>
        <w:rPr>
          <w:rFonts w:hint="eastAsia"/>
          <w:szCs w:val="28"/>
        </w:rPr>
        <w:t>而</w:t>
      </w:r>
      <w:r>
        <w:rPr>
          <w:rFonts w:hint="eastAsia"/>
          <w:szCs w:val="28"/>
        </w:rPr>
        <w:t>XY</w:t>
      </w:r>
      <w:r>
        <w:rPr>
          <w:rFonts w:hint="eastAsia"/>
          <w:szCs w:val="28"/>
        </w:rPr>
        <w:t>耦合模型更是由于其丰富有趣的物理现象引起了广大学者的关注与研究，为我们留下了众多的理论和数值计算作为支撑。其中较为经典的有</w:t>
      </w:r>
      <w:r w:rsidRPr="00F14872">
        <w:rPr>
          <w:rFonts w:hint="eastAsia"/>
          <w:szCs w:val="28"/>
        </w:rPr>
        <w:t>三维强耦合</w:t>
      </w:r>
      <w:r w:rsidRPr="00F14872">
        <w:rPr>
          <w:rFonts w:hint="eastAsia"/>
          <w:szCs w:val="28"/>
        </w:rPr>
        <w:t>XY</w:t>
      </w:r>
      <w:r w:rsidRPr="00F14872">
        <w:rPr>
          <w:rFonts w:hint="eastAsia"/>
          <w:szCs w:val="28"/>
        </w:rPr>
        <w:t>模型的蒙特卡罗模拟</w:t>
      </w:r>
      <w:r>
        <w:rPr>
          <w:rFonts w:hint="eastAsia"/>
          <w:szCs w:val="28"/>
        </w:rPr>
        <w:t>，在强耦合下发现存在三个不同的相并且有三临界点的存在。</w:t>
      </w:r>
    </w:p>
    <w:p w:rsidR="00F041A5" w:rsidRDefault="00000000">
      <w:pPr>
        <w:ind w:firstLine="480"/>
        <w:rPr>
          <w:szCs w:val="28"/>
        </w:rPr>
      </w:pPr>
      <w:r>
        <w:rPr>
          <w:rFonts w:hint="eastAsia"/>
          <w:szCs w:val="28"/>
        </w:rPr>
        <w:t>在本章中，采取马尔科夫链蒙特卡罗中的</w:t>
      </w:r>
      <w:r>
        <w:rPr>
          <w:rFonts w:hint="eastAsia"/>
          <w:szCs w:val="28"/>
        </w:rPr>
        <w:t>Metropolis</w:t>
      </w:r>
      <w:r>
        <w:rPr>
          <w:rFonts w:hint="eastAsia"/>
          <w:szCs w:val="28"/>
        </w:rPr>
        <w:t>算法和</w:t>
      </w:r>
      <w:r>
        <w:rPr>
          <w:rFonts w:hint="eastAsia"/>
          <w:szCs w:val="28"/>
        </w:rPr>
        <w:t>Wolff</w:t>
      </w:r>
      <w:r>
        <w:rPr>
          <w:rFonts w:hint="eastAsia"/>
          <w:szCs w:val="28"/>
        </w:rPr>
        <w:t>算法研究正方晶格下不同尺寸的</w:t>
      </w:r>
      <w:r w:rsidR="00611730">
        <w:rPr>
          <w:rFonts w:hint="eastAsia"/>
          <w:szCs w:val="28"/>
        </w:rPr>
        <w:t>二维耦合</w:t>
      </w:r>
      <w:r>
        <w:rPr>
          <w:rFonts w:hint="eastAsia"/>
          <w:szCs w:val="28"/>
        </w:rPr>
        <w:t>XY</w:t>
      </w:r>
      <w:r>
        <w:rPr>
          <w:rFonts w:hint="eastAsia"/>
          <w:szCs w:val="28"/>
        </w:rPr>
        <w:t>模型。通过测量能量、磁化强度、比热、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w:t>
      </w:r>
      <w:r w:rsidR="00E6465C">
        <w:rPr>
          <w:rFonts w:hint="eastAsia"/>
          <w:szCs w:val="28"/>
        </w:rPr>
        <w:t>探究</w:t>
      </w:r>
      <w:r>
        <w:rPr>
          <w:rFonts w:hint="eastAsia"/>
          <w:szCs w:val="28"/>
        </w:rPr>
        <w:t>了各向同性极限、各向异性极限、各向异性等不同情况下的相变情况并且</w:t>
      </w:r>
      <w:proofErr w:type="gramStart"/>
      <w:r>
        <w:rPr>
          <w:rFonts w:hint="eastAsia"/>
          <w:szCs w:val="28"/>
        </w:rPr>
        <w:t>作出</w:t>
      </w:r>
      <w:proofErr w:type="gramEnd"/>
      <w:r w:rsidR="00E6465C">
        <w:rPr>
          <w:rFonts w:hint="eastAsia"/>
          <w:szCs w:val="28"/>
        </w:rPr>
        <w:t>两层</w:t>
      </w:r>
      <w:r w:rsidR="00E6465C">
        <w:rPr>
          <w:rFonts w:hint="eastAsia"/>
          <w:szCs w:val="28"/>
        </w:rPr>
        <w:t>XY</w:t>
      </w:r>
      <w:r w:rsidR="00E6465C">
        <w:rPr>
          <w:rFonts w:hint="eastAsia"/>
          <w:szCs w:val="28"/>
        </w:rPr>
        <w:t>自旋之间无耦合时</w:t>
      </w:r>
      <w:r>
        <w:rPr>
          <w:rFonts w:hint="eastAsia"/>
          <w:szCs w:val="28"/>
        </w:rPr>
        <w:t>XY</w:t>
      </w:r>
      <w:r>
        <w:rPr>
          <w:rFonts w:hint="eastAsia"/>
          <w:szCs w:val="28"/>
        </w:rPr>
        <w:t>模型的相图。</w:t>
      </w:r>
      <w:r w:rsidR="00E6465C">
        <w:rPr>
          <w:rFonts w:hint="eastAsia"/>
          <w:szCs w:val="28"/>
        </w:rPr>
        <w:t>本章研究</w:t>
      </w:r>
      <w:r>
        <w:rPr>
          <w:rFonts w:hint="eastAsia"/>
          <w:szCs w:val="28"/>
        </w:rPr>
        <w:t>表明，在</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Pr>
          <w:rFonts w:hint="eastAsia"/>
          <w:szCs w:val="28"/>
        </w:rPr>
        <w:t>、</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oMath>
      <w:r>
        <w:rPr>
          <w:rFonts w:hint="eastAsia"/>
          <w:szCs w:val="28"/>
        </w:rPr>
        <w:t>取值不同时有着</w:t>
      </w:r>
      <w:r w:rsidR="00E6465C">
        <w:rPr>
          <w:rFonts w:hint="eastAsia"/>
          <w:szCs w:val="28"/>
        </w:rPr>
        <w:t>相同的物理现象</w:t>
      </w:r>
      <w:r>
        <w:rPr>
          <w:rFonts w:hint="eastAsia"/>
          <w:szCs w:val="28"/>
        </w:rPr>
        <w:t>，</w:t>
      </w:r>
      <w:r w:rsidR="00E6465C">
        <w:rPr>
          <w:rFonts w:hint="eastAsia"/>
          <w:szCs w:val="28"/>
        </w:rPr>
        <w:t>固定</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sidR="00E6465C">
        <w:rPr>
          <w:rFonts w:hint="eastAsia"/>
          <w:szCs w:val="28"/>
        </w:rPr>
        <w:t>值</w:t>
      </w:r>
      <w:r>
        <w:rPr>
          <w:rFonts w:hint="eastAsia"/>
          <w:szCs w:val="28"/>
        </w:rPr>
        <w:t>，任取</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w:rPr>
            <w:rFonts w:ascii="Cambria Math" w:hAnsi="Cambria Math"/>
            <w:szCs w:val="28"/>
          </w:rPr>
          <m:t>∈[0,1]</m:t>
        </m:r>
      </m:oMath>
      <w:r>
        <w:rPr>
          <w:rFonts w:hint="eastAsia"/>
          <w:szCs w:val="28"/>
        </w:rPr>
        <w:t>，空间各</w:t>
      </w:r>
      <w:r w:rsidR="00E6465C">
        <w:rPr>
          <w:rFonts w:hint="eastAsia"/>
          <w:szCs w:val="28"/>
        </w:rPr>
        <w:t>向异性</w:t>
      </w:r>
      <w:r>
        <w:rPr>
          <w:rFonts w:hint="eastAsia"/>
          <w:szCs w:val="28"/>
        </w:rPr>
        <w:t>情况下</w:t>
      </w:r>
      <w:proofErr w:type="spellStart"/>
      <w:r>
        <w:rPr>
          <w:rFonts w:hint="eastAsia"/>
          <w:szCs w:val="28"/>
        </w:rPr>
        <w:t>Ising</w:t>
      </w:r>
      <w:proofErr w:type="spellEnd"/>
      <w:r>
        <w:rPr>
          <w:rFonts w:hint="eastAsia"/>
          <w:szCs w:val="28"/>
        </w:rPr>
        <w:t>型相变与</w:t>
      </w:r>
      <w:r>
        <w:rPr>
          <w:rFonts w:hint="eastAsia"/>
          <w:szCs w:val="28"/>
        </w:rPr>
        <w:t>X</w:t>
      </w:r>
      <w:r>
        <w:rPr>
          <w:szCs w:val="28"/>
        </w:rPr>
        <w:t>Y</w:t>
      </w:r>
      <w:r>
        <w:rPr>
          <w:rFonts w:hint="eastAsia"/>
          <w:szCs w:val="28"/>
        </w:rPr>
        <w:t>型相变同时发生，不同</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a</m:t>
            </m:r>
          </m:sub>
        </m:sSub>
      </m:oMath>
      <w:r>
        <w:rPr>
          <w:rFonts w:hint="eastAsia"/>
          <w:szCs w:val="28"/>
        </w:rPr>
        <w:t>值</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oMath>
      <w:r>
        <w:rPr>
          <w:rFonts w:hint="eastAsia"/>
          <w:szCs w:val="28"/>
        </w:rPr>
        <w:t>相变点不同。</w:t>
      </w:r>
      <w:r w:rsidR="00E6465C">
        <w:rPr>
          <w:rFonts w:hint="eastAsia"/>
          <w:szCs w:val="28"/>
        </w:rPr>
        <w:t>相图呈双曲线</w:t>
      </w:r>
      <w:r w:rsidR="00767C93">
        <w:rPr>
          <w:rFonts w:hint="eastAsia"/>
          <w:szCs w:val="28"/>
        </w:rPr>
        <w:t>趋势变化。</w:t>
      </w:r>
    </w:p>
    <w:p w:rsidR="00F041A5" w:rsidRDefault="00000000" w:rsidP="00797BDB">
      <w:pPr>
        <w:pStyle w:val="2"/>
      </w:pPr>
      <w:bookmarkStart w:id="81" w:name="_Toc126178598"/>
      <w:bookmarkStart w:id="82" w:name="_Toc128817025"/>
      <w:r>
        <w:rPr>
          <w:rFonts w:hint="eastAsia"/>
        </w:rPr>
        <w:t>3</w:t>
      </w:r>
      <w:r>
        <w:t xml:space="preserve">.2 </w:t>
      </w:r>
      <w:r>
        <w:rPr>
          <w:rFonts w:hint="eastAsia"/>
        </w:rPr>
        <w:t>模型与算法</w:t>
      </w:r>
      <w:bookmarkEnd w:id="81"/>
      <w:bookmarkEnd w:id="82"/>
    </w:p>
    <w:p w:rsidR="00F041A5" w:rsidRDefault="00000000" w:rsidP="00797BDB">
      <w:pPr>
        <w:pStyle w:val="3"/>
      </w:pPr>
      <w:bookmarkStart w:id="83" w:name="_Toc126178599"/>
      <w:bookmarkStart w:id="84" w:name="_Toc128817026"/>
      <w:r>
        <w:rPr>
          <w:rFonts w:hint="eastAsia"/>
        </w:rPr>
        <w:t>3</w:t>
      </w:r>
      <w:r>
        <w:t>.2</w:t>
      </w:r>
      <w:r>
        <w:rPr>
          <w:rFonts w:hint="eastAsia"/>
        </w:rPr>
        <w:t>.</w:t>
      </w:r>
      <w:r>
        <w:t xml:space="preserve">1 </w:t>
      </w:r>
      <w:r>
        <w:rPr>
          <w:rFonts w:hint="eastAsia"/>
        </w:rPr>
        <w:t>模型</w:t>
      </w:r>
      <w:bookmarkEnd w:id="83"/>
      <w:bookmarkEnd w:id="84"/>
    </w:p>
    <w:p w:rsidR="00F041A5" w:rsidRDefault="00000000">
      <w:pPr>
        <w:ind w:firstLine="480"/>
      </w:pPr>
      <w:r>
        <w:rPr>
          <w:rFonts w:hint="eastAsia"/>
        </w:rPr>
        <w:t>众所周知，哈尔伯德型哈密顿量公式如下：</w:t>
      </w:r>
      <m:oMath>
        <m:r>
          <w:rPr>
            <w:rFonts w:ascii="Cambria Math" w:hAnsi="Cambria Math"/>
          </w:rPr>
          <m:t xml:space="preserve"> </m:t>
        </m:r>
      </m:oMath>
    </w:p>
    <w:p w:rsidR="00F041A5" w:rsidRDefault="00000000">
      <w:pPr>
        <w:pStyle w:val="mathAndNum"/>
        <w:tabs>
          <w:tab w:val="clear" w:pos="9120"/>
        </w:tabs>
        <w:ind w:left="2520" w:firstLineChars="0" w:firstLine="0"/>
        <w:rPr>
          <w:rFonts w:asciiTheme="minorEastAsia" w:eastAsiaTheme="minorEastAsia" w:hAnsiTheme="minorEastAsia"/>
        </w:rPr>
      </w:pPr>
      <w:r>
        <w:rPr>
          <w:rFonts w:cs="宋体"/>
        </w:rPr>
        <w:tab/>
      </w:r>
      <m:oMath>
        <m:r>
          <w:rPr>
            <w:rFonts w:ascii="Cambria Math" w:eastAsiaTheme="minorEastAsia" w:hAnsi="Cambria Math"/>
          </w:rPr>
          <m:t>H= </m:t>
        </m:r>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a</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1,i+</m:t>
                </m:r>
                <m:acc>
                  <m:accPr>
                    <m:ctrlPr>
                      <w:rPr>
                        <w:rFonts w:ascii="Cambria Math" w:eastAsiaTheme="minorEastAsia" w:hAnsi="Cambria Math"/>
                        <w:i/>
                        <w:iCs/>
                      </w:rPr>
                    </m:ctrlPr>
                  </m:accPr>
                  <m:e>
                    <m:r>
                      <w:rPr>
                        <w:rFonts w:ascii="Cambria Math" w:eastAsiaTheme="minorEastAsia" w:hAnsi="Cambria Math"/>
                      </w:rPr>
                      <m:t>x</m:t>
                    </m:r>
                  </m:e>
                </m:acc>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1,i+</m:t>
                </m:r>
                <m:acc>
                  <m:accPr>
                    <m:ctrlPr>
                      <w:rPr>
                        <w:rFonts w:ascii="Cambria Math" w:eastAsiaTheme="minorEastAsia" w:hAnsi="Cambria Math"/>
                        <w:i/>
                        <w:iCs/>
                      </w:rPr>
                    </m:ctrlPr>
                  </m:accPr>
                  <m:e>
                    <m:r>
                      <w:rPr>
                        <w:rFonts w:ascii="Cambria Math" w:eastAsiaTheme="minorEastAsia" w:hAnsi="Cambria Math"/>
                      </w:rPr>
                      <m:t>y</m:t>
                    </m:r>
                  </m:e>
                </m:acc>
              </m:sub>
            </m:sSub>
            <m:r>
              <w:rPr>
                <w:rFonts w:ascii="Cambria Math" w:eastAsiaTheme="minorEastAsia" w:hAnsi="Cambria Math"/>
              </w:rPr>
              <m:t>+H.c.</m:t>
            </m:r>
          </m:e>
        </m:nary>
      </m:oMath>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a</m:t>
            </m:r>
          </m:sub>
        </m:sSub>
        <m:sSubSup>
          <m:sSubSupPr>
            <m:ctrlPr>
              <w:rPr>
                <w:rFonts w:ascii="Cambria Math" w:hAnsi="Cambria Math"/>
              </w:rPr>
            </m:ctrlPr>
          </m:sSubSupPr>
          <m:e>
            <m:r>
              <w:rPr>
                <w:rFonts w:ascii="Cambria Math" w:hAnsi="Cambria Math"/>
              </w:rPr>
              <m:t>b</m:t>
            </m:r>
          </m:e>
          <m:sub>
            <m:r>
              <m:rPr>
                <m:sty m:val="p"/>
              </m:rPr>
              <w:rPr>
                <w:rFonts w:ascii="Cambria Math" w:hAnsi="Cambria Math"/>
              </w:rPr>
              <m:t>2,</m:t>
            </m:r>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b</m:t>
            </m:r>
          </m:e>
          <m:sub>
            <m:r>
              <m:rPr>
                <m:sty m:val="p"/>
              </m:rPr>
              <w:rPr>
                <w:rFonts w:ascii="Cambria Math" w:hAnsi="Cambria Math"/>
              </w:rPr>
              <m:t>2,</m:t>
            </m:r>
            <m:r>
              <w:rPr>
                <w:rFonts w:ascii="Cambria Math" w:hAnsi="Cambria Math"/>
              </w:rPr>
              <m:t>i</m:t>
            </m:r>
            <m:r>
              <m:rPr>
                <m:sty m:val="p"/>
              </m:rPr>
              <w:rPr>
                <w:rFonts w:ascii="Cambria Math" w:hAnsi="Cambria Math"/>
              </w:rPr>
              <m:t>+</m:t>
            </m:r>
            <m:acc>
              <m:accPr>
                <m:ctrlPr>
                  <w:rPr>
                    <w:rFonts w:ascii="Cambria Math" w:hAnsi="Cambria Math"/>
                  </w:rPr>
                </m:ctrlPr>
              </m:accPr>
              <m:e>
                <m:r>
                  <w:rPr>
                    <w:rFonts w:ascii="Cambria Math" w:hAnsi="Cambria Math"/>
                  </w:rPr>
                  <m:t>y</m:t>
                </m:r>
              </m:e>
            </m:acc>
          </m:sub>
        </m:sSub>
        <m:r>
          <m:rPr>
            <m:sty m:val="p"/>
          </m:rPr>
          <w:rPr>
            <w:rFonts w:ascii="Cambria Math" w:hAnsi="Cambria Math"/>
          </w:rPr>
          <m:t> - </m:t>
        </m:r>
        <m:sSub>
          <m:sSubPr>
            <m:ctrlPr>
              <w:rPr>
                <w:rFonts w:ascii="Cambria Math" w:hAnsi="Cambria Math"/>
              </w:rPr>
            </m:ctrlPr>
          </m:sSubPr>
          <m:e>
            <m:r>
              <w:rPr>
                <w:rFonts w:ascii="Cambria Math" w:hAnsi="Cambria Math"/>
              </w:rPr>
              <m:t>t</m:t>
            </m:r>
          </m:e>
          <m:sub>
            <m:r>
              <w:rPr>
                <w:rFonts w:ascii="Cambria Math" w:hAnsi="Cambria Math"/>
              </w:rPr>
              <m:t>b</m:t>
            </m:r>
          </m:sub>
        </m:sSub>
        <m:sSubSup>
          <m:sSubSupPr>
            <m:ctrlPr>
              <w:rPr>
                <w:rFonts w:ascii="Cambria Math" w:hAnsi="Cambria Math"/>
              </w:rPr>
            </m:ctrlPr>
          </m:sSubSupPr>
          <m:e>
            <m:r>
              <w:rPr>
                <w:rFonts w:ascii="Cambria Math" w:hAnsi="Cambria Math"/>
              </w:rPr>
              <m:t>b</m:t>
            </m:r>
          </m:e>
          <m:sub>
            <m:r>
              <m:rPr>
                <m:sty m:val="p"/>
              </m:rPr>
              <w:rPr>
                <w:rFonts w:ascii="Cambria Math" w:hAnsi="Cambria Math"/>
              </w:rPr>
              <m:t>2,</m:t>
            </m:r>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b</m:t>
            </m:r>
          </m:e>
          <m:sub>
            <m:r>
              <m:rPr>
                <m:sty m:val="p"/>
              </m:rPr>
              <w:rPr>
                <w:rFonts w:ascii="Cambria Math" w:hAnsi="Cambria Math"/>
              </w:rPr>
              <m:t>2,</m:t>
            </m:r>
            <m:r>
              <w:rPr>
                <w:rFonts w:ascii="Cambria Math" w:hAnsi="Cambria Math"/>
              </w:rPr>
              <m:t>i</m:t>
            </m:r>
            <m:r>
              <m:rPr>
                <m:sty m:val="p"/>
              </m:rPr>
              <w:rPr>
                <w:rFonts w:ascii="Cambria Math" w:hAnsi="Cambria Math"/>
              </w:rPr>
              <m:t>+</m:t>
            </m:r>
            <m:acc>
              <m:accPr>
                <m:ctrlPr>
                  <w:rPr>
                    <w:rFonts w:ascii="Cambria Math" w:hAnsi="Cambria Math"/>
                  </w:rPr>
                </m:ctrlPr>
              </m:accPr>
              <m:e>
                <m:r>
                  <w:rPr>
                    <w:rFonts w:ascii="Cambria Math" w:hAnsi="Cambria Math"/>
                  </w:rPr>
                  <m:t>x</m:t>
                </m:r>
              </m:e>
            </m:acc>
          </m:sub>
        </m:sSub>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m:t>
        </m:r>
        <m:r>
          <m:rPr>
            <m:sty m:val="p"/>
          </m:rPr>
          <w:rPr>
            <w:rFonts w:ascii="Cambria Math" w:hAnsi="Cambria Math"/>
          </w:rPr>
          <m:t>.</m:t>
        </m:r>
      </m:oMath>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rPr>
          <m:t xml:space="preserve"> + g</m:t>
        </m:r>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2,i</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2,i</m:t>
            </m:r>
          </m:sub>
        </m:sSub>
        <m:r>
          <w:rPr>
            <w:rFonts w:ascii="Cambria Math" w:eastAsiaTheme="minorEastAsia" w:hAnsi="Cambria Math"/>
          </w:rPr>
          <m:t>+H.c. + ⋯</m:t>
        </m:r>
      </m:oMath>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eastAsiaTheme="minorEastAsia"/>
        </w:rPr>
        <w:t>(1)</w:t>
      </w:r>
    </w:p>
    <w:p w:rsidR="00F041A5" w:rsidRDefault="00000000">
      <w:pPr>
        <w:ind w:firstLine="480"/>
        <w:rPr>
          <w:rFonts w:asciiTheme="minorEastAsia" w:hAnsiTheme="minorEastAsia"/>
        </w:rPr>
      </w:pPr>
      <w:r>
        <w:rPr>
          <w:rFonts w:asciiTheme="minorEastAsia" w:hAnsiTheme="minorEastAsia" w:hint="eastAsia"/>
        </w:rPr>
        <w:t>这里</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1,i</m:t>
            </m:r>
          </m:sub>
          <m:sup>
            <m:r>
              <w:rPr>
                <w:rFonts w:ascii="Cambria Math" w:hAnsi="Cambria Math"/>
              </w:rPr>
              <m:t>+</m:t>
            </m:r>
          </m:sup>
        </m:sSubSup>
        <m:r>
          <w:rPr>
            <w:rFonts w:ascii="Cambria Math" w:hAnsi="Cambria Math"/>
          </w:rPr>
          <m:t xml:space="preserve"> </m:t>
        </m:r>
      </m:oMath>
      <w:r>
        <w:rPr>
          <w:rFonts w:asciiTheme="minorEastAsia" w:hAnsiTheme="minorEastAsia"/>
        </w:rPr>
        <w:t>和</w:t>
      </w:r>
      <m:oMath>
        <m:sSubSup>
          <m:sSubSupPr>
            <m:ctrlPr>
              <w:rPr>
                <w:rFonts w:ascii="Cambria Math" w:hAnsi="Cambria Math"/>
              </w:rPr>
            </m:ctrlPr>
          </m:sSubSupPr>
          <m:e>
            <m:r>
              <w:rPr>
                <w:rFonts w:ascii="Cambria Math" w:hAnsi="Cambria Math"/>
              </w:rPr>
              <m:t xml:space="preserve"> b</m:t>
            </m:r>
          </m:e>
          <m:sub>
            <m:r>
              <w:rPr>
                <w:rFonts w:ascii="Cambria Math" w:hAnsi="Cambria Math"/>
              </w:rPr>
              <m:t>2,i</m:t>
            </m:r>
          </m:sub>
          <m:sup>
            <m:r>
              <w:rPr>
                <w:rFonts w:ascii="Cambria Math" w:hAnsi="Cambria Math"/>
              </w:rPr>
              <m:t>+</m:t>
            </m:r>
          </m:sup>
        </m:sSubSup>
        <m:r>
          <m:rPr>
            <m:sty m:val="p"/>
          </m:rPr>
          <w:rPr>
            <w:rFonts w:ascii="Cambria Math" w:hAnsi="Cambria Math"/>
          </w:rPr>
          <m:t xml:space="preserve"> </m:t>
        </m:r>
      </m:oMath>
      <w:r>
        <w:rPr>
          <w:rFonts w:asciiTheme="minorEastAsia" w:hAnsiTheme="minorEastAsia"/>
        </w:rPr>
        <w:t>是</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asciiTheme="minorEastAsia" w:hAnsiTheme="minor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asciiTheme="minorEastAsia" w:hAnsiTheme="minorEastAsia"/>
        </w:rPr>
        <w:t>的湮没算子</w:t>
      </w:r>
      <w:r>
        <w:rPr>
          <w:rFonts w:asciiTheme="minorEastAsia" w:hAnsiTheme="minorEastAsia" w:hint="eastAsia"/>
        </w:rPr>
        <w:t>位点</w:t>
      </w:r>
      <m:oMath>
        <m:r>
          <w:rPr>
            <w:rFonts w:ascii="Cambria Math" w:hAnsi="Cambria Math" w:hint="eastAsia"/>
          </w:rPr>
          <m:t>i</m:t>
        </m:r>
      </m:oMath>
      <w:r>
        <w:rPr>
          <w:rFonts w:asciiTheme="minorEastAsia" w:hAnsiTheme="minorEastAsia"/>
        </w:rPr>
        <w:t>上的原子。在这个哈密顿量</w:t>
      </w:r>
      <w:r>
        <w:rPr>
          <w:rFonts w:asciiTheme="minorEastAsia" w:hAnsiTheme="minorEastAsia" w:hint="eastAsia"/>
        </w:rPr>
        <w:t>式</w:t>
      </w:r>
      <w:r>
        <w:rPr>
          <w:rFonts w:asciiTheme="minorEastAsia" w:hAnsiTheme="minorEastAsia"/>
        </w:rPr>
        <w:t>(4)</w:t>
      </w:r>
      <w:r>
        <w:rPr>
          <w:rFonts w:asciiTheme="minorEastAsia" w:hAnsiTheme="minorEastAsia" w:hint="eastAsia"/>
        </w:rPr>
        <w:t>中</w:t>
      </w: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&gt;0</m:t>
        </m:r>
      </m:oMath>
      <w:r>
        <w:rPr>
          <w:rFonts w:asciiTheme="minorEastAsia" w:hAnsiTheme="minorEastAsia"/>
        </w:rPr>
        <w:t>。</w:t>
      </w:r>
      <w:r>
        <w:rPr>
          <w:rFonts w:asciiTheme="minorEastAsia" w:hAnsiTheme="minorEastAsia" w:hint="eastAsia"/>
        </w:rPr>
        <w:t>如果玻色子算子被转子算子通过</w:t>
      </w:r>
      <m:oMath>
        <m:sSub>
          <m:sSubPr>
            <m:ctrlPr>
              <w:rPr>
                <w:rFonts w:ascii="Cambria Math" w:hAnsi="Cambria Math"/>
              </w:rPr>
            </m:ctrlPr>
          </m:sSubPr>
          <m:e>
            <m:r>
              <w:rPr>
                <w:rFonts w:ascii="Cambria Math" w:hAnsi="Cambria Math"/>
              </w:rPr>
              <m:t xml:space="preserve"> b</m:t>
            </m:r>
          </m:e>
          <m:sub>
            <m:r>
              <w:rPr>
                <w:rFonts w:ascii="Cambria Math" w:hAnsi="Cambria Math"/>
              </w:rPr>
              <m:t>x,i</m:t>
            </m:r>
          </m:sub>
        </m:sSub>
        <m:r>
          <w:rPr>
            <w:rFonts w:ascii="Cambria Math" w:hAnsi="Cambria Math"/>
          </w:rPr>
          <m:t xml:space="preserve"> ~ </m:t>
        </m:r>
        <m:sSup>
          <m:sSupPr>
            <m:ctrlPr>
              <w:rPr>
                <w:rFonts w:ascii="Cambria Math" w:hAnsi="Cambria Math"/>
                <w:i/>
              </w:rPr>
            </m:ctrlPr>
          </m:sSupPr>
          <m:e>
            <m:r>
              <w:rPr>
                <w:rFonts w:ascii="Cambria Math" w:hAnsi="Cambria Math"/>
              </w:rPr>
              <m:t>(-1)</m:t>
            </m:r>
          </m:e>
          <m:sup>
            <m:sSub>
              <m:sSubPr>
                <m:ctrlPr>
                  <w:rPr>
                    <w:rFonts w:ascii="Cambria Math" w:hAnsi="Cambria Math"/>
                    <w:i/>
                  </w:rPr>
                </m:ctrlPr>
              </m:sSubPr>
              <m:e>
                <m:r>
                  <w:rPr>
                    <w:rFonts w:ascii="Cambria Math" w:hAnsi="Cambria Math"/>
                  </w:rPr>
                  <m:t>i</m:t>
                </m:r>
              </m:e>
              <m:sub>
                <m:r>
                  <w:rPr>
                    <w:rFonts w:ascii="Cambria Math" w:hAnsi="Cambria Math"/>
                  </w:rPr>
                  <m:t>x</m:t>
                </m:r>
              </m:sub>
            </m:sSub>
          </m:sup>
        </m:sSup>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oMath>
      <w:r>
        <w:rPr>
          <w:rFonts w:asciiTheme="minorEastAsia" w:hAnsiTheme="minorEastAsia"/>
        </w:rPr>
        <w:t>和</w:t>
      </w:r>
      <m:oMath>
        <m:sSub>
          <m:sSubPr>
            <m:ctrlPr>
              <w:rPr>
                <w:rFonts w:ascii="Cambria Math" w:hAnsi="Cambria Math"/>
              </w:rPr>
            </m:ctrlPr>
          </m:sSubPr>
          <m:e>
            <m:r>
              <w:rPr>
                <w:rFonts w:ascii="Cambria Math" w:hAnsi="Cambria Math"/>
              </w:rPr>
              <m:t xml:space="preserve"> b</m:t>
            </m:r>
          </m:e>
          <m:sub>
            <m:r>
              <w:rPr>
                <w:rFonts w:ascii="Cambria Math" w:hAnsi="Cambria Math"/>
              </w:rPr>
              <m:t>y,i</m:t>
            </m:r>
          </m:sub>
        </m:sSub>
        <m:r>
          <w:rPr>
            <w:rFonts w:ascii="Cambria Math" w:hAnsi="Cambria Math"/>
          </w:rPr>
          <m:t xml:space="preserve"> ~ </m:t>
        </m:r>
        <m:sSup>
          <m:sSupPr>
            <m:ctrlPr>
              <w:rPr>
                <w:rFonts w:ascii="Cambria Math" w:hAnsi="Cambria Math"/>
                <w:i/>
              </w:rPr>
            </m:ctrlPr>
          </m:sSupPr>
          <m:e>
            <m:r>
              <w:rPr>
                <w:rFonts w:ascii="Cambria Math" w:hAnsi="Cambria Math"/>
              </w:rPr>
              <m:t>(-1)</m:t>
            </m:r>
          </m:e>
          <m:sup>
            <m:sSub>
              <m:sSubPr>
                <m:ctrlPr>
                  <w:rPr>
                    <w:rFonts w:ascii="Cambria Math" w:hAnsi="Cambria Math"/>
                    <w:i/>
                  </w:rPr>
                </m:ctrlPr>
              </m:sSubPr>
              <m:e>
                <m:r>
                  <w:rPr>
                    <w:rFonts w:ascii="Cambria Math" w:hAnsi="Cambria Math"/>
                  </w:rPr>
                  <m:t>i</m:t>
                </m:r>
              </m:e>
              <m:sub>
                <m:r>
                  <w:rPr>
                    <w:rFonts w:ascii="Cambria Math" w:hAnsi="Cambria Math"/>
                  </w:rPr>
                  <m:t>y</m:t>
                </m:r>
              </m:sub>
            </m:sSub>
          </m:sup>
        </m:sSup>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oMath>
      <w:r>
        <w:rPr>
          <w:rFonts w:asciiTheme="minorEastAsia" w:hAnsiTheme="minorEastAsia" w:hint="eastAsia"/>
        </w:rPr>
        <w:t>替代</w:t>
      </w:r>
      <w:r>
        <w:rPr>
          <w:rFonts w:asciiTheme="minorEastAsia" w:hAnsiTheme="minorEastAsia"/>
        </w:rPr>
        <w:t>，哈密顿量变为</w:t>
      </w:r>
      <w:r>
        <w:rPr>
          <w:rFonts w:asciiTheme="minorEastAsia" w:hAnsiTheme="minorEastAsia" w:hint="eastAsia"/>
        </w:rPr>
        <w:t>各向异性二维耦合</w:t>
      </w:r>
      <w:r>
        <w:rPr>
          <w:rFonts w:asciiTheme="minorEastAsia" w:hAnsiTheme="minorEastAsia"/>
        </w:rPr>
        <w:t xml:space="preserve"> XY 模型</w:t>
      </w:r>
      <w:r>
        <w:rPr>
          <w:rFonts w:asciiTheme="minorEastAsia" w:hAnsiTheme="minorEastAsia" w:hint="eastAsia"/>
        </w:rPr>
        <w:t>。</w:t>
      </w:r>
      <w:r w:rsidR="00A92BFA">
        <w:rPr>
          <w:rFonts w:asciiTheme="minorEastAsia" w:hAnsiTheme="minorEastAsia" w:hint="eastAsia"/>
        </w:rPr>
        <w:t>由于</w:t>
      </w:r>
      <w:r>
        <w:rPr>
          <w:rFonts w:asciiTheme="minorEastAsia" w:hAnsiTheme="minorEastAsia"/>
        </w:rPr>
        <w:t>其基态同时表现出连续和离散简并性</w:t>
      </w:r>
      <w:r w:rsidR="00A92BFA">
        <w:rPr>
          <w:rFonts w:asciiTheme="minorEastAsia" w:hAnsiTheme="minorEastAsia" w:hint="eastAsia"/>
        </w:rPr>
        <w:t>,</w:t>
      </w:r>
      <w:r w:rsidR="00A92BFA" w:rsidRPr="00A92BFA">
        <w:rPr>
          <w:rFonts w:asciiTheme="minorEastAsia" w:hAnsiTheme="minorEastAsia"/>
        </w:rPr>
        <w:t xml:space="preserve"> </w:t>
      </w:r>
      <w:r w:rsidR="00A92BFA">
        <w:rPr>
          <w:rFonts w:asciiTheme="minorEastAsia" w:hAnsiTheme="minorEastAsia" w:hint="eastAsia"/>
        </w:rPr>
        <w:t>故而引起了人们的注意</w:t>
      </w:r>
      <w:r>
        <w:rPr>
          <w:rFonts w:asciiTheme="minorEastAsia" w:hAnsiTheme="minorEastAsia"/>
        </w:rPr>
        <w:t>。</w:t>
      </w:r>
    </w:p>
    <w:p w:rsidR="00F041A5" w:rsidRDefault="00000000">
      <w:pPr>
        <w:pStyle w:val="mathAndNum"/>
        <w:tabs>
          <w:tab w:val="clear" w:pos="9120"/>
          <w:tab w:val="right" w:pos="9071"/>
        </w:tabs>
        <w:ind w:left="2100" w:firstLineChars="0" w:firstLine="0"/>
      </w:pPr>
      <w:r>
        <w:rPr>
          <w:rFonts w:asciiTheme="minorEastAsia" w:hAnsiTheme="minorEastAsia" w:cs="宋体"/>
          <w:iCs/>
        </w:rPr>
        <w:lastRenderedPageBreak/>
        <w:tab/>
      </w:r>
      <m:oMath>
        <m:sSub>
          <m:sSubPr>
            <m:ctrlPr>
              <w:rPr>
                <w:rFonts w:ascii="Cambria Math" w:hAnsi="Cambria Math"/>
                <w:iCs/>
              </w:rPr>
            </m:ctrlPr>
          </m:sSubPr>
          <m:e>
            <m:r>
              <w:rPr>
                <w:rFonts w:ascii="Cambria Math" w:hAnsi="Cambria Math"/>
              </w:rPr>
              <m:t>H</m:t>
            </m:r>
          </m:e>
          <m:sub>
            <m:r>
              <w:rPr>
                <w:rFonts w:ascii="Cambria Math" w:hAnsi="Cambria Math"/>
              </w:rPr>
              <m:t>c</m:t>
            </m:r>
          </m:sub>
        </m:sSub>
        <m:r>
          <m:rPr>
            <m:sty m:val="p"/>
          </m:rPr>
          <w:rPr>
            <w:rFonts w:ascii="Cambria Math" w:hAnsi="Cambria Math"/>
          </w:rPr>
          <m:t>= </m:t>
        </m:r>
        <m:nary>
          <m:naryPr>
            <m:chr m:val="∑"/>
            <m:supHide m:val="1"/>
            <m:ctrlPr>
              <w:rPr>
                <w:rFonts w:ascii="Cambria Math" w:hAnsi="Cambria Math"/>
                <w:iCs/>
              </w:rPr>
            </m:ctrlPr>
          </m:naryPr>
          <m:sub>
            <m:r>
              <w:rPr>
                <w:rFonts w:ascii="Cambria Math" w:hAnsi="Cambria Math"/>
              </w:rPr>
              <m:t>i</m:t>
            </m:r>
          </m:sub>
          <m:sup/>
          <m:e>
            <m:r>
              <m:rPr>
                <m:sty m:val="p"/>
              </m:rPr>
              <w:rPr>
                <w:rFonts w:ascii="Cambria Math" w:hAnsi="Cambria Math"/>
              </w:rPr>
              <m:t>-</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d>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r>
                      <m:rPr>
                        <m:sty m:val="p"/>
                      </m:rPr>
                      <w:rPr>
                        <w:rFonts w:ascii="Cambria Math" w:hAnsi="Cambria Math"/>
                      </w:rPr>
                      <m:t>)</m:t>
                    </m:r>
                  </m:e>
                </m:func>
              </m:e>
            </m:func>
          </m:e>
        </m:nary>
      </m:oMath>
      <w:r>
        <w:rPr>
          <w:rFonts w:asciiTheme="minorEastAsia" w:hAnsiTheme="minorEastAsia" w:hint="eastAsia"/>
        </w:rPr>
        <w:t xml:space="preserve"> </w:t>
      </w:r>
      <m:oMath>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m:rPr>
                        <m:sty m:val="p"/>
                      </m:rPr>
                      <w:rPr>
                        <w:rFonts w:ascii="Cambria Math" w:hAnsi="Cambria Math"/>
                      </w:rPr>
                      <m:t>1,2</m:t>
                    </m:r>
                  </m:sub>
                </m:sSub>
              </m:e>
            </m:d>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,2</m:t>
                        </m:r>
                      </m:sub>
                    </m:sSub>
                  </m:e>
                </m:d>
                <m:r>
                  <m:rPr>
                    <m:sty m:val="p"/>
                  </m:rPr>
                  <w:rPr>
                    <w:rFonts w:ascii="Cambria Math" w:hAnsi="Cambria Math"/>
                  </w:rPr>
                  <m:t>+ </m:t>
                </m:r>
                <m:r>
                  <w:rPr>
                    <w:rFonts w:ascii="Cambria Math" w:hAnsi="Cambria Math"/>
                  </w:rPr>
                  <m:t>γ</m:t>
                </m:r>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(2</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func>
                <m:r>
                  <m:rPr>
                    <m:sty m:val="p"/>
                  </m:rPr>
                  <w:rPr>
                    <w:rFonts w:ascii="Cambria Math" w:hAnsi="Cambria Math"/>
                  </w:rPr>
                  <m:t>-2</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,2</m:t>
                    </m:r>
                  </m:sub>
                </m:sSub>
                <m:r>
                  <m:rPr>
                    <m:sty m:val="p"/>
                  </m:rPr>
                  <w:rPr>
                    <w:rFonts w:ascii="Cambria Math" w:hAnsi="Cambria Math"/>
                  </w:rPr>
                  <m:t>)</m:t>
                </m:r>
              </m:e>
            </m:func>
          </m:e>
        </m:func>
      </m:oMath>
      <w:r>
        <w:rPr>
          <w:rFonts w:asciiTheme="minorEastAsia" w:hAnsiTheme="minorEastAsia"/>
          <w:iCs/>
        </w:rPr>
        <w:tab/>
      </w:r>
      <w:r>
        <w:rPr>
          <w:rFonts w:hint="cs"/>
          <w:iCs/>
        </w:rPr>
        <w:t>(</w:t>
      </w:r>
      <w:r>
        <w:rPr>
          <w:iCs/>
        </w:rPr>
        <w:t>2)</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c>
          <w:tcPr>
            <w:tcW w:w="4643" w:type="dxa"/>
          </w:tcPr>
          <w:p w:rsidR="00F041A5" w:rsidRDefault="00000000">
            <w:pPr>
              <w:ind w:firstLineChars="0" w:firstLine="0"/>
              <w:rPr>
                <w:rFonts w:asciiTheme="minorEastAsia" w:eastAsiaTheme="minorEastAsia" w:hAnsiTheme="minorEastAsia"/>
              </w:rPr>
            </w:pPr>
            <w:r>
              <w:rPr>
                <w:noProof/>
              </w:rPr>
              <w:drawing>
                <wp:anchor distT="0" distB="0" distL="114300" distR="114300" simplePos="0" relativeHeight="251624960" behindDoc="0" locked="0" layoutInCell="1" allowOverlap="1">
                  <wp:simplePos x="0" y="0"/>
                  <wp:positionH relativeFrom="margin">
                    <wp:align>center</wp:align>
                  </wp:positionH>
                  <wp:positionV relativeFrom="margin">
                    <wp:align>top</wp:align>
                  </wp:positionV>
                  <wp:extent cx="1711960" cy="1703705"/>
                  <wp:effectExtent l="0" t="0" r="0" b="0"/>
                  <wp:wrapSquare wrapText="bothSides"/>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11960" cy="1703705"/>
                          </a:xfrm>
                          <a:prstGeom prst="rect">
                            <a:avLst/>
                          </a:prstGeom>
                        </pic:spPr>
                      </pic:pic>
                    </a:graphicData>
                  </a:graphic>
                </wp:anchor>
              </w:drawing>
            </w:r>
          </w:p>
        </w:tc>
        <w:tc>
          <w:tcPr>
            <w:tcW w:w="4644" w:type="dxa"/>
          </w:tcPr>
          <w:p w:rsidR="00F041A5" w:rsidRDefault="00000000">
            <w:pPr>
              <w:ind w:firstLineChars="0" w:firstLine="0"/>
              <w:rPr>
                <w:rFonts w:asciiTheme="minorEastAsia" w:eastAsiaTheme="minorEastAsia" w:hAnsiTheme="minorEastAsia"/>
              </w:rPr>
            </w:pPr>
            <w:r>
              <w:rPr>
                <w:noProof/>
              </w:rPr>
              <w:drawing>
                <wp:anchor distT="0" distB="0" distL="114300" distR="114300" simplePos="0" relativeHeight="251628032" behindDoc="0" locked="0" layoutInCell="1" allowOverlap="1">
                  <wp:simplePos x="0" y="0"/>
                  <wp:positionH relativeFrom="margin">
                    <wp:posOffset>388620</wp:posOffset>
                  </wp:positionH>
                  <wp:positionV relativeFrom="margin">
                    <wp:posOffset>154940</wp:posOffset>
                  </wp:positionV>
                  <wp:extent cx="2125980" cy="1379220"/>
                  <wp:effectExtent l="0" t="0" r="0" b="0"/>
                  <wp:wrapSquare wrapText="bothSides"/>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25980" cy="1379220"/>
                          </a:xfrm>
                          <a:prstGeom prst="rect">
                            <a:avLst/>
                          </a:prstGeom>
                        </pic:spPr>
                      </pic:pic>
                    </a:graphicData>
                  </a:graphic>
                </wp:anchor>
              </w:drawing>
            </w:r>
          </w:p>
        </w:tc>
      </w:tr>
      <w:tr w:rsidR="00F041A5">
        <w:tc>
          <w:tcPr>
            <w:tcW w:w="9287" w:type="dxa"/>
            <w:gridSpan w:val="2"/>
          </w:tcPr>
          <w:p w:rsidR="00F041A5" w:rsidRDefault="00000000">
            <w:pPr>
              <w:pStyle w:val="afc"/>
              <w:ind w:firstLine="420"/>
              <w:rPr>
                <w:rFonts w:eastAsiaTheme="majorEastAsia"/>
              </w:rPr>
            </w:pPr>
            <w:r>
              <w:rPr>
                <w:rFonts w:hint="eastAsia"/>
              </w:rPr>
              <w:t>图</w:t>
            </w:r>
            <w:r>
              <w:rPr>
                <w:rFonts w:hint="eastAsia"/>
              </w:rPr>
              <w:t>3-1</w:t>
            </w:r>
            <w:r>
              <w:t xml:space="preserve"> (a)</w:t>
            </w:r>
            <w:r>
              <w:rPr>
                <w:rFonts w:hint="eastAsia"/>
              </w:rPr>
              <w:t>二维耦合</w:t>
            </w:r>
            <w:r>
              <w:rPr>
                <w:rFonts w:hint="eastAsia"/>
              </w:rPr>
              <w:t>XY</w:t>
            </w:r>
            <w:r>
              <w:rPr>
                <w:rFonts w:hint="eastAsia"/>
              </w:rPr>
              <w:t>模型平面图；</w:t>
            </w:r>
            <w:r>
              <w:t>(b)</w:t>
            </w:r>
            <w:r>
              <w:rPr>
                <w:rFonts w:hint="eastAsia"/>
              </w:rPr>
              <w:t>二维耦合</w:t>
            </w:r>
            <w:r>
              <w:rPr>
                <w:rFonts w:hint="eastAsia"/>
              </w:rPr>
              <w:t>XY</w:t>
            </w:r>
            <w:r>
              <w:rPr>
                <w:rFonts w:hint="eastAsia"/>
              </w:rPr>
              <w:t>模型空间图</w:t>
            </w:r>
          </w:p>
        </w:tc>
      </w:tr>
      <w:tr w:rsidR="00F041A5">
        <w:tc>
          <w:tcPr>
            <w:tcW w:w="9287" w:type="dxa"/>
            <w:gridSpan w:val="2"/>
          </w:tcPr>
          <w:p w:rsidR="00F041A5" w:rsidRDefault="00000000">
            <w:pPr>
              <w:pStyle w:val="afc"/>
              <w:ind w:firstLine="420"/>
            </w:pPr>
            <w:r>
              <w:t>Fig</w:t>
            </w:r>
            <w:r>
              <w:rPr>
                <w:rFonts w:hint="eastAsia"/>
              </w:rPr>
              <w:t>.3-1</w:t>
            </w:r>
            <w:r>
              <w:t xml:space="preserve"> (a) Plan view of the 2D coupled XY model; (b) Spatial view of the 2D coupled XY model</w:t>
            </w:r>
          </w:p>
        </w:tc>
      </w:tr>
    </w:tbl>
    <w:p w:rsidR="00F041A5" w:rsidRDefault="00000000">
      <w:pPr>
        <w:ind w:firstLine="480"/>
      </w:pPr>
      <w:r>
        <w:rPr>
          <w:rFonts w:hint="eastAsia"/>
        </w:rPr>
        <w:t>本节内容主要研究模型（</w:t>
      </w:r>
      <w:r>
        <w:rPr>
          <w:rFonts w:hint="eastAsia"/>
        </w:rPr>
        <w:t>2</w:t>
      </w:r>
      <w:r>
        <w:rPr>
          <w:rFonts w:hint="eastAsia"/>
        </w:rPr>
        <w:t>）中有限温度下的相变</w:t>
      </w:r>
      <w:r w:rsidR="00252042">
        <w:rPr>
          <w:rFonts w:hint="eastAsia"/>
        </w:rPr>
        <w:t>，</w:t>
      </w:r>
      <w:r w:rsidR="00252042" w:rsidRPr="00252042">
        <w:rPr>
          <w:rFonts w:hint="eastAsia"/>
        </w:rPr>
        <w:t>两个</w:t>
      </w:r>
      <w:r w:rsidR="00252042" w:rsidRPr="00252042">
        <w:rPr>
          <w:rFonts w:hint="eastAsia"/>
        </w:rPr>
        <w:t>XY</w:t>
      </w:r>
      <w:r w:rsidR="00252042" w:rsidRPr="00252042">
        <w:rPr>
          <w:rFonts w:hint="eastAsia"/>
        </w:rPr>
        <w:t>变量之间的耦合在整个代数阶段总是相关的，这意味着无论γ有多弱，在大尺度上γ总是</w:t>
      </w:r>
      <w:proofErr w:type="gramStart"/>
      <w:r w:rsidR="00252042" w:rsidRPr="00252042">
        <w:rPr>
          <w:rFonts w:hint="eastAsia"/>
        </w:rPr>
        <w:t>重整化</w:t>
      </w:r>
      <w:proofErr w:type="gramEnd"/>
      <w:r w:rsidR="00252042" w:rsidRPr="00252042">
        <w:rPr>
          <w:rFonts w:hint="eastAsia"/>
        </w:rPr>
        <w:t>的强，</w:t>
      </w:r>
      <w:r w:rsidR="00252042">
        <w:rPr>
          <w:rFonts w:hint="eastAsia"/>
        </w:rPr>
        <w:t>因此本章中我们研究时将</w:t>
      </w:r>
      <w:r w:rsidR="00A92BFA">
        <w:rPr>
          <w:rFonts w:hint="eastAsia"/>
        </w:rPr>
        <w:t>在</w:t>
      </w:r>
      <w:r w:rsidR="00252042" w:rsidRPr="00252042">
        <w:rPr>
          <w:rFonts w:hint="eastAsia"/>
        </w:rPr>
        <w:t>γ</w:t>
      </w:r>
      <w:r w:rsidR="00252042">
        <w:rPr>
          <w:rFonts w:hint="eastAsia"/>
        </w:rPr>
        <w:t>=</w:t>
      </w:r>
      <w:r w:rsidR="00252042">
        <w:t>0</w:t>
      </w:r>
      <w:r w:rsidR="00252042">
        <w:rPr>
          <w:rFonts w:hint="eastAsia"/>
        </w:rPr>
        <w:t>，</w:t>
      </w:r>
      <w:r w:rsidR="00A92BFA">
        <w:rPr>
          <w:rFonts w:hint="eastAsia"/>
        </w:rPr>
        <w:t>且</w:t>
      </w:r>
      <w:r w:rsidR="00252042" w:rsidRPr="00252042">
        <w:rPr>
          <w:rFonts w:hint="eastAsia"/>
        </w:rPr>
        <w:t>在足够长的尺度上，用</w:t>
      </w:r>
      <w:proofErr w:type="spellStart"/>
      <w:r w:rsidR="00025711">
        <w:rPr>
          <w:rFonts w:hint="eastAsia"/>
        </w:rPr>
        <w:t>Ising</w:t>
      </w:r>
      <w:proofErr w:type="spellEnd"/>
      <w:r w:rsidR="00025711">
        <w:rPr>
          <w:rFonts w:hint="eastAsia"/>
        </w:rPr>
        <w:t>变量</w:t>
      </w:r>
      <w:r w:rsidR="00252042" w:rsidRPr="00252042">
        <w:rPr>
          <w:rFonts w:hint="eastAsia"/>
        </w:rPr>
        <w:t>σ</w:t>
      </w:r>
      <w:r w:rsidR="00252042" w:rsidRPr="00252042">
        <w:rPr>
          <w:rFonts w:hint="eastAsia"/>
        </w:rPr>
        <w:t>=</w:t>
      </w:r>
      <w:r w:rsidR="00252042" w:rsidRPr="00252042">
        <w:rPr>
          <w:rFonts w:hint="eastAsia"/>
        </w:rPr>
        <w:t>±</w:t>
      </w:r>
      <w:r w:rsidR="00252042" w:rsidRPr="00252042">
        <w:rPr>
          <w:rFonts w:hint="eastAsia"/>
        </w:rPr>
        <w:t>1</w:t>
      </w:r>
      <w:r w:rsidR="00252042" w:rsidRPr="00252042">
        <w:rPr>
          <w:rFonts w:hint="eastAsia"/>
        </w:rPr>
        <w:t>替换</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rPr>
              <m:t>σπ</m:t>
            </m:r>
          </m:num>
          <m:den>
            <m:r>
              <w:rPr>
                <w:rFonts w:ascii="Cambria Math" w:hAnsi="Cambria Math"/>
              </w:rPr>
              <m:t>2</m:t>
            </m:r>
          </m:den>
        </m:f>
      </m:oMath>
      <w:r w:rsidR="00252042">
        <w:rPr>
          <w:rFonts w:hint="eastAsia"/>
        </w:rPr>
        <w:t>。</w:t>
      </w:r>
      <w:r>
        <w:t>在</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oMath>
      <w:r>
        <w:t>的各向同性极限中，</w:t>
      </w:r>
      <w:r>
        <w:rPr>
          <w:rFonts w:hint="eastAsia"/>
        </w:rPr>
        <w:t>系统成为各向同性耦合</w:t>
      </w:r>
      <w:proofErr w:type="spellStart"/>
      <w:r w:rsidR="00025711">
        <w:rPr>
          <w:rFonts w:hint="eastAsia"/>
        </w:rPr>
        <w:t>Ising</w:t>
      </w:r>
      <w:proofErr w:type="spellEnd"/>
      <w:r w:rsidR="00025711">
        <w:rPr>
          <w:rFonts w:hint="eastAsia"/>
        </w:rPr>
        <w:t>-</w:t>
      </w:r>
      <w:r>
        <w:t xml:space="preserve"> XY </w:t>
      </w:r>
      <w:r>
        <w:t>模型</w:t>
      </w:r>
      <w:r>
        <w:rPr>
          <w:rFonts w:hint="eastAsia"/>
        </w:rPr>
        <w:t>；</w:t>
      </w:r>
      <w:r>
        <w:rPr>
          <w:rFonts w:ascii="宋体" w:hAnsi="宋体" w:hint="eastAsia"/>
        </w:rPr>
        <w:t>在</w:t>
      </w:r>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0</m:t>
        </m:r>
      </m:oMath>
      <w:r>
        <w:rPr>
          <w:rFonts w:ascii="宋体" w:hAnsi="宋体"/>
        </w:rPr>
        <w:t>的各向异性极限中，</w:t>
      </w:r>
      <w:r>
        <w:rPr>
          <w:rFonts w:ascii="宋体" w:hAnsi="宋体" w:hint="eastAsia"/>
        </w:rPr>
        <w:t>系统成为各向异性极限下</w:t>
      </w:r>
      <w:proofErr w:type="spellStart"/>
      <w:r w:rsidR="00025711">
        <w:rPr>
          <w:rFonts w:ascii="宋体" w:hAnsi="宋体" w:hint="eastAsia"/>
        </w:rPr>
        <w:t>Ising</w:t>
      </w:r>
      <w:proofErr w:type="spellEnd"/>
      <w:r w:rsidR="00025711">
        <w:rPr>
          <w:rFonts w:ascii="宋体" w:hAnsi="宋体" w:hint="eastAsia"/>
        </w:rPr>
        <w:t>-</w:t>
      </w:r>
      <w:r>
        <w:rPr>
          <w:rFonts w:ascii="宋体" w:hAnsi="宋体" w:hint="eastAsia"/>
        </w:rPr>
        <w:t>XY</w:t>
      </w:r>
      <w:r w:rsidR="00025711">
        <w:rPr>
          <w:rFonts w:ascii="宋体" w:hAnsi="宋体" w:hint="eastAsia"/>
        </w:rPr>
        <w:t>耦合</w:t>
      </w:r>
      <w:r>
        <w:rPr>
          <w:rFonts w:ascii="宋体" w:hAnsi="宋体" w:hint="eastAsia"/>
        </w:rPr>
        <w:t>模型；在</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&gt;0 </m:t>
        </m:r>
      </m:oMath>
      <w:r>
        <w:rPr>
          <w:rFonts w:ascii="宋体" w:hAnsi="宋体" w:hint="eastAsia"/>
        </w:rPr>
        <w:t>的各向异性下，系统成为各向异性</w:t>
      </w:r>
      <w:proofErr w:type="spellStart"/>
      <w:r w:rsidR="00025711">
        <w:rPr>
          <w:rFonts w:ascii="宋体" w:hAnsi="宋体" w:hint="eastAsia"/>
        </w:rPr>
        <w:t>Ising</w:t>
      </w:r>
      <w:proofErr w:type="spellEnd"/>
      <w:r w:rsidR="00025711">
        <w:rPr>
          <w:rFonts w:ascii="宋体" w:hAnsi="宋体" w:hint="eastAsia"/>
        </w:rPr>
        <w:t>-</w:t>
      </w:r>
      <w:r>
        <w:rPr>
          <w:rFonts w:ascii="宋体" w:hAnsi="宋体" w:hint="eastAsia"/>
        </w:rPr>
        <w:t>XY</w:t>
      </w:r>
      <w:r w:rsidR="00025711">
        <w:rPr>
          <w:rFonts w:ascii="宋体" w:hAnsi="宋体" w:hint="eastAsia"/>
        </w:rPr>
        <w:t>耦合</w:t>
      </w:r>
      <w:r>
        <w:rPr>
          <w:rFonts w:ascii="宋体" w:hAnsi="宋体" w:hint="eastAsia"/>
        </w:rPr>
        <w:t>模型</w:t>
      </w:r>
      <w:r>
        <w:t>。</w:t>
      </w:r>
      <w:r>
        <w:rPr>
          <w:rFonts w:hint="eastAsia"/>
        </w:rPr>
        <w:t>以上三种情况</w:t>
      </w:r>
      <w:proofErr w:type="gramStart"/>
      <w:r>
        <w:rPr>
          <w:rFonts w:hint="eastAsia"/>
        </w:rPr>
        <w:t>下</w:t>
      </w:r>
      <w:r w:rsidR="00172E53">
        <w:rPr>
          <w:rFonts w:hint="eastAsia"/>
        </w:rPr>
        <w:t>关于</w:t>
      </w:r>
      <w:proofErr w:type="spellStart"/>
      <w:proofErr w:type="gramEnd"/>
      <w:r w:rsidR="00172E53">
        <w:rPr>
          <w:rFonts w:hint="eastAsia"/>
        </w:rPr>
        <w:t>Ising</w:t>
      </w:r>
      <w:proofErr w:type="spellEnd"/>
      <w:r w:rsidR="00172E53">
        <w:rPr>
          <w:rFonts w:hint="eastAsia"/>
        </w:rPr>
        <w:t>-XY</w:t>
      </w:r>
      <w:r w:rsidR="00172E53">
        <w:rPr>
          <w:rFonts w:hint="eastAsia"/>
        </w:rPr>
        <w:t>模型的</w:t>
      </w:r>
      <w:r>
        <w:rPr>
          <w:rFonts w:hint="eastAsia"/>
        </w:rPr>
        <w:t>哈密顿量都可简化如下：</w:t>
      </w:r>
    </w:p>
    <w:p w:rsidR="00F041A5" w:rsidRDefault="00000000">
      <w:pPr>
        <w:pStyle w:val="mathAndNum"/>
        <w:tabs>
          <w:tab w:val="clear" w:pos="9120"/>
          <w:tab w:val="right" w:pos="9071"/>
        </w:tabs>
        <w:ind w:firstLine="480"/>
        <w:rPr>
          <w:iCs/>
        </w:rPr>
      </w:pPr>
      <w:r>
        <w:rPr>
          <w:rFonts w:cs="宋体"/>
          <w:iCs/>
        </w:rPr>
        <w:tab/>
      </w:r>
      <m:oMath>
        <m:sSub>
          <m:sSubPr>
            <m:ctrlPr>
              <w:rPr>
                <w:rFonts w:ascii="Cambria Math" w:hAnsi="Cambria Math"/>
                <w:iC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m:t>
        </m:r>
        <m:r>
          <w:rPr>
            <w:rFonts w:ascii="Cambria Math" w:hAnsi="Cambria Math"/>
          </w:rPr>
          <m:t>J</m:t>
        </m:r>
        <m:nary>
          <m:naryPr>
            <m:chr m:val="∑"/>
            <m:supHide m:val="1"/>
            <m:ctrlPr>
              <w:rPr>
                <w:rFonts w:ascii="Cambria Math" w:hAnsi="Cambria Math"/>
                <w:iCs/>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j</m:t>
                    </m:r>
                  </m:sub>
                </m:sSub>
              </m:e>
            </m:d>
            <m:r>
              <w:rPr>
                <w:rFonts w:ascii="Cambria Math" w:hAnsi="Cambria Math"/>
              </w:rPr>
              <m:t>cos</m:t>
            </m:r>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j</m:t>
                </m:r>
              </m:sub>
            </m:sSub>
            <m:r>
              <m:rPr>
                <m:sty m:val="p"/>
              </m:rPr>
              <w:rPr>
                <w:rFonts w:ascii="Cambria Math" w:hAnsi="Cambria Math"/>
              </w:rPr>
              <m:t>)</m:t>
            </m:r>
          </m:e>
        </m:nary>
      </m:oMath>
      <w:r>
        <w:rPr>
          <w:rFonts w:cs="宋体"/>
          <w:iCs/>
        </w:rPr>
        <w:tab/>
      </w:r>
      <w:r>
        <w:t>(3)</w:t>
      </w:r>
    </w:p>
    <w:p w:rsidR="00F041A5" w:rsidRDefault="00000000">
      <w:pPr>
        <w:pStyle w:val="mathAndNum"/>
        <w:tabs>
          <w:tab w:val="clear" w:pos="9120"/>
          <w:tab w:val="right" w:pos="9071"/>
        </w:tabs>
        <w:ind w:firstLine="480"/>
        <w:rPr>
          <w:iCs/>
        </w:rPr>
      </w:pPr>
      <w:r>
        <w:rPr>
          <w:iCs/>
        </w:rPr>
        <w:tab/>
      </w:r>
      <m:oMath>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r>
          <w:rPr>
            <w:rFonts w:ascii="Cambria Math" w:hAnsi="Cambria Math"/>
          </w:rPr>
          <m:t>J</m:t>
        </m:r>
        <m:nary>
          <m:naryPr>
            <m:chr m:val="∑"/>
            <m:supHide m:val="1"/>
            <m:ctrlPr>
              <w:rPr>
                <w:rFonts w:ascii="Cambria Math" w:hAnsi="Cambria Math"/>
                <w:iCs/>
              </w:rPr>
            </m:ctrlPr>
          </m:naryPr>
          <m:sub>
            <m:d>
              <m:dPr>
                <m:begChr m:val="⟨"/>
                <m:endChr m:val="⟩"/>
                <m:ctrlPr>
                  <w:rPr>
                    <w:rFonts w:ascii="Cambria Math" w:hAnsi="Cambria Math"/>
                    <w:iCs/>
                  </w:rPr>
                </m:ctrlPr>
              </m:dPr>
              <m:e>
                <m:r>
                  <w:rPr>
                    <w:rFonts w:ascii="Cambria Math" w:hAnsi="Cambria Math"/>
                  </w:rPr>
                  <m:t>i</m:t>
                </m:r>
                <m:r>
                  <m:rPr>
                    <m:sty m:val="p"/>
                  </m:rPr>
                  <w:rPr>
                    <w:rFonts w:ascii="Cambria Math" w:hAnsi="Cambria Math"/>
                  </w:rPr>
                  <m:t>,</m:t>
                </m:r>
                <m:r>
                  <w:rPr>
                    <w:rFonts w:ascii="Cambria Math" w:hAnsi="Cambria Math"/>
                  </w:rPr>
                  <m:t>j</m:t>
                </m:r>
              </m:e>
            </m:d>
          </m:sub>
          <m:sup/>
          <m:e>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eastAsia="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r>
              <w:rPr>
                <w:rFonts w:ascii="Cambria Math" w:hAnsi="Cambria Math"/>
              </w:rPr>
              <m:t>J</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eastAsia="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j</m:t>
                    </m:r>
                  </m:sub>
                </m:sSub>
                <m:r>
                  <m:rPr>
                    <m:sty m:val="p"/>
                  </m:rPr>
                  <w:rPr>
                    <w:rFonts w:ascii="Cambria Math" w:hAnsi="Cambria Math"/>
                  </w:rPr>
                  <m:t>)</m:t>
                </m:r>
              </m:e>
            </m:func>
          </m:e>
        </m:nary>
      </m:oMath>
      <w:r>
        <w:rPr>
          <w:rFonts w:hAnsi="+mn-cs"/>
          <w:iCs/>
        </w:rPr>
        <w:tab/>
      </w:r>
      <w:r>
        <w:rPr>
          <w:rFonts w:hAnsi="+mn-cs"/>
        </w:rPr>
        <w:t>(4)</w:t>
      </w:r>
    </w:p>
    <w:p w:rsidR="00F041A5" w:rsidRDefault="00000000">
      <w:pPr>
        <w:pStyle w:val="mathAndNum"/>
        <w:ind w:firstLine="480"/>
        <w:rPr>
          <w:rFonts w:hAnsi="+mn-cs" w:hint="eastAsia"/>
        </w:rPr>
      </w:pPr>
      <m:oMathPara>
        <m:oMath>
          <m:sSub>
            <m:sSubPr>
              <m:ctrlPr>
                <w:rPr>
                  <w:rFonts w:ascii="Cambria Math" w:hAnsi="Cambria Math"/>
                  <w:iCs/>
                </w:rPr>
              </m:ctrlPr>
            </m:sSubPr>
            <m:e>
              <m:r>
                <w:rPr>
                  <w:rFonts w:ascii="Cambria Math" w:hAnsi="Cambria Math"/>
                </w:rPr>
                <m:t>H</m:t>
              </m:r>
            </m:e>
            <m:sub>
              <m:r>
                <m:rPr>
                  <m:sty m:val="p"/>
                </m:rPr>
                <w:rPr>
                  <w:rFonts w:ascii="Cambria Math" w:hAnsi="Cambria Math"/>
                </w:rPr>
                <m:t>3</m:t>
              </m:r>
            </m:sub>
          </m:sSub>
          <m:r>
            <m:rPr>
              <m:sty m:val="p"/>
            </m:rPr>
            <w:rPr>
              <w:rFonts w:ascii="Cambria Math" w:hAnsi="Cambria Math"/>
            </w:rPr>
            <m:t>=</m:t>
          </m:r>
          <m:nary>
            <m:naryPr>
              <m:chr m:val="∑"/>
              <m:supHide m:val="1"/>
              <m:ctrlPr>
                <w:rPr>
                  <w:rFonts w:ascii="Cambria Math" w:hAnsi="Cambria Math"/>
                  <w:iCs/>
                </w:rPr>
              </m:ctrlPr>
            </m:naryPr>
            <m:sub>
              <m:d>
                <m:dPr>
                  <m:begChr m:val="⟨"/>
                  <m:endChr m:val="⟩"/>
                  <m:ctrlPr>
                    <w:rPr>
                      <w:rFonts w:ascii="Cambria Math" w:hAnsi="Cambria Math"/>
                      <w:iCs/>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β</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x</m:t>
                      </m:r>
                    </m:e>
                  </m:acc>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x</m:t>
                              </m:r>
                            </m:e>
                          </m:acc>
                        </m:sub>
                      </m:sSub>
                    </m:e>
                  </m:d>
                </m:e>
              </m:func>
            </m:e>
          </m:nary>
        </m:oMath>
      </m:oMathPara>
    </w:p>
    <w:p w:rsidR="00F041A5" w:rsidRDefault="00000000">
      <w:pPr>
        <w:pStyle w:val="mathAndNum"/>
        <w:tabs>
          <w:tab w:val="clear" w:pos="9120"/>
          <w:tab w:val="right" w:pos="9071"/>
        </w:tabs>
        <w:ind w:firstLine="480"/>
      </w:pPr>
      <w:r>
        <w:rPr>
          <w:rFonts w:hAnsi="+mn-cs"/>
        </w:rPr>
        <w:tab/>
      </w:r>
      <m:oMath>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e>
            </m:d>
          </m:e>
        </m:func>
      </m:oMath>
      <w:r>
        <w:rPr>
          <w:rFonts w:hAnsi="+mn-cs"/>
          <w:iCs/>
        </w:rPr>
        <w:tab/>
      </w:r>
      <w:r>
        <w:rPr>
          <w:rFonts w:eastAsia="黑体" w:hint="eastAsia"/>
        </w:rPr>
        <w:t>(</w:t>
      </w:r>
      <w:r>
        <w:rPr>
          <w:rFonts w:eastAsia="黑体"/>
        </w:rPr>
        <w:t>5)</w:t>
      </w:r>
    </w:p>
    <w:p w:rsidR="00F041A5" w:rsidRDefault="00000000" w:rsidP="00797BDB">
      <w:pPr>
        <w:pStyle w:val="3"/>
      </w:pPr>
      <w:bookmarkStart w:id="85" w:name="_Toc126178600"/>
      <w:bookmarkStart w:id="86" w:name="_Toc128817027"/>
      <w:r>
        <w:t xml:space="preserve">3.2.2  </w:t>
      </w:r>
      <w:r>
        <w:rPr>
          <w:rFonts w:hint="eastAsia"/>
        </w:rPr>
        <w:t>算法</w:t>
      </w:r>
      <w:bookmarkEnd w:id="85"/>
      <w:bookmarkEnd w:id="86"/>
      <w:r>
        <w:t xml:space="preserve"> </w:t>
      </w:r>
    </w:p>
    <w:p w:rsidR="00F041A5" w:rsidRDefault="00000000">
      <w:pPr>
        <w:ind w:firstLine="480"/>
      </w:pPr>
      <w:r>
        <w:rPr>
          <w:rFonts w:hint="eastAsia"/>
        </w:rPr>
        <w:t>Metropolis</w:t>
      </w:r>
      <w:r>
        <w:rPr>
          <w:rFonts w:hint="eastAsia"/>
        </w:rPr>
        <w:t>算法：最简单的模拟</w:t>
      </w:r>
      <w:r>
        <w:rPr>
          <w:rFonts w:hint="eastAsia"/>
        </w:rPr>
        <w:t>Metropolis</w:t>
      </w:r>
      <w:r>
        <w:rPr>
          <w:rFonts w:hint="eastAsia"/>
        </w:rPr>
        <w:t>算法如下。一个蒙特卡洛迭代步骤给所有的</w:t>
      </w:r>
      <w:proofErr w:type="spellStart"/>
      <w:r>
        <w:rPr>
          <w:rFonts w:hint="eastAsia"/>
        </w:rPr>
        <w:t>Ising</w:t>
      </w:r>
      <w:proofErr w:type="spellEnd"/>
      <w:r>
        <w:rPr>
          <w:rFonts w:hint="eastAsia"/>
        </w:rPr>
        <w:t>和</w:t>
      </w:r>
      <w:r>
        <w:rPr>
          <w:rFonts w:hint="eastAsia"/>
        </w:rPr>
        <w:t>XY</w:t>
      </w:r>
      <w:r>
        <w:rPr>
          <w:rFonts w:hint="eastAsia"/>
        </w:rPr>
        <w:t>自旋一次更新的机会，如图</w:t>
      </w:r>
      <w:r>
        <w:rPr>
          <w:rFonts w:hint="eastAsia"/>
        </w:rPr>
        <w:t>1</w:t>
      </w:r>
      <w:r>
        <w:rPr>
          <w:rFonts w:hint="eastAsia"/>
        </w:rPr>
        <w:t>所示。当更新</w:t>
      </w:r>
      <w:proofErr w:type="spellStart"/>
      <w:r>
        <w:rPr>
          <w:rFonts w:hint="eastAsia"/>
        </w:rPr>
        <w:t>Ising</w:t>
      </w:r>
      <w:proofErr w:type="spellEnd"/>
      <w:r>
        <w:rPr>
          <w:rFonts w:hint="eastAsia"/>
        </w:rPr>
        <w:t>自旋值时，</w:t>
      </w:r>
      <w:r>
        <w:rPr>
          <w:rFonts w:hint="eastAsia"/>
        </w:rPr>
        <w:t>XY</w:t>
      </w:r>
      <w:r>
        <w:rPr>
          <w:rFonts w:hint="eastAsia"/>
        </w:rPr>
        <w:t>自旋的相互作用可以被看作是一个伊辛自旋的耦合系数，即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e>
        </m:func>
      </m:oMath>
      <w:r>
        <w:rPr>
          <w:rFonts w:hint="eastAsia"/>
        </w:rPr>
        <w:t>。一个简单的方法去模拟</w:t>
      </w:r>
      <w:r>
        <w:rPr>
          <w:rFonts w:hint="eastAsia"/>
        </w:rPr>
        <w:t>XY</w:t>
      </w:r>
      <w:r>
        <w:rPr>
          <w:rFonts w:hint="eastAsia"/>
        </w:rPr>
        <w:t>模型是选择一个轴</w:t>
      </w:r>
      <m:oMath>
        <m:r>
          <w:rPr>
            <w:rFonts w:ascii="Cambria Math" w:hAnsi="Cambria Math" w:cs="Arial"/>
            <w:shd w:val="clear" w:color="auto" w:fill="FFFFFF"/>
          </w:rPr>
          <m:t>α</m:t>
        </m:r>
      </m:oMath>
      <w:r>
        <w:rPr>
          <w:rFonts w:hint="eastAsia"/>
        </w:rPr>
        <w:t>，让自旋</w:t>
      </w:r>
      <w:proofErr w:type="gramStart"/>
      <w:r>
        <w:rPr>
          <w:rFonts w:hint="eastAsia"/>
        </w:rPr>
        <w:t>以该轴为</w:t>
      </w:r>
      <w:proofErr w:type="gramEnd"/>
      <w:r>
        <w:rPr>
          <w:rFonts w:hint="eastAsia"/>
        </w:rPr>
        <w:t>对称轴翻转，</w:t>
      </w: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←2α-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hint="eastAsia"/>
        </w:rPr>
        <w:t>。伪代码如下。</w:t>
      </w:r>
    </w:p>
    <w:p w:rsidR="00F041A5" w:rsidRDefault="00F041A5" w:rsidP="00252042">
      <w:pPr>
        <w:ind w:firstLineChars="0" w:firstLine="0"/>
      </w:pPr>
    </w:p>
    <w:tbl>
      <w:tblPr>
        <w:tblW w:w="5000" w:type="pct"/>
        <w:tblLook w:val="04A0" w:firstRow="1" w:lastRow="0" w:firstColumn="1" w:lastColumn="0" w:noHBand="0" w:noVBand="1"/>
      </w:tblPr>
      <w:tblGrid>
        <w:gridCol w:w="317"/>
        <w:gridCol w:w="316"/>
        <w:gridCol w:w="468"/>
        <w:gridCol w:w="8186"/>
      </w:tblGrid>
      <w:tr w:rsidR="00F041A5">
        <w:trPr>
          <w:trHeight w:val="300"/>
        </w:trPr>
        <w:tc>
          <w:tcPr>
            <w:tcW w:w="5000" w:type="pct"/>
            <w:gridSpan w:val="4"/>
            <w:tcBorders>
              <w:top w:val="single" w:sz="12" w:space="0" w:color="auto"/>
              <w:left w:val="nil"/>
              <w:bottom w:val="single" w:sz="4" w:space="0" w:color="auto"/>
              <w:right w:val="nil"/>
            </w:tcBorders>
            <w:shd w:val="clear" w:color="auto" w:fill="auto"/>
            <w:noWrap/>
          </w:tcPr>
          <w:p w:rsidR="00F041A5" w:rsidRDefault="00000000">
            <w:pPr>
              <w:ind w:firstLine="440"/>
              <w:rPr>
                <w:rFonts w:ascii="Palatino Linotype" w:eastAsia="等线" w:hAnsi="Palatino Linotype"/>
                <w:b/>
                <w:color w:val="000000"/>
                <w:sz w:val="22"/>
              </w:rPr>
            </w:pPr>
            <w:r>
              <w:rPr>
                <w:rFonts w:ascii="Palatino Linotype" w:eastAsia="等线" w:hAnsi="Palatino Linotype"/>
                <w:b/>
                <w:color w:val="000000"/>
                <w:sz w:val="22"/>
              </w:rPr>
              <w:t xml:space="preserve">Algorithm 2  </w:t>
            </w:r>
          </w:p>
        </w:tc>
      </w:tr>
      <w:tr w:rsidR="00F041A5">
        <w:trPr>
          <w:trHeight w:val="285"/>
        </w:trPr>
        <w:tc>
          <w:tcPr>
            <w:tcW w:w="5000" w:type="pct"/>
            <w:gridSpan w:val="4"/>
            <w:tcBorders>
              <w:top w:val="single" w:sz="4" w:space="0" w:color="auto"/>
              <w:left w:val="nil"/>
              <w:right w:val="nil"/>
            </w:tcBorders>
            <w:shd w:val="clear" w:color="auto" w:fill="auto"/>
            <w:noWrap/>
          </w:tcPr>
          <w:p w:rsidR="00F041A5" w:rsidRDefault="00000000">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rsidR="00F041A5" w:rsidRDefault="00000000">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For </w:t>
            </w:r>
            <m:oMath>
              <m:r>
                <w:rPr>
                  <w:rFonts w:ascii="Cambria Math" w:eastAsia="等线" w:hAnsi="Cambria Math"/>
                  <w:color w:val="000000"/>
                  <w:szCs w:val="21"/>
                </w:rPr>
                <m:t>i=1→N do</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k←N*rand()+1,α←π*rand()</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←2α-</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,∆E←E</m:t>
                </m:r>
                <m:d>
                  <m:dPr>
                    <m:ctrlPr>
                      <w:rPr>
                        <w:rFonts w:ascii="Cambria Math" w:eastAsia="等线" w:hAnsi="Cambria Math"/>
                        <w:i/>
                        <w:color w:val="000000"/>
                        <w:szCs w:val="21"/>
                      </w:rPr>
                    </m:ctrlPr>
                  </m:dPr>
                  <m:e>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e>
                </m:d>
                <m:r>
                  <w:rPr>
                    <w:rFonts w:ascii="Cambria Math" w:eastAsia="等线" w:hAnsi="Cambria Math"/>
                    <w:color w:val="000000"/>
                    <w:szCs w:val="21"/>
                  </w:rPr>
                  <m:t>-E(</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Pacc←</m:t>
                </m:r>
                <m:r>
                  <m:rPr>
                    <m:sty m:val="p"/>
                  </m:rPr>
                  <w:rPr>
                    <w:rFonts w:ascii="Cambria Math" w:eastAsia="等线" w:hAnsi="Cambria Math"/>
                    <w:color w:val="000000"/>
                    <w:szCs w:val="21"/>
                  </w:rPr>
                  <m:t>min⁡</m:t>
                </m:r>
                <m:r>
                  <w:rPr>
                    <w:rFonts w:ascii="Cambria Math" w:eastAsia="等线" w:hAnsi="Cambria Math"/>
                    <w:color w:val="000000"/>
                    <w:szCs w:val="21"/>
                  </w:rPr>
                  <m:t>{1,-</m:t>
                </m:r>
                <m:f>
                  <m:fPr>
                    <m:ctrlPr>
                      <w:rPr>
                        <w:rFonts w:ascii="Cambria Math" w:eastAsia="等线" w:hAnsi="Cambria Math"/>
                        <w:i/>
                        <w:color w:val="000000"/>
                        <w:szCs w:val="21"/>
                      </w:rPr>
                    </m:ctrlPr>
                  </m:fPr>
                  <m:num>
                    <m:r>
                      <w:rPr>
                        <w:rFonts w:ascii="Cambria Math" w:eastAsia="等线" w:hAnsi="Cambria Math"/>
                        <w:color w:val="000000"/>
                        <w:szCs w:val="21"/>
                      </w:rPr>
                      <m:t>∆E</m:t>
                    </m:r>
                  </m:num>
                  <m:den>
                    <m:r>
                      <w:rPr>
                        <w:rFonts w:ascii="Cambria Math" w:eastAsia="等线" w:hAnsi="Cambria Math"/>
                        <w:color w:val="000000"/>
                        <w:szCs w:val="21"/>
                      </w:rPr>
                      <m:t>kT</m:t>
                    </m:r>
                  </m:den>
                </m:f>
                <m:r>
                  <w:rPr>
                    <w:rFonts w:ascii="Cambria Math" w:eastAsia="等线" w:hAnsi="Cambria Math"/>
                    <w:color w:val="000000"/>
                    <w:szCs w:val="21"/>
                  </w:rPr>
                  <m:t>)}</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If </w:t>
            </w:r>
            <m:oMath>
              <m:r>
                <w:rPr>
                  <w:rFonts w:ascii="Cambria Math" w:eastAsia="等线" w:hAnsi="Cambria Math"/>
                  <w:color w:val="000000"/>
                  <w:szCs w:val="21"/>
                </w:rPr>
                <m:t>rand()≤Pacc</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then</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 xml:space="preserve">← </m:t>
                </m:r>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宋体" w:hAnsi="宋体" w:hint="eastAsia"/>
                <w:szCs w:val="28"/>
              </w:rPr>
              <w:t>更新伊辛的旋转方式与2-10号</w:t>
            </w:r>
            <w:proofErr w:type="gramStart"/>
            <w:r>
              <w:rPr>
                <w:rFonts w:ascii="宋体" w:hAnsi="宋体" w:hint="eastAsia"/>
                <w:szCs w:val="28"/>
              </w:rPr>
              <w:t>线类似</w:t>
            </w:r>
            <w:proofErr w:type="gramEnd"/>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k</m:t>
                    </m:r>
                  </m:sub>
                </m:sSub>
              </m:oMath>
            </m:oMathPara>
          </w:p>
        </w:tc>
      </w:tr>
      <w:tr w:rsidR="00F041A5">
        <w:trPr>
          <w:trHeight w:val="285"/>
        </w:trPr>
        <w:tc>
          <w:tcPr>
            <w:tcW w:w="5000" w:type="pct"/>
            <w:gridSpan w:val="4"/>
            <w:tcBorders>
              <w:top w:val="nil"/>
              <w:left w:val="nil"/>
              <w:bottom w:val="single" w:sz="12" w:space="0" w:color="auto"/>
              <w:right w:val="nil"/>
            </w:tcBorders>
            <w:shd w:val="clear" w:color="auto" w:fill="auto"/>
            <w:noWrap/>
          </w:tcPr>
          <w:p w:rsidR="00F041A5" w:rsidRDefault="00000000">
            <w:pPr>
              <w:pStyle w:val="afa"/>
              <w:numPr>
                <w:ilvl w:val="0"/>
                <w:numId w:val="5"/>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rsidR="00F041A5" w:rsidRDefault="00000000">
      <w:pPr>
        <w:ind w:firstLine="480"/>
      </w:pPr>
      <w:r>
        <w:rPr>
          <w:rFonts w:hint="eastAsia"/>
        </w:rPr>
        <w:t>W</w:t>
      </w:r>
      <w:r>
        <w:t>o</w:t>
      </w:r>
      <w:r>
        <w:rPr>
          <w:rFonts w:hint="eastAsia"/>
        </w:rPr>
        <w:t>lff</w:t>
      </w:r>
      <w:r>
        <w:rPr>
          <w:rFonts w:hint="eastAsia"/>
        </w:rPr>
        <w:t>算法</w:t>
      </w:r>
      <w:r>
        <w:rPr>
          <w:rFonts w:hint="eastAsia"/>
          <w:b/>
          <w:bCs/>
        </w:rPr>
        <w:t>：</w:t>
      </w:r>
      <w:r>
        <w:rPr>
          <w:rFonts w:hint="eastAsia"/>
        </w:rPr>
        <w:t>通常情况下，集群更新算法对于纯</w:t>
      </w:r>
      <w:r>
        <w:rPr>
          <w:rFonts w:hint="eastAsia"/>
        </w:rPr>
        <w:t>XY</w:t>
      </w:r>
      <w:r>
        <w:rPr>
          <w:rFonts w:hint="eastAsia"/>
        </w:rPr>
        <w:t>模型需要将自旋矢量分解为两个不同的相互垂直的分量，即</w:t>
      </w:r>
      <m:oMath>
        <m:acc>
          <m:accPr>
            <m:chr m:val="⃗"/>
            <m:ctrlPr>
              <w:rPr>
                <w:rFonts w:ascii="Cambria Math" w:hAnsi="Cambria Math"/>
                <w:i/>
              </w:rPr>
            </m:ctrlPr>
          </m:accPr>
          <m:e>
            <m:r>
              <w:rPr>
                <w:rFonts w:ascii="Cambria Math" w:hAnsi="Cambria Math"/>
              </w:rPr>
              <m:t>S</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acc>
          <m:accPr>
            <m:chr m:val="⃗"/>
            <m:ctrlPr>
              <w:rPr>
                <w:rFonts w:ascii="Cambria Math" w:hAnsi="Cambria Math"/>
                <w:i/>
              </w:rPr>
            </m:ctrlPr>
          </m:accPr>
          <m:e>
            <m:r>
              <w:rPr>
                <w:rFonts w:ascii="Cambria Math" w:hAnsi="Cambria Math"/>
              </w:rPr>
              <m:t>i</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y</m:t>
            </m:r>
          </m:sub>
        </m:sSub>
        <m:acc>
          <m:accPr>
            <m:chr m:val="⃗"/>
            <m:ctrlPr>
              <w:rPr>
                <w:rFonts w:ascii="Cambria Math" w:hAnsi="Cambria Math"/>
                <w:i/>
              </w:rPr>
            </m:ctrlPr>
          </m:accPr>
          <m:e>
            <m:r>
              <w:rPr>
                <w:rFonts w:ascii="Cambria Math" w:hAnsi="Cambria Math"/>
              </w:rPr>
              <m:t>j</m:t>
            </m:r>
          </m:e>
        </m:acc>
      </m:oMath>
      <w:r>
        <w:t xml:space="preserve">, </w:t>
      </w:r>
      <w:r>
        <w:rPr>
          <w:rFonts w:hint="eastAsia"/>
        </w:rPr>
        <w:t>此时</w:t>
      </w:r>
      <m:oMath>
        <m:sSub>
          <m:sSubPr>
            <m:ctrlPr>
              <w:rPr>
                <w:rFonts w:ascii="Cambria Math" w:hAnsi="Cambria Math"/>
                <w:i/>
              </w:rPr>
            </m:ctrlPr>
          </m:sSubPr>
          <m:e>
            <m:r>
              <w:rPr>
                <w:rFonts w:ascii="Cambria Math" w:hAnsi="Cambria Math"/>
              </w:rPr>
              <m:t>H</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xx</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yy</m:t>
            </m:r>
          </m:sub>
        </m:sSub>
      </m:oMath>
      <w:r>
        <w:rPr>
          <w:rFonts w:hint="eastAsia"/>
        </w:rPr>
        <w:t>，然后再分别更新</w:t>
      </w:r>
      <m:oMath>
        <m:sSub>
          <m:sSubPr>
            <m:ctrlPr>
              <w:rPr>
                <w:rFonts w:ascii="Cambria Math" w:hAnsi="Cambria Math"/>
                <w:i/>
              </w:rPr>
            </m:ctrlPr>
          </m:sSubPr>
          <m:e>
            <m:r>
              <w:rPr>
                <w:rFonts w:ascii="Cambria Math" w:hAnsi="Cambria Math"/>
              </w:rPr>
              <m:t>H</m:t>
            </m:r>
          </m:e>
          <m:sub>
            <m:r>
              <w:rPr>
                <w:rFonts w:ascii="Cambria Math" w:hAnsi="Cambria Math"/>
              </w:rPr>
              <m:t>xx</m:t>
            </m:r>
          </m:sub>
        </m:sSub>
      </m:oMath>
      <w:r>
        <w:rPr>
          <w:rFonts w:hint="eastAsia"/>
        </w:rPr>
        <w:t>和</w:t>
      </w:r>
      <m:oMath>
        <m:sSub>
          <m:sSubPr>
            <m:ctrlPr>
              <w:rPr>
                <w:rFonts w:ascii="Cambria Math" w:hAnsi="Cambria Math"/>
                <w:i/>
              </w:rPr>
            </m:ctrlPr>
          </m:sSubPr>
          <m:e>
            <m:r>
              <w:rPr>
                <w:rFonts w:ascii="Cambria Math" w:hAnsi="Cambria Math"/>
              </w:rPr>
              <m:t xml:space="preserve"> H</m:t>
            </m:r>
          </m:e>
          <m:sub>
            <m:r>
              <w:rPr>
                <w:rFonts w:ascii="Cambria Math" w:hAnsi="Cambria Math"/>
              </w:rPr>
              <m:t>yy</m:t>
            </m:r>
          </m:sub>
        </m:sSub>
      </m:oMath>
      <w:r>
        <w:rPr>
          <w:rFonts w:hint="eastAsia"/>
        </w:rPr>
        <w:t>。</w:t>
      </w:r>
      <w:r w:rsidR="00172E53">
        <w:rPr>
          <w:rFonts w:hint="eastAsia"/>
        </w:rPr>
        <w:t>与更新</w:t>
      </w:r>
      <w:proofErr w:type="spellStart"/>
      <w:r w:rsidR="00172E53">
        <w:rPr>
          <w:rFonts w:hint="eastAsia"/>
        </w:rPr>
        <w:t>Ising</w:t>
      </w:r>
      <w:proofErr w:type="spellEnd"/>
      <w:r w:rsidR="00172E53">
        <w:rPr>
          <w:rFonts w:hint="eastAsia"/>
        </w:rPr>
        <w:t>自旋相同，当更新</w:t>
      </w:r>
      <w:r w:rsidR="00172E53">
        <w:rPr>
          <w:rFonts w:hint="eastAsia"/>
        </w:rPr>
        <w:t>XY</w:t>
      </w:r>
      <w:r w:rsidR="00172E53">
        <w:rPr>
          <w:rFonts w:hint="eastAsia"/>
        </w:rPr>
        <w:t>自旋值时，</w:t>
      </w:r>
      <w:proofErr w:type="spellStart"/>
      <w:r w:rsidR="00172E53">
        <w:rPr>
          <w:rFonts w:hint="eastAsia"/>
        </w:rPr>
        <w:t>Ising</w:t>
      </w:r>
      <w:proofErr w:type="spellEnd"/>
      <w:r w:rsidR="00172E53">
        <w:rPr>
          <w:rFonts w:hint="eastAsia"/>
        </w:rPr>
        <w:t>自旋的相互作用可以被看作是一个</w:t>
      </w:r>
      <w:r w:rsidR="00172E53">
        <w:rPr>
          <w:rFonts w:hint="eastAsia"/>
        </w:rPr>
        <w:t>XY</w:t>
      </w:r>
      <w:r w:rsidR="00172E53">
        <w:rPr>
          <w:rFonts w:hint="eastAsia"/>
        </w:rPr>
        <w:t>自旋的耦合系数。</w:t>
      </w:r>
    </w:p>
    <w:p w:rsidR="00F041A5" w:rsidRDefault="00000000">
      <w:pPr>
        <w:ind w:firstLine="480"/>
      </w:pPr>
      <w:r>
        <w:rPr>
          <w:rFonts w:hint="eastAsia"/>
        </w:rPr>
        <w:t>在</w:t>
      </w:r>
      <w:r w:rsidR="008E57EA">
        <w:rPr>
          <w:rFonts w:hint="eastAsia"/>
        </w:rPr>
        <w:t>大量参考文献</w:t>
      </w:r>
      <w:r>
        <w:rPr>
          <w:rFonts w:hint="eastAsia"/>
        </w:rPr>
        <w:t>中，点</w:t>
      </w:r>
      <m:oMath>
        <m:r>
          <w:rPr>
            <w:rFonts w:ascii="Cambria Math" w:hAnsi="Cambria Math"/>
          </w:rPr>
          <m:t xml:space="preserve"> i , j </m:t>
        </m:r>
      </m:oMath>
      <w:r>
        <w:rPr>
          <w:rFonts w:hint="eastAsia"/>
        </w:rPr>
        <w:t>形成集群的概率为</w:t>
      </w:r>
    </w:p>
    <w:p w:rsidR="00172E53" w:rsidRDefault="00000000" w:rsidP="00172E53">
      <w:pPr>
        <w:pStyle w:val="mathAndNum"/>
        <w:tabs>
          <w:tab w:val="clear" w:pos="9120"/>
          <w:tab w:val="right" w:pos="9071"/>
        </w:tabs>
        <w:ind w:firstLine="480"/>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xx</m:t>
                    </m:r>
                  </m:sub>
                </m:sSub>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sup>
        </m:sSup>
        <m:r>
          <m:rPr>
            <m:sty m:val="p"/>
          </m:rPr>
          <w:rPr>
            <w:rFonts w:ascii="Cambria Math" w:hAnsi="Cambria Math"/>
          </w:rPr>
          <m:t>}</m:t>
        </m:r>
      </m:oMath>
      <w:r>
        <w:rPr>
          <w:rFonts w:ascii="宋体" w:hAnsi="宋体"/>
        </w:rPr>
        <w:tab/>
      </w:r>
      <w:r>
        <w:t>(6)</w:t>
      </w:r>
    </w:p>
    <w:p w:rsidR="00F041A5" w:rsidRPr="00172E53" w:rsidRDefault="00000000" w:rsidP="00172E53">
      <w:pPr>
        <w:pStyle w:val="mathAndNum"/>
        <w:tabs>
          <w:tab w:val="clear" w:pos="9120"/>
          <w:tab w:val="right" w:pos="9071"/>
        </w:tabs>
        <w:ind w:firstLine="480"/>
        <w:rPr>
          <w:rFonts w:ascii="宋体" w:hAnsi="宋体"/>
        </w:rPr>
      </w:pPr>
      <w:r>
        <w:rPr>
          <w:rFonts w:ascii="宋体" w:hAnsi="宋体" w:hint="eastAsia"/>
          <w:szCs w:val="28"/>
        </w:rPr>
        <w:t>这里，我们给出了一个更普遍的表达式</w:t>
      </w:r>
    </w:p>
    <w:p w:rsidR="00172E53" w:rsidRDefault="00000000" w:rsidP="00172E53">
      <w:pPr>
        <w:pStyle w:val="mathAndNum"/>
        <w:tabs>
          <w:tab w:val="clear" w:pos="9120"/>
          <w:tab w:val="right" w:pos="9071"/>
        </w:tabs>
        <w:spacing w:line="240" w:lineRule="atLeast"/>
        <w:ind w:firstLine="480"/>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=1-min⁡{1,exp⁡[</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r>
          <m:rPr>
            <m:sty m:val="p"/>
          </m:rPr>
          <w:rPr>
            <w:rFonts w:ascii="Cambria Math" w:hAnsi="Cambria Math"/>
          </w:rPr>
          <m:t>]}</m:t>
        </m:r>
      </m:oMath>
      <w:r>
        <w:rPr>
          <w:rFonts w:ascii="宋体" w:hAnsi="宋体"/>
        </w:rPr>
        <w:tab/>
      </w:r>
      <w:r>
        <w:t>(7)</w:t>
      </w:r>
    </w:p>
    <w:p w:rsidR="00F041A5" w:rsidRPr="00172E53" w:rsidRDefault="00000000" w:rsidP="00172E53">
      <w:pPr>
        <w:pStyle w:val="mathAndNum"/>
        <w:tabs>
          <w:tab w:val="clear" w:pos="9120"/>
          <w:tab w:val="right" w:pos="9071"/>
        </w:tabs>
        <w:spacing w:line="240" w:lineRule="atLeast"/>
        <w:ind w:firstLine="480"/>
        <w:rPr>
          <w:rFonts w:ascii="宋体" w:hAnsi="宋体"/>
        </w:rPr>
      </w:pPr>
      <w:r>
        <w:rPr>
          <w:rFonts w:ascii="宋体" w:hAnsi="宋体" w:hint="eastAsia"/>
          <w:szCs w:val="28"/>
        </w:rPr>
        <w:t>其中</w:t>
      </w:r>
      <m:oMath>
        <m:r>
          <w:rPr>
            <w:rFonts w:ascii="Cambria Math" w:hAnsi="Cambria Math"/>
            <w:szCs w:val="28"/>
          </w:rPr>
          <m:t>E(</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k</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i</m:t>
            </m:r>
          </m:sub>
        </m:sSub>
        <m:r>
          <w:rPr>
            <w:rFonts w:ascii="Cambria Math" w:hAnsi="Cambria Math"/>
            <w:szCs w:val="28"/>
          </w:rPr>
          <m:t>)</m:t>
        </m:r>
      </m:oMath>
      <w:r>
        <w:rPr>
          <w:rFonts w:ascii="宋体" w:hAnsi="宋体" w:hint="eastAsia"/>
          <w:szCs w:val="28"/>
        </w:rPr>
        <w:t>是旧的键能，新的键能是</w:t>
      </w:r>
      <m:oMath>
        <m:r>
          <w:rPr>
            <w:rFonts w:ascii="Cambria Math" w:hAnsi="Cambria Math"/>
            <w:szCs w:val="28"/>
          </w:rPr>
          <m:t>E(</m:t>
        </m:r>
        <m:sSubSup>
          <m:sSubSupPr>
            <m:ctrlPr>
              <w:rPr>
                <w:rFonts w:ascii="Cambria Math" w:hAnsi="Cambria Math"/>
                <w:i/>
                <w:szCs w:val="28"/>
              </w:rPr>
            </m:ctrlPr>
          </m:sSubSupPr>
          <m:e>
            <m:r>
              <w:rPr>
                <w:rFonts w:ascii="Cambria Math" w:hAnsi="Cambria Math"/>
                <w:szCs w:val="28"/>
              </w:rPr>
              <m:t>θ</m:t>
            </m:r>
          </m:e>
          <m:sub>
            <m:r>
              <w:rPr>
                <w:rFonts w:ascii="Cambria Math" w:hAnsi="Cambria Math"/>
                <w:szCs w:val="28"/>
              </w:rPr>
              <m:t>k</m:t>
            </m:r>
          </m:sub>
          <m:sup>
            <m:r>
              <w:rPr>
                <w:rFonts w:ascii="Cambria Math" w:hAnsi="Cambria Math"/>
                <w:szCs w:val="28"/>
              </w:rPr>
              <m:t>*</m:t>
            </m:r>
          </m:sup>
        </m:sSubSup>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i</m:t>
            </m:r>
          </m:sub>
        </m:sSub>
        <m:r>
          <w:rPr>
            <w:rFonts w:ascii="Cambria Math" w:hAnsi="Cambria Math"/>
            <w:szCs w:val="28"/>
          </w:rPr>
          <m:t>)</m:t>
        </m:r>
      </m:oMath>
      <w:r>
        <w:rPr>
          <w:rFonts w:ascii="宋体" w:hAnsi="宋体" w:hint="eastAsia"/>
          <w:szCs w:val="28"/>
        </w:rPr>
        <w:t>。伪代码如下。</w:t>
      </w:r>
    </w:p>
    <w:p w:rsidR="00F041A5" w:rsidRDefault="00F041A5">
      <w:pPr>
        <w:ind w:firstLineChars="100" w:firstLine="240"/>
        <w:rPr>
          <w:rFonts w:ascii="宋体" w:hAnsi="宋体"/>
          <w:szCs w:val="28"/>
        </w:rPr>
      </w:pPr>
    </w:p>
    <w:tbl>
      <w:tblPr>
        <w:tblW w:w="5000" w:type="pct"/>
        <w:tblLook w:val="04A0" w:firstRow="1" w:lastRow="0" w:firstColumn="1" w:lastColumn="0" w:noHBand="0" w:noVBand="1"/>
      </w:tblPr>
      <w:tblGrid>
        <w:gridCol w:w="317"/>
        <w:gridCol w:w="316"/>
        <w:gridCol w:w="468"/>
        <w:gridCol w:w="567"/>
        <w:gridCol w:w="568"/>
        <w:gridCol w:w="7051"/>
      </w:tblGrid>
      <w:tr w:rsidR="00F041A5">
        <w:trPr>
          <w:trHeight w:val="300"/>
        </w:trPr>
        <w:tc>
          <w:tcPr>
            <w:tcW w:w="5000" w:type="pct"/>
            <w:gridSpan w:val="6"/>
            <w:tcBorders>
              <w:top w:val="single" w:sz="12" w:space="0" w:color="auto"/>
              <w:left w:val="nil"/>
              <w:bottom w:val="single" w:sz="4" w:space="0" w:color="auto"/>
              <w:right w:val="nil"/>
            </w:tcBorders>
            <w:shd w:val="clear" w:color="auto" w:fill="auto"/>
            <w:noWrap/>
          </w:tcPr>
          <w:p w:rsidR="00F041A5" w:rsidRDefault="00000000">
            <w:pPr>
              <w:ind w:firstLine="440"/>
              <w:rPr>
                <w:rFonts w:ascii="Palatino Linotype" w:eastAsia="等线" w:hAnsi="Palatino Linotype"/>
                <w:b/>
                <w:color w:val="000000"/>
                <w:sz w:val="22"/>
              </w:rPr>
            </w:pPr>
            <w:r>
              <w:rPr>
                <w:rFonts w:ascii="Palatino Linotype" w:eastAsia="等线" w:hAnsi="Palatino Linotype"/>
                <w:b/>
                <w:color w:val="000000"/>
                <w:sz w:val="22"/>
              </w:rPr>
              <w:t>Algorithm 3  Wolff</w:t>
            </w:r>
            <w:r>
              <w:rPr>
                <w:rFonts w:ascii="Palatino Linotype" w:eastAsia="等线" w:hAnsi="Palatino Linotype" w:hint="eastAsia"/>
                <w:b/>
                <w:color w:val="000000"/>
                <w:sz w:val="22"/>
              </w:rPr>
              <w:t>算法的一个</w:t>
            </w:r>
            <w:r>
              <w:rPr>
                <w:rFonts w:ascii="Palatino Linotype" w:eastAsia="等线" w:hAnsi="Palatino Linotype" w:hint="eastAsia"/>
                <w:b/>
                <w:color w:val="000000"/>
                <w:sz w:val="22"/>
              </w:rPr>
              <w:t>MC</w:t>
            </w:r>
            <w:r>
              <w:rPr>
                <w:rFonts w:ascii="Palatino Linotype" w:eastAsia="等线" w:hAnsi="Palatino Linotype" w:hint="eastAsia"/>
                <w:b/>
                <w:color w:val="000000"/>
                <w:sz w:val="22"/>
              </w:rPr>
              <w:t>步骤</w:t>
            </w:r>
          </w:p>
        </w:tc>
      </w:tr>
      <w:tr w:rsidR="00F041A5">
        <w:trPr>
          <w:trHeight w:val="285"/>
        </w:trPr>
        <w:tc>
          <w:tcPr>
            <w:tcW w:w="5000" w:type="pct"/>
            <w:gridSpan w:val="6"/>
            <w:tcBorders>
              <w:top w:val="single" w:sz="4" w:space="0" w:color="auto"/>
              <w:left w:val="nil"/>
              <w:right w:val="nil"/>
            </w:tcBorders>
            <w:shd w:val="clear" w:color="auto" w:fill="auto"/>
            <w:noWrap/>
          </w:tcPr>
          <w:p w:rsidR="00F041A5" w:rsidRDefault="00000000">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rsidR="00F041A5" w:rsidRDefault="00000000">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k←N*rand</m:t>
                </m:r>
                <m:d>
                  <m:dPr>
                    <m:ctrlPr>
                      <w:rPr>
                        <w:rFonts w:ascii="Cambria Math" w:eastAsia="等线" w:hAnsi="Cambria Math"/>
                        <w:i/>
                        <w:color w:val="000000"/>
                        <w:szCs w:val="21"/>
                      </w:rPr>
                    </m:ctrlPr>
                  </m:dPr>
                  <m:e/>
                </m:d>
                <m:r>
                  <w:rPr>
                    <w:rFonts w:ascii="Cambria Math" w:eastAsia="等线" w:hAnsi="Cambria Math"/>
                    <w:color w:val="000000"/>
                    <w:szCs w:val="21"/>
                  </w:rPr>
                  <m:t>+1,α←π*rand</m:t>
                </m:r>
                <m:d>
                  <m:dPr>
                    <m:ctrlPr>
                      <w:rPr>
                        <w:rFonts w:ascii="Cambria Math" w:eastAsia="等线" w:hAnsi="Cambria Math"/>
                        <w:i/>
                        <w:color w:val="000000"/>
                        <w:szCs w:val="21"/>
                      </w:rPr>
                    </m:ctrlPr>
                  </m:dPr>
                  <m:e/>
                </m:d>
                <m:r>
                  <w:rPr>
                    <w:rFonts w:ascii="Cambria Math" w:eastAsia="等线" w:hAnsi="Cambria Math"/>
                    <w:color w:val="000000"/>
                    <w:szCs w:val="21"/>
                  </w:rPr>
                  <m:t>,id=1</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←2α-</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1</m:t>
                    </m:r>
                  </m:e>
                </m:d>
                <m:r>
                  <w:rPr>
                    <w:rFonts w:ascii="Cambria Math" w:eastAsia="等线" w:hAnsi="Cambria Math"/>
                    <w:color w:val="000000"/>
                    <w:szCs w:val="21"/>
                  </w:rPr>
                  <m:t>←k</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hint="eastAsia"/>
                    <w:color w:val="000000"/>
                    <w:szCs w:val="21"/>
                  </w:rPr>
                  <m:t>w</m:t>
                </m:r>
                <m:r>
                  <w:rPr>
                    <w:rFonts w:ascii="Cambria Math" w:eastAsia="等线" w:hAnsi="Cambria Math"/>
                    <w:color w:val="000000"/>
                    <w:szCs w:val="21"/>
                  </w:rPr>
                  <m:t>hi</m:t>
                </m:r>
                <m:r>
                  <w:rPr>
                    <w:rFonts w:ascii="Cambria Math" w:eastAsia="等线" w:hAnsi="Cambria Math" w:hint="eastAsia"/>
                    <w:color w:val="000000"/>
                    <w:szCs w:val="21"/>
                  </w:rPr>
                  <m:t>le</m:t>
                </m:r>
                <m:r>
                  <w:rPr>
                    <w:rFonts w:ascii="Cambria Math" w:eastAsia="等线" w:hAnsi="Cambria Math"/>
                    <w:color w:val="000000"/>
                    <w:szCs w:val="21"/>
                  </w:rPr>
                  <m:t xml:space="preserve"> stack not null or id≥1 do</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k←stack[id]</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for i in all neighboring sites of site k do</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Case </w:t>
            </w:r>
            <w:r>
              <w:rPr>
                <w:rFonts w:ascii="Palatino Linotype" w:eastAsia="等线" w:hAnsi="Palatino Linotype" w:hint="eastAsia"/>
                <w:color w:val="000000"/>
                <w:szCs w:val="21"/>
              </w:rPr>
              <w:t>1</w:t>
            </w:r>
            <w:r>
              <w:rPr>
                <w:rFonts w:ascii="Palatino Linotype" w:eastAsia="等线" w:hAnsi="Palatino Linotype" w:hint="eastAsia"/>
                <w:color w:val="000000"/>
                <w:szCs w:val="21"/>
              </w:rPr>
              <w:t>：点</w:t>
            </w:r>
            <w:proofErr w:type="spellStart"/>
            <w:r>
              <w:rPr>
                <w:rFonts w:ascii="Palatino Linotype" w:eastAsia="等线" w:hAnsi="Palatino Linotype" w:hint="eastAsia"/>
                <w:color w:val="000000"/>
                <w:szCs w:val="21"/>
              </w:rPr>
              <w:t>i</w:t>
            </w:r>
            <w:proofErr w:type="spellEnd"/>
            <w:r>
              <w:rPr>
                <w:rFonts w:ascii="Palatino Linotype" w:eastAsia="等线" w:hAnsi="Palatino Linotype" w:hint="eastAsia"/>
                <w:color w:val="000000"/>
                <w:szCs w:val="21"/>
              </w:rPr>
              <w:t>没有被访问</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C</w:t>
            </w:r>
            <w:r>
              <w:rPr>
                <w:rFonts w:ascii="Palatino Linotype" w:eastAsia="等线" w:hAnsi="Palatino Linotype" w:hint="eastAsia"/>
                <w:color w:val="000000"/>
                <w:szCs w:val="21"/>
              </w:rPr>
              <w:t>ase</w:t>
            </w:r>
            <w:r>
              <w:rPr>
                <w:rFonts w:ascii="Palatino Linotype" w:eastAsia="等线" w:hAnsi="Palatino Linotype"/>
                <w:color w:val="000000"/>
                <w:szCs w:val="21"/>
              </w:rPr>
              <w:t xml:space="preserve"> </w:t>
            </w:r>
            <w:r>
              <w:rPr>
                <w:rFonts w:ascii="Palatino Linotype" w:eastAsia="等线" w:hAnsi="Palatino Linotype" w:hint="eastAsia"/>
                <w:color w:val="000000"/>
                <w:szCs w:val="21"/>
              </w:rPr>
              <w:t>2</w:t>
            </w:r>
            <w:r>
              <w:rPr>
                <w:rFonts w:ascii="Palatino Linotype" w:eastAsia="等线" w:hAnsi="Palatino Linotype" w:hint="eastAsia"/>
                <w:color w:val="000000"/>
                <w:szCs w:val="21"/>
              </w:rPr>
              <w:t>：</w:t>
            </w:r>
            <m:oMath>
              <m:r>
                <w:rPr>
                  <w:rFonts w:ascii="Cambria Math" w:eastAsia="等线" w:hAnsi="Cambria Math"/>
                  <w:color w:val="000000"/>
                  <w:szCs w:val="21"/>
                </w:rPr>
                <m:t>rand&lt;P(k,i)</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If case 1 and case 2 then</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Split </w:t>
            </w: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r>
                <w:rPr>
                  <w:rFonts w:ascii="Cambria Math" w:eastAsia="等线" w:hAnsi="Cambria Math"/>
                  <w:color w:val="000000"/>
                  <w:szCs w:val="21"/>
                </w:rPr>
                <m:t xml:space="preserve">← 2α- </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stack.push(i)</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id←id+1,stack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id</m:t>
                    </m:r>
                  </m:e>
                </m:d>
                <m:r>
                  <w:rPr>
                    <w:rFonts w:ascii="Cambria Math" w:eastAsia="等线" w:hAnsi="Cambria Math"/>
                    <w:color w:val="000000"/>
                    <w:szCs w:val="21"/>
                  </w:rPr>
                  <m:t>=i</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id←id-1</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while</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宋体" w:hAnsi="宋体" w:hint="eastAsia"/>
                <w:szCs w:val="28"/>
              </w:rPr>
              <w:t>更新伊辛自旋的方式与2-1</w:t>
            </w:r>
            <w:r>
              <w:rPr>
                <w:rFonts w:ascii="宋体" w:hAnsi="宋体"/>
                <w:szCs w:val="28"/>
              </w:rPr>
              <w:t>7</w:t>
            </w:r>
            <w:r>
              <w:rPr>
                <w:rFonts w:ascii="宋体" w:hAnsi="宋体" w:hint="eastAsia"/>
                <w:szCs w:val="28"/>
              </w:rPr>
              <w:t>号</w:t>
            </w:r>
            <w:proofErr w:type="gramStart"/>
            <w:r>
              <w:rPr>
                <w:rFonts w:ascii="宋体" w:hAnsi="宋体" w:hint="eastAsia"/>
                <w:szCs w:val="28"/>
              </w:rPr>
              <w:t>线类似</w:t>
            </w:r>
            <w:proofErr w:type="gramEnd"/>
          </w:p>
        </w:tc>
      </w:tr>
      <w:tr w:rsidR="00F041A5">
        <w:trPr>
          <w:trHeight w:val="285"/>
        </w:trPr>
        <w:tc>
          <w:tcPr>
            <w:tcW w:w="5000" w:type="pct"/>
            <w:gridSpan w:val="6"/>
            <w:tcBorders>
              <w:top w:val="nil"/>
              <w:left w:val="nil"/>
              <w:bottom w:val="single" w:sz="12" w:space="0" w:color="auto"/>
              <w:right w:val="nil"/>
            </w:tcBorders>
            <w:shd w:val="clear" w:color="auto" w:fill="auto"/>
            <w:noWrap/>
          </w:tcPr>
          <w:p w:rsidR="00F041A5" w:rsidRDefault="00000000">
            <w:pPr>
              <w:pStyle w:val="afa"/>
              <w:numPr>
                <w:ilvl w:val="0"/>
                <w:numId w:val="6"/>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rsidR="00F041A5" w:rsidRDefault="00000000" w:rsidP="00797BDB">
      <w:pPr>
        <w:pStyle w:val="3"/>
      </w:pPr>
      <w:bookmarkStart w:id="87" w:name="_Toc126178601"/>
      <w:bookmarkStart w:id="88" w:name="_Toc128817028"/>
      <w:r>
        <w:t>3.2.3</w:t>
      </w:r>
      <w:r>
        <w:rPr>
          <w:rFonts w:hint="eastAsia"/>
        </w:rPr>
        <w:t xml:space="preserve"> </w:t>
      </w:r>
      <w:r>
        <w:t xml:space="preserve"> </w:t>
      </w:r>
      <w:r>
        <w:rPr>
          <w:rFonts w:hint="eastAsia"/>
        </w:rPr>
        <w:t>物理量</w:t>
      </w:r>
      <w:bookmarkEnd w:id="87"/>
      <w:bookmarkEnd w:id="88"/>
    </w:p>
    <w:p w:rsidR="00F041A5" w:rsidRDefault="00000000">
      <w:pPr>
        <w:ind w:firstLine="480"/>
        <w:rPr>
          <w:color w:val="000000"/>
        </w:rPr>
      </w:pPr>
      <w:r>
        <w:t>采用</w:t>
      </w:r>
      <w:r>
        <w:t>Metropolis</w:t>
      </w:r>
      <w:r>
        <w:t>算法和</w:t>
      </w:r>
      <w:r>
        <w:rPr>
          <w:rFonts w:hint="eastAsia"/>
        </w:rPr>
        <w:t>Wolff</w:t>
      </w:r>
      <w:r>
        <w:t>算法对</w:t>
      </w:r>
      <w:r>
        <w:rPr>
          <w:rFonts w:hint="eastAsia"/>
        </w:rPr>
        <w:t>正方</w:t>
      </w:r>
      <w:r>
        <w:t>晶格上的</w:t>
      </w:r>
      <w:r>
        <w:t xml:space="preserve"> </w:t>
      </w:r>
      <w:proofErr w:type="spellStart"/>
      <w:r>
        <w:rPr>
          <w:rFonts w:hint="eastAsia"/>
        </w:rPr>
        <w:t>Ising</w:t>
      </w:r>
      <w:proofErr w:type="spellEnd"/>
      <w:r>
        <w:rPr>
          <w:rFonts w:hint="eastAsia"/>
        </w:rPr>
        <w:t>-</w:t>
      </w:r>
      <w:r>
        <w:t>XY</w:t>
      </w:r>
      <w:r>
        <w:t>模型进行蒙特卡洛模拟</w:t>
      </w:r>
      <w:r>
        <w:rPr>
          <w:rFonts w:hint="eastAsia"/>
        </w:rPr>
        <w:t>并取周期性边界条件</w:t>
      </w:r>
      <w:r>
        <w:t>。众所周知</w:t>
      </w:r>
      <w:r>
        <w:rPr>
          <w:rFonts w:hint="eastAsia"/>
        </w:rPr>
        <w:t>，</w:t>
      </w:r>
      <w:r>
        <w:t>模拟无法直接在热力学极限下</w:t>
      </w:r>
      <w:r>
        <w:t>(</w:t>
      </w:r>
      <w:r>
        <w:t>无限大尺寸</w:t>
      </w:r>
      <w:r>
        <w:t>)</w:t>
      </w:r>
      <w:r>
        <w:t>进行。因此，我们取有限大小的系统进行模拟，通过系统尺寸的变化和有限尺寸标度，我们可推断出系统在热力学极限下的行为。用</w:t>
      </w:r>
      <w:r>
        <w:rPr>
          <w:rFonts w:hint="eastAsia"/>
        </w:rPr>
        <w:t>L</w:t>
      </w:r>
      <w:r>
        <w:t>表示系统的线性尺寸，对于</w:t>
      </w:r>
      <w:r>
        <w:rPr>
          <w:rFonts w:hint="eastAsia"/>
        </w:rPr>
        <w:t>正方</w:t>
      </w:r>
      <w:r>
        <w:t>晶格而言，格点总数为</w:t>
      </w:r>
      <w:r>
        <w:t xml:space="preserve"> N=</w:t>
      </w:r>
      <w:proofErr w:type="spellStart"/>
      <w:r>
        <w:t>LxL</w:t>
      </w:r>
      <w:proofErr w:type="spellEnd"/>
      <w:r>
        <w:t>。接下来将</w:t>
      </w:r>
      <w:r>
        <w:rPr>
          <w:rFonts w:hint="eastAsia"/>
        </w:rPr>
        <w:t>利用上述哈密顿量</w:t>
      </w:r>
      <w:r>
        <w:t>定义蒙特卡洛模拟中的观测量。</w:t>
      </w:r>
    </w:p>
    <w:p w:rsidR="00F041A5" w:rsidRDefault="00000000">
      <w:pPr>
        <w:ind w:firstLine="480"/>
      </w:pPr>
      <w:r>
        <w:t>序参量</w:t>
      </w:r>
      <w:r>
        <w:rPr>
          <w:rFonts w:hint="eastAsia"/>
        </w:rPr>
        <w:t>M</w:t>
      </w:r>
      <w:r>
        <w:t>为</w:t>
      </w:r>
      <w:r>
        <w:rPr>
          <w:rFonts w:hint="eastAsia"/>
        </w:rPr>
        <w:t>铁磁</w:t>
      </w:r>
      <w:r>
        <w:t>系统的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rsidR="00F041A5" w:rsidRDefault="00000000">
      <w:pPr>
        <w:pStyle w:val="mathAndNum"/>
        <w:tabs>
          <w:tab w:val="clear" w:pos="9120"/>
          <w:tab w:val="right" w:pos="9071"/>
        </w:tabs>
        <w:ind w:firstLineChars="83" w:firstLine="199"/>
        <w:rPr>
          <w:rFonts w:ascii="宋体" w:hAnsi="宋体"/>
        </w:rPr>
      </w:pPr>
      <w:r>
        <w:rPr>
          <w:rFonts w:cs="宋体"/>
        </w:rPr>
        <w:tab/>
      </w:r>
      <m:oMath>
        <m:r>
          <w:rPr>
            <w:rFonts w:ascii="Cambria Math" w:hAnsi="Cambria Math"/>
          </w:rPr>
          <m:t>M</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e>
        </m:nary>
      </m:oMath>
      <w:r>
        <w:rPr>
          <w:rFonts w:cs="宋体"/>
        </w:rPr>
        <w:tab/>
      </w:r>
      <w:r>
        <w:t xml:space="preserve">(8) </w:t>
      </w:r>
      <w:r>
        <w:rPr>
          <w:rFonts w:ascii="宋体" w:hAnsi="宋体"/>
        </w:rPr>
        <w:t xml:space="preserve">                                                                                          </w:t>
      </w:r>
    </w:p>
    <w:p w:rsidR="00F041A5" w:rsidRDefault="00000000">
      <w:pPr>
        <w:ind w:firstLine="480"/>
        <w:rPr>
          <w:rFonts w:ascii="宋体" w:hAnsi="宋体"/>
        </w:rPr>
      </w:pPr>
      <w:r>
        <w:rPr>
          <w:rFonts w:ascii="宋体" w:hAnsi="宋体" w:hint="eastAsia"/>
        </w:rPr>
        <w:t>比热</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ascii="宋体" w:hAnsi="宋体" w:hint="eastAsia"/>
        </w:rPr>
        <w:t xml:space="preserve">可被定义为： </w:t>
      </w:r>
      <w:r>
        <w:rPr>
          <w:rFonts w:ascii="宋体" w:hAnsi="宋体"/>
        </w:rPr>
        <w:t xml:space="preserve">                                            </w:t>
      </w:r>
    </w:p>
    <w:p w:rsidR="00F041A5" w:rsidRDefault="00000000">
      <w:pPr>
        <w:pStyle w:val="mathAndNum"/>
        <w:tabs>
          <w:tab w:val="clear" w:pos="9120"/>
          <w:tab w:val="right" w:pos="9071"/>
        </w:tabs>
        <w:spacing w:line="240" w:lineRule="atLeast"/>
        <w:ind w:firstLine="480"/>
      </w:pPr>
      <w:r>
        <w:rPr>
          <w:rFonts w:hint="eastAsia"/>
        </w:rPr>
        <w:t xml:space="preserve"> </w:t>
      </w:r>
      <w:r>
        <w:t xml:space="preserve">        </w:t>
      </w:r>
      <w:r>
        <w:tab/>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2</m:t>
                </m:r>
              </m:sup>
            </m:sSup>
          </m:e>
        </m:d>
      </m:oMath>
      <w:r>
        <w:tab/>
      </w:r>
      <w:r>
        <w:rPr>
          <w:rFonts w:hint="eastAsia"/>
        </w:rPr>
        <w:t>(</w:t>
      </w:r>
      <w:r>
        <w:t xml:space="preserve">9)                                                                                                        </w:t>
      </w:r>
    </w:p>
    <w:p w:rsidR="00F041A5" w:rsidRDefault="00000000">
      <w:pPr>
        <w:ind w:firstLine="480"/>
        <w:rPr>
          <w:rFonts w:ascii="宋体" w:hAnsi="宋体"/>
        </w:rPr>
      </w:pPr>
      <w:r>
        <w:rPr>
          <w:rFonts w:ascii="宋体" w:hAnsi="宋体" w:hint="eastAsia"/>
        </w:rPr>
        <w:t>这表明能量的波动</w:t>
      </w:r>
      <w:r w:rsidR="00025711">
        <w:rPr>
          <w:rFonts w:ascii="宋体" w:hAnsi="宋体" w:hint="eastAsia"/>
        </w:rPr>
        <w:t>，</w:t>
      </w:r>
      <w:r>
        <w:rPr>
          <w:rFonts w:ascii="宋体" w:hAnsi="宋体" w:hint="eastAsia"/>
        </w:rPr>
        <w:t>比热</w:t>
      </w:r>
      <w:r w:rsidR="007E51EA">
        <w:rPr>
          <w:rFonts w:ascii="宋体" w:hAnsi="宋体" w:hint="eastAsia"/>
        </w:rPr>
        <w:t>的</w:t>
      </w:r>
      <w:r w:rsidR="00025711">
        <w:rPr>
          <w:rFonts w:ascii="宋体" w:hAnsi="宋体" w:hint="eastAsia"/>
        </w:rPr>
        <w:t>峰值又称为“比热尖峰”</w:t>
      </w:r>
      <w:r>
        <w:rPr>
          <w:rFonts w:ascii="宋体" w:hAnsi="宋体" w:hint="eastAsia"/>
        </w:rPr>
        <w:t>，</w:t>
      </w:r>
      <w:r w:rsidR="007E51EA">
        <w:rPr>
          <w:rFonts w:ascii="宋体" w:hAnsi="宋体" w:hint="eastAsia"/>
        </w:rPr>
        <w:t>“比热尖峰”的个数代表着相变的次数</w:t>
      </w:r>
      <w:r>
        <w:rPr>
          <w:rFonts w:ascii="宋体" w:hAnsi="宋体" w:hint="eastAsia"/>
        </w:rPr>
        <w:t>。</w:t>
      </w:r>
    </w:p>
    <w:p w:rsidR="00F041A5" w:rsidRDefault="00000000">
      <w:pPr>
        <w:ind w:firstLine="480"/>
        <w:rPr>
          <w:rFonts w:ascii="宋体" w:hAnsi="宋体"/>
        </w:rPr>
      </w:pPr>
      <w:proofErr w:type="gramStart"/>
      <w:r>
        <w:rPr>
          <w:rFonts w:ascii="宋体" w:hAnsi="宋体" w:hint="eastAsia"/>
        </w:rPr>
        <w:t>采用宾得累积</w:t>
      </w:r>
      <w:proofErr w:type="gramEnd"/>
      <w:r>
        <w:rPr>
          <w:rFonts w:ascii="宋体" w:hAnsi="宋体" w:hint="eastAsia"/>
        </w:rPr>
        <w:t>量</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ascii="宋体" w:hAnsi="宋体" w:hint="eastAsia"/>
        </w:rPr>
        <w:t>来定义</w:t>
      </w:r>
      <w:proofErr w:type="gramStart"/>
      <w:r>
        <w:rPr>
          <w:rFonts w:ascii="宋体" w:hAnsi="宋体" w:hint="eastAsia"/>
        </w:rPr>
        <w:t>伊辛型的</w:t>
      </w:r>
      <w:proofErr w:type="gramEnd"/>
      <w:r>
        <w:rPr>
          <w:rFonts w:ascii="宋体" w:hAnsi="宋体" w:hint="eastAsia"/>
        </w:rPr>
        <w:t>相变点，</w:t>
      </w:r>
      <w:proofErr w:type="gramStart"/>
      <w:r>
        <w:rPr>
          <w:rFonts w:ascii="宋体" w:hAnsi="宋体" w:hint="eastAsia"/>
        </w:rPr>
        <w:t>宾得累积</w:t>
      </w:r>
      <w:proofErr w:type="gramEnd"/>
      <w:r>
        <w:rPr>
          <w:rFonts w:ascii="宋体" w:hAnsi="宋体" w:hint="eastAsia"/>
        </w:rPr>
        <w:t>量可被定义为：</w:t>
      </w:r>
    </w:p>
    <w:p w:rsidR="00F041A5" w:rsidRDefault="00000000">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4</m:t>
                </m:r>
              </m:sup>
            </m:sSup>
          </m:e>
        </m:d>
      </m:oMath>
      <w:r>
        <w:rPr>
          <w:rFonts w:ascii="宋体" w:hAnsi="宋体"/>
        </w:rPr>
        <w:tab/>
      </w:r>
      <w:r>
        <w:t>(10)</w:t>
      </w:r>
      <w:r>
        <w:rPr>
          <w:rFonts w:ascii="宋体" w:hAnsi="宋体"/>
        </w:rPr>
        <w:t xml:space="preserve">                                                                                                </w:t>
      </w:r>
    </w:p>
    <w:p w:rsidR="00F041A5" w:rsidRDefault="00000000">
      <w:pPr>
        <w:ind w:firstLine="480"/>
        <w:rPr>
          <w:rFonts w:ascii="宋体" w:hAnsi="宋体"/>
        </w:rPr>
      </w:pPr>
      <w:proofErr w:type="gramStart"/>
      <w:r>
        <w:rPr>
          <w:rFonts w:ascii="宋体" w:hAnsi="宋体" w:hint="eastAsia"/>
        </w:rPr>
        <w:t>采用超流密度</w:t>
      </w:r>
      <w:proofErr w:type="gramEnd"/>
      <m:oMath>
        <m:sSub>
          <m:sSubPr>
            <m:ctrlPr>
              <w:rPr>
                <w:rFonts w:ascii="Cambria Math" w:hAnsi="Cambria Math"/>
              </w:rPr>
            </m:ctrlPr>
          </m:sSubPr>
          <m:e>
            <m:r>
              <w:rPr>
                <w:rFonts w:ascii="Cambria Math" w:hAnsi="Cambria Math"/>
              </w:rPr>
              <m:t>ρ</m:t>
            </m:r>
          </m:e>
          <m:sub>
            <m:r>
              <w:rPr>
                <w:rFonts w:ascii="Cambria Math" w:hAnsi="Cambria Math"/>
              </w:rPr>
              <m:t>s</m:t>
            </m:r>
          </m:sub>
        </m:sSub>
      </m:oMath>
      <w:r>
        <w:rPr>
          <w:rFonts w:ascii="宋体" w:hAnsi="宋体" w:hint="eastAsia"/>
        </w:rPr>
        <w:t>来确定XY型相变对应的临界点，</w:t>
      </w:r>
      <w:proofErr w:type="gramStart"/>
      <w:r>
        <w:rPr>
          <w:rFonts w:ascii="宋体" w:hAnsi="宋体" w:hint="eastAsia"/>
        </w:rPr>
        <w:t>超流密度</w:t>
      </w:r>
      <w:proofErr w:type="gramEnd"/>
      <w:r>
        <w:rPr>
          <w:rFonts w:ascii="宋体" w:hAnsi="宋体" w:hint="eastAsia"/>
        </w:rPr>
        <w:t>的公式定义如下：</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F</m:t>
            </m:r>
            <m:r>
              <m:rPr>
                <m:sty m:val="p"/>
              </m:rPr>
              <w:rPr>
                <w:rFonts w:ascii="Cambria Math" w:hAnsi="Cambria Math"/>
              </w:rPr>
              <m:t>(∅)</m:t>
            </m:r>
          </m:num>
          <m:den>
            <m:sSup>
              <m:sSupPr>
                <m:ctrlPr>
                  <w:rPr>
                    <w:rFonts w:ascii="Cambria Math" w:hAnsi="Cambria Math"/>
                  </w:rPr>
                </m:ctrlPr>
              </m:sSupPr>
              <m:e>
                <m:r>
                  <w:rPr>
                    <w:rFonts w:ascii="Cambria Math" w:hAnsi="Cambria Math"/>
                  </w:rPr>
                  <m:t>∂</m:t>
                </m:r>
                <m:r>
                  <m:rPr>
                    <m:sty m:val="p"/>
                  </m:rPr>
                  <w:rPr>
                    <w:rFonts w:ascii="Cambria Math" w:hAnsi="Cambria Math"/>
                  </w:rPr>
                  <m:t>∅</m:t>
                </m:r>
              </m:e>
              <m:sup>
                <m:r>
                  <m:rPr>
                    <m:sty m:val="p"/>
                  </m:rPr>
                  <w:rPr>
                    <w:rFonts w:ascii="Cambria Math" w:hAnsi="Cambria Math"/>
                  </w:rPr>
                  <m:t>2</m:t>
                </m:r>
              </m:sup>
            </m:sSup>
          </m:den>
        </m:f>
      </m:oMath>
      <w:r>
        <w:rPr>
          <w:rFonts w:ascii="宋体" w:hAnsi="宋体"/>
        </w:rPr>
        <w:tab/>
      </w:r>
      <w:r>
        <w:t>(11)</w:t>
      </w:r>
    </w:p>
    <w:p w:rsidR="00F041A5" w:rsidRDefault="00000000">
      <w:pPr>
        <w:ind w:firstLine="480"/>
        <w:rPr>
          <w:rFonts w:ascii="宋体" w:hAnsi="宋体"/>
        </w:rPr>
      </w:pPr>
      <w:r>
        <w:rPr>
          <w:rFonts w:ascii="宋体" w:hAnsi="宋体" w:hint="eastAsia"/>
        </w:rPr>
        <w:t>根据</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oMath>
      <w:r>
        <w:rPr>
          <w:rFonts w:ascii="宋体" w:hAnsi="宋体" w:hint="eastAsia"/>
        </w:rPr>
        <w:t>、</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oMath>
      <w:r>
        <w:rPr>
          <w:rFonts w:ascii="宋体" w:hAnsi="宋体" w:hint="eastAsia"/>
        </w:rPr>
        <w:t>、</w:t>
      </w:r>
      <m:oMath>
        <m:sSub>
          <m:sSubPr>
            <m:ctrlPr>
              <w:rPr>
                <w:rFonts w:ascii="Cambria Math" w:hAnsi="Cambria Math"/>
                <w:i/>
              </w:rPr>
            </m:ctrlPr>
          </m:sSubPr>
          <m:e>
            <m:r>
              <w:rPr>
                <w:rFonts w:ascii="Cambria Math" w:hAnsi="Cambria Math" w:hint="eastAsia"/>
              </w:rPr>
              <m:t>H</m:t>
            </m:r>
          </m:e>
          <m:sub>
            <m:r>
              <w:rPr>
                <w:rFonts w:ascii="Cambria Math" w:hAnsi="Cambria Math"/>
              </w:rPr>
              <m:t>3</m:t>
            </m:r>
          </m:sub>
        </m:sSub>
      </m:oMath>
      <w:r>
        <w:rPr>
          <w:rFonts w:ascii="宋体" w:hAnsi="宋体" w:hint="eastAsia"/>
        </w:rPr>
        <w:t>和式（6），各向同性极限的情况下超流密度可被描述为：</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 xml:space="preserve">- </m:t>
        </m:r>
        <m:d>
          <m:dPr>
            <m:ctrlPr>
              <w:rPr>
                <w:rFonts w:ascii="Cambria Math" w:hAnsi="Cambria Math" w:cstheme="minorBidi"/>
                <w:iCs/>
                <w:color w:val="000000" w:themeColor="text1"/>
                <w:kern w:val="24"/>
              </w:rPr>
            </m:ctrlPr>
          </m:dPr>
          <m:e>
            <m:r>
              <m:rPr>
                <m:sty m:val="p"/>
              </m:rPr>
              <w:rPr>
                <w:rFonts w:ascii="Cambria Math" w:hAnsi="Cambria Math" w:cstheme="minorBidi"/>
                <w:color w:val="000000" w:themeColor="text1"/>
                <w:kern w:val="24"/>
              </w:rPr>
              <m:t>1+</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j</m:t>
                </m:r>
              </m:sub>
            </m:sSub>
          </m:e>
        </m:d>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a</m:t>
                    </m:r>
                  </m:sub>
                  <m:sup>
                    <m:r>
                      <m:rPr>
                        <m:sty m:val="p"/>
                      </m:rPr>
                      <w:rPr>
                        <w:rFonts w:ascii="Cambria Math" w:hAnsi="Cambria Math"/>
                      </w:rPr>
                      <m:t>2</m:t>
                    </m:r>
                  </m:sup>
                </m:sSubSup>
              </m:e>
            </m:d>
          </m:e>
        </m:nary>
        <m:r>
          <m:rPr>
            <m:sty m:val="p"/>
          </m:rPr>
          <w:rPr>
            <w:rFonts w:ascii="Cambria Math" w:hAnsi="Cambria Math"/>
          </w:rPr>
          <m:t>)</m:t>
        </m:r>
      </m:oMath>
      <w:r>
        <w:rPr>
          <w:rFonts w:ascii="宋体" w:hAnsi="宋体"/>
        </w:rPr>
        <w:tab/>
      </w:r>
      <w:r>
        <w:t>(12)</w:t>
      </w:r>
    </w:p>
    <w:p w:rsidR="00F041A5" w:rsidRDefault="00000000">
      <w:pPr>
        <w:ind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hint="eastAsia"/>
          </w:rPr>
          <m:t>=</m:t>
        </m:r>
        <m:r>
          <w:rPr>
            <w:rFonts w:ascii="Cambria Math" w:hAnsi="Cambria Math"/>
          </w:rPr>
          <m:t xml:space="preserve"> </m:t>
        </m:r>
        <m:r>
          <w:rPr>
            <w:rFonts w:ascii="Cambria Math" w:hAnsi="Cambria Math" w:hint="eastAsia"/>
          </w:rPr>
          <m:t>J</m:t>
        </m:r>
        <m:nary>
          <m:naryPr>
            <m:chr m:val="∑"/>
            <m:limLoc m:val="undOvr"/>
            <m:supHide m:val="1"/>
            <m:ctrlPr>
              <w:rPr>
                <w:rFonts w:ascii="Cambria Math" w:hAnsi="Cambria Math"/>
                <w:i/>
              </w:rPr>
            </m:ctrlPr>
          </m:naryPr>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i,j</m:t>
                    </m:r>
                  </m:e>
                </m:d>
              </m:e>
              <m:sub>
                <m:r>
                  <w:rPr>
                    <w:rFonts w:ascii="Cambria Math" w:hAnsi="Cambria Math"/>
                  </w:rPr>
                  <m:t>x</m:t>
                </m:r>
              </m:sub>
            </m:sSub>
          </m:sub>
          <m:sup/>
          <m:e>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e>
        </m:nary>
      </m:oMath>
      <w:r>
        <w:rPr>
          <w:rFonts w:ascii="宋体" w:hAnsi="宋体" w:hint="eastAsia"/>
        </w:rPr>
        <w:t>。</w:t>
      </w:r>
    </w:p>
    <w:p w:rsidR="00F041A5" w:rsidRDefault="00000000">
      <w:pPr>
        <w:ind w:firstLine="480"/>
        <w:rPr>
          <w:rFonts w:ascii="宋体" w:hAnsi="宋体"/>
        </w:rPr>
      </w:pPr>
      <w:r>
        <w:rPr>
          <w:rFonts w:ascii="宋体" w:hAnsi="宋体" w:hint="eastAsia"/>
        </w:rPr>
        <w:t>同样，根据</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oMath>
      <w:r>
        <w:rPr>
          <w:rFonts w:ascii="宋体" w:hAnsi="宋体" w:hint="eastAsia"/>
        </w:rPr>
        <w:t>和式（6），各向异性的情况下超流密度可被描述为：</w:t>
      </w:r>
    </w:p>
    <w:p w:rsidR="00F041A5" w:rsidRDefault="00000000">
      <w:pPr>
        <w:pStyle w:val="mathAndNum"/>
        <w:tabs>
          <w:tab w:val="clear" w:pos="9120"/>
          <w:tab w:val="right" w:pos="9071"/>
        </w:tabs>
        <w:spacing w:line="240" w:lineRule="atLeast"/>
        <w:ind w:firstLine="480"/>
      </w:pP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oMath>
      <w:r>
        <w:rPr>
          <w:rFonts w:ascii="宋体" w:hAnsi="宋体"/>
        </w:rPr>
        <w:tab/>
      </w:r>
      <w:r>
        <w:rPr>
          <w:rFonts w:hint="eastAsia"/>
        </w:rPr>
        <w:t>(</w:t>
      </w:r>
      <w:r>
        <w:t>13)</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x</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w:t>
      </w:r>
      <w:r>
        <w:t>9)</w:t>
      </w:r>
    </w:p>
    <w:p w:rsidR="00F041A5" w:rsidRDefault="00000000">
      <w:pPr>
        <w:pStyle w:val="mathAndNum"/>
        <w:tabs>
          <w:tab w:val="clear" w:pos="9120"/>
          <w:tab w:val="right" w:pos="9071"/>
        </w:tabs>
        <w:spacing w:line="240" w:lineRule="atLeast"/>
        <w:ind w:firstLine="480"/>
      </w:pPr>
      <w:r>
        <w:rPr>
          <w:rFonts w:ascii="宋体" w:hAnsi="宋体"/>
        </w:rPr>
        <w:lastRenderedPageBreak/>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j</m:t>
            </m:r>
          </m:sub>
        </m:sSub>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y</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(1</w:t>
      </w:r>
      <w:r>
        <w:t>0)</w:t>
      </w:r>
    </w:p>
    <w:p w:rsidR="00F041A5" w:rsidRDefault="00000000">
      <w:pPr>
        <w:ind w:firstLine="480"/>
        <w:rPr>
          <w:rFonts w:ascii="宋体" w:hAnsi="宋体"/>
        </w:rPr>
      </w:pPr>
      <w:r>
        <w:rPr>
          <w:rFonts w:ascii="宋体" w:hAnsi="宋体" w:hint="eastAsia"/>
        </w:rPr>
        <w:t>因此推断，各向异性极限的情况下超流密度可以写成如下：</w:t>
      </w:r>
    </w:p>
    <w:p w:rsidR="00F041A5" w:rsidRDefault="00000000">
      <w:pPr>
        <w:pStyle w:val="mathAndNum"/>
        <w:tabs>
          <w:tab w:val="clear" w:pos="9120"/>
          <w:tab w:val="right" w:pos="9071"/>
        </w:tabs>
        <w:ind w:firstLine="480"/>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oMath>
      <w:r>
        <w:rPr>
          <w:rFonts w:ascii="宋体" w:hAnsi="宋体"/>
        </w:rPr>
        <w:tab/>
      </w:r>
      <w:r>
        <w:rPr>
          <w:rFonts w:hint="eastAsia"/>
        </w:rPr>
        <w:t>(</w:t>
      </w:r>
      <w:r>
        <w:t>11)</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m:rPr>
            <m:sty m:val="p"/>
          </m:rPr>
          <w:rPr>
            <w:rFonts w:ascii="Cambria Math" w:hAnsi="Cambria Math" w:cstheme="minorBidi"/>
            <w:color w:val="000000" w:themeColor="text1"/>
            <w:kern w:val="24"/>
          </w:rPr>
          <m:t>(1+</m:t>
        </m:r>
        <m:r>
          <w:rPr>
            <w:rFonts w:ascii="Cambria Math" w:hAnsi="Cambria Math" w:cstheme="minorBidi"/>
            <w:color w:val="000000" w:themeColor="text1"/>
            <w:kern w:val="24"/>
          </w:rPr>
          <m:t>β</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r>
              <m:rPr>
                <m:sty m:val="p"/>
              </m:rPr>
              <w:rPr>
                <w:rFonts w:ascii="Cambria Math" w:hAnsi="Cambria Math" w:cstheme="minorBidi"/>
                <w:color w:val="000000" w:themeColor="text1"/>
                <w:kern w:val="24"/>
              </w:rPr>
              <m:t>+</m:t>
            </m:r>
            <m:acc>
              <m:accPr>
                <m:chr m:val="⃑"/>
                <m:ctrlPr>
                  <w:rPr>
                    <w:rFonts w:ascii="Cambria Math" w:hAnsi="Cambria Math" w:cstheme="minorBidi"/>
                    <w:iCs/>
                    <w:color w:val="000000" w:themeColor="text1"/>
                    <w:kern w:val="24"/>
                  </w:rPr>
                </m:ctrlPr>
              </m:accPr>
              <m:e>
                <m:r>
                  <w:rPr>
                    <w:rFonts w:ascii="Cambria Math" w:hAnsi="Cambria Math" w:cstheme="minorBidi"/>
                    <w:color w:val="000000" w:themeColor="text1"/>
                    <w:kern w:val="24"/>
                  </w:rPr>
                  <m:t>x</m:t>
                </m:r>
              </m:e>
            </m:acc>
          </m:sub>
        </m:sSub>
        <m:r>
          <m:rPr>
            <m:sty m:val="p"/>
          </m:rPr>
          <w:rPr>
            <w:rFonts w:ascii="Cambria Math" w:hAnsi="Cambria Math" w:cstheme="minorBidi"/>
            <w:color w:val="000000" w:themeColor="text1"/>
            <w:kern w:val="24"/>
          </w:rPr>
          <m:t>)</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x</m:t>
                    </m:r>
                  </m:sub>
                  <m:sup>
                    <m:r>
                      <m:rPr>
                        <m:sty m:val="p"/>
                      </m:rPr>
                      <w:rPr>
                        <w:rFonts w:ascii="Cambria Math" w:hAnsi="Cambria Math"/>
                      </w:rPr>
                      <m:t>2</m:t>
                    </m:r>
                  </m:sup>
                </m:sSubSup>
              </m:e>
            </m:d>
          </m:e>
        </m:nary>
        <m:r>
          <m:rPr>
            <m:sty m:val="p"/>
          </m:rPr>
          <w:rPr>
            <w:rFonts w:ascii="Cambria Math" w:hAnsi="Cambria Math"/>
          </w:rPr>
          <m:t>)</m:t>
        </m:r>
      </m:oMath>
      <w:r>
        <w:rPr>
          <w:rFonts w:ascii="宋体" w:hAnsi="宋体"/>
        </w:rPr>
        <w:tab/>
      </w:r>
      <w:r>
        <w:t>(12)</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t xml:space="preserve"> </w:t>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m:rPr>
            <m:sty m:val="p"/>
          </m:rPr>
          <w:rPr>
            <w:rFonts w:ascii="Cambria Math" w:hAnsi="Cambria Math" w:cstheme="minorBidi"/>
            <w:color w:val="000000" w:themeColor="text1"/>
            <w:kern w:val="24"/>
          </w:rPr>
          <m:t>(</m:t>
        </m:r>
        <m:r>
          <w:rPr>
            <w:rFonts w:ascii="Cambria Math" w:hAnsi="Cambria Math" w:cstheme="minorBidi"/>
            <w:color w:val="000000" w:themeColor="text1"/>
            <w:kern w:val="24"/>
          </w:rPr>
          <m:t>β</m:t>
        </m:r>
        <m:r>
          <m:rPr>
            <m:sty m:val="p"/>
          </m:rPr>
          <w:rPr>
            <w:rFonts w:ascii="Cambria Math" w:hAnsi="Cambria Math" w:cstheme="minorBidi"/>
            <w:color w:val="000000" w:themeColor="text1"/>
            <w:kern w:val="24"/>
          </w:rPr>
          <m:t>+</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r>
              <m:rPr>
                <m:sty m:val="p"/>
              </m:rPr>
              <w:rPr>
                <w:rFonts w:ascii="Cambria Math" w:hAnsi="Cambria Math" w:cstheme="minorBidi"/>
                <w:color w:val="000000" w:themeColor="text1"/>
                <w:kern w:val="24"/>
              </w:rPr>
              <m:t>+</m:t>
            </m:r>
            <m:acc>
              <m:accPr>
                <m:chr m:val="⃑"/>
                <m:ctrlPr>
                  <w:rPr>
                    <w:rFonts w:ascii="Cambria Math" w:hAnsi="Cambria Math" w:cstheme="minorBidi"/>
                    <w:iCs/>
                    <w:color w:val="000000" w:themeColor="text1"/>
                    <w:kern w:val="24"/>
                  </w:rPr>
                </m:ctrlPr>
              </m:accPr>
              <m:e>
                <m:r>
                  <w:rPr>
                    <w:rFonts w:ascii="Cambria Math" w:hAnsi="Cambria Math" w:cstheme="minorBidi"/>
                    <w:color w:val="000000" w:themeColor="text1"/>
                    <w:kern w:val="24"/>
                  </w:rPr>
                  <m:t>y</m:t>
                </m:r>
              </m:e>
            </m:acc>
          </m:sub>
        </m:sSub>
        <m:r>
          <m:rPr>
            <m:sty m:val="p"/>
          </m:rPr>
          <w:rPr>
            <w:rFonts w:ascii="Cambria Math" w:hAnsi="Cambria Math" w:cstheme="minorBidi"/>
            <w:color w:val="000000" w:themeColor="text1"/>
            <w:kern w:val="24"/>
          </w:rPr>
          <m:t>)</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y</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w:t>
      </w:r>
      <w:r>
        <w:t>13)</w:t>
      </w:r>
    </w:p>
    <w:p w:rsidR="00F041A5" w:rsidRDefault="00000000" w:rsidP="00797BDB">
      <w:pPr>
        <w:pStyle w:val="2"/>
      </w:pPr>
      <w:bookmarkStart w:id="89" w:name="_Toc126178602"/>
      <w:bookmarkStart w:id="90" w:name="_Toc128817029"/>
      <w:r>
        <w:rPr>
          <w:rFonts w:hint="eastAsia"/>
        </w:rPr>
        <w:t>3</w:t>
      </w:r>
      <w:r>
        <w:t>.3</w:t>
      </w:r>
      <w:r>
        <w:rPr>
          <w:rFonts w:hint="eastAsia"/>
        </w:rPr>
        <w:t>结果与讨论</w:t>
      </w:r>
      <w:bookmarkEnd w:id="89"/>
      <w:bookmarkEnd w:id="90"/>
    </w:p>
    <w:p w:rsidR="00F041A5" w:rsidRDefault="00000000" w:rsidP="00797BDB">
      <w:pPr>
        <w:pStyle w:val="3"/>
      </w:pPr>
      <w:bookmarkStart w:id="91" w:name="_Toc126178603"/>
      <w:bookmarkStart w:id="92" w:name="_Toc128817030"/>
      <w:r>
        <w:rPr>
          <w:rFonts w:hint="eastAsia"/>
        </w:rPr>
        <w:t>3</w:t>
      </w:r>
      <w:r>
        <w:t xml:space="preserve">.3.1 </w:t>
      </w:r>
      <w:r>
        <w:rPr>
          <w:rFonts w:hint="eastAsia"/>
        </w:rPr>
        <w:t>局部细节图</w:t>
      </w:r>
      <w:bookmarkStart w:id="93" w:name="_Hlk124348828"/>
      <w:bookmarkEnd w:id="91"/>
      <w:bookmarkEnd w:id="92"/>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7"/>
      </w:tblGrid>
      <w:tr w:rsidR="00F041A5">
        <w:trPr>
          <w:trHeight w:val="3134"/>
        </w:trPr>
        <w:tc>
          <w:tcPr>
            <w:tcW w:w="8687" w:type="dxa"/>
          </w:tcPr>
          <w:bookmarkEnd w:id="93"/>
          <w:p w:rsidR="00F041A5" w:rsidRDefault="00000000">
            <w:pPr>
              <w:ind w:firstLineChars="0" w:firstLine="0"/>
              <w:rPr>
                <w:rFonts w:cs="Times New Roman"/>
              </w:rPr>
            </w:pPr>
            <w:r>
              <w:rPr>
                <w:noProof/>
              </w:rPr>
              <w:drawing>
                <wp:anchor distT="0" distB="0" distL="114300" distR="114300" simplePos="0" relativeHeight="251615744" behindDoc="0" locked="0" layoutInCell="1" allowOverlap="1">
                  <wp:simplePos x="0" y="0"/>
                  <wp:positionH relativeFrom="margin">
                    <wp:align>center</wp:align>
                  </wp:positionH>
                  <wp:positionV relativeFrom="margin">
                    <wp:align>center</wp:align>
                  </wp:positionV>
                  <wp:extent cx="3299460" cy="254952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99460" cy="2549433"/>
                          </a:xfrm>
                          <a:prstGeom prst="rect">
                            <a:avLst/>
                          </a:prstGeom>
                          <a:noFill/>
                          <a:ln>
                            <a:noFill/>
                          </a:ln>
                        </pic:spPr>
                      </pic:pic>
                    </a:graphicData>
                  </a:graphic>
                </wp:anchor>
              </w:drawing>
            </w:r>
          </w:p>
        </w:tc>
      </w:tr>
      <w:tr w:rsidR="00F041A5">
        <w:trPr>
          <w:trHeight w:val="3134"/>
        </w:trPr>
        <w:tc>
          <w:tcPr>
            <w:tcW w:w="8687" w:type="dxa"/>
          </w:tcPr>
          <w:p w:rsidR="00F041A5" w:rsidRDefault="00000000">
            <w:pPr>
              <w:ind w:firstLineChars="0" w:firstLine="0"/>
              <w:rPr>
                <w:rFonts w:cs="Times New Roman"/>
              </w:rPr>
            </w:pPr>
            <w:r>
              <w:rPr>
                <w:noProof/>
              </w:rPr>
              <w:drawing>
                <wp:anchor distT="0" distB="0" distL="114300" distR="114300" simplePos="0" relativeHeight="251609600" behindDoc="0" locked="0" layoutInCell="1" allowOverlap="1">
                  <wp:simplePos x="0" y="0"/>
                  <wp:positionH relativeFrom="margin">
                    <wp:align>center</wp:align>
                  </wp:positionH>
                  <wp:positionV relativeFrom="margin">
                    <wp:align>center</wp:align>
                  </wp:positionV>
                  <wp:extent cx="3223260" cy="248983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223260" cy="2489835"/>
                          </a:xfrm>
                          <a:prstGeom prst="rect">
                            <a:avLst/>
                          </a:prstGeom>
                          <a:noFill/>
                          <a:ln>
                            <a:noFill/>
                          </a:ln>
                        </pic:spPr>
                      </pic:pic>
                    </a:graphicData>
                  </a:graphic>
                </wp:anchor>
              </w:drawing>
            </w:r>
          </w:p>
        </w:tc>
      </w:tr>
      <w:tr w:rsidR="00F041A5">
        <w:trPr>
          <w:trHeight w:val="3134"/>
        </w:trPr>
        <w:tc>
          <w:tcPr>
            <w:tcW w:w="8687" w:type="dxa"/>
          </w:tcPr>
          <w:p w:rsidR="00F041A5" w:rsidRDefault="00000000">
            <w:pPr>
              <w:ind w:firstLineChars="0" w:firstLine="0"/>
              <w:rPr>
                <w:rFonts w:cs="Times New Roman"/>
              </w:rPr>
            </w:pPr>
            <w:r>
              <w:rPr>
                <w:noProof/>
              </w:rPr>
              <w:lastRenderedPageBreak/>
              <w:drawing>
                <wp:anchor distT="0" distB="0" distL="114300" distR="114300" simplePos="0" relativeHeight="251612672" behindDoc="0" locked="0" layoutInCell="1" allowOverlap="1">
                  <wp:simplePos x="0" y="0"/>
                  <wp:positionH relativeFrom="margin">
                    <wp:align>center</wp:align>
                  </wp:positionH>
                  <wp:positionV relativeFrom="margin">
                    <wp:align>center</wp:align>
                  </wp:positionV>
                  <wp:extent cx="2971800" cy="229616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971800" cy="2296257"/>
                          </a:xfrm>
                          <a:prstGeom prst="rect">
                            <a:avLst/>
                          </a:prstGeom>
                          <a:noFill/>
                          <a:ln>
                            <a:noFill/>
                          </a:ln>
                        </pic:spPr>
                      </pic:pic>
                    </a:graphicData>
                  </a:graphic>
                </wp:anchor>
              </w:drawing>
            </w:r>
          </w:p>
        </w:tc>
      </w:tr>
      <w:tr w:rsidR="00F041A5">
        <w:trPr>
          <w:trHeight w:val="1047"/>
        </w:trPr>
        <w:tc>
          <w:tcPr>
            <w:tcW w:w="8687" w:type="dxa"/>
          </w:tcPr>
          <w:p w:rsidR="00F041A5" w:rsidRDefault="00000000">
            <w:pPr>
              <w:pStyle w:val="afc"/>
              <w:ind w:firstLine="420"/>
            </w:pPr>
            <w:r>
              <w:rPr>
                <w:rFonts w:hint="eastAsia"/>
              </w:rPr>
              <w:t>图</w:t>
            </w:r>
            <w:r>
              <w:rPr>
                <w:rFonts w:hint="eastAsia"/>
              </w:rPr>
              <w:t>3-2</w:t>
            </w:r>
            <w:r>
              <w:t xml:space="preserve">  </w:t>
            </w:r>
            <w:r>
              <w:rPr>
                <w:rFonts w:hint="eastAsia"/>
              </w:rPr>
              <w:t>（</w:t>
            </w:r>
            <w:r>
              <w:rPr>
                <w:rFonts w:hint="eastAsia"/>
              </w:rPr>
              <w:t>a</w:t>
            </w:r>
            <w:r>
              <w:rPr>
                <w:rFonts w:hint="eastAsia"/>
              </w:rPr>
              <w:t>）</w:t>
            </w:r>
            <w:r>
              <w:rPr>
                <w:rFonts w:hint="eastAsia"/>
              </w:rPr>
              <w:t>Ja=</w:t>
            </w:r>
            <w:proofErr w:type="spellStart"/>
            <w:r>
              <w:rPr>
                <w:rFonts w:hint="eastAsia"/>
              </w:rPr>
              <w:t>Jb</w:t>
            </w:r>
            <w:proofErr w:type="spellEnd"/>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r>
              <w:rPr>
                <w:rFonts w:hint="eastAsia"/>
              </w:rPr>
              <w:t>b</w:t>
            </w:r>
            <w:r>
              <w:rPr>
                <w:rFonts w:hint="eastAsia"/>
              </w:rPr>
              <w:t>）</w:t>
            </w:r>
            <w:proofErr w:type="spellStart"/>
            <w:r>
              <w:rPr>
                <w:rFonts w:hint="eastAsia"/>
              </w:rPr>
              <w:t>Jb</w:t>
            </w:r>
            <w:proofErr w:type="spellEnd"/>
            <w:r>
              <w:rPr>
                <w:rFonts w:hint="eastAsia"/>
              </w:rPr>
              <w:t>=</w:t>
            </w:r>
            <w:r>
              <w:t>0</w:t>
            </w:r>
            <w:r>
              <w:rPr>
                <w:rFonts w:hint="eastAsia"/>
              </w:rPr>
              <w:t>.</w:t>
            </w:r>
            <w:r>
              <w:t>5Ja</w:t>
            </w:r>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r>
              <w:t>c</w:t>
            </w:r>
            <w:r>
              <w:rPr>
                <w:rFonts w:hint="eastAsia"/>
              </w:rPr>
              <w:t>）</w:t>
            </w:r>
            <w:proofErr w:type="spellStart"/>
            <w:r>
              <w:rPr>
                <w:rFonts w:hint="eastAsia"/>
              </w:rPr>
              <w:t>Jb</w:t>
            </w:r>
            <w:proofErr w:type="spellEnd"/>
            <w:r>
              <w:rPr>
                <w:rFonts w:hint="eastAsia"/>
              </w:rPr>
              <w:t>=</w:t>
            </w:r>
            <w:r>
              <w:t>0</w:t>
            </w:r>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p>
        </w:tc>
      </w:tr>
      <w:tr w:rsidR="00F041A5">
        <w:trPr>
          <w:trHeight w:val="840"/>
        </w:trPr>
        <w:tc>
          <w:tcPr>
            <w:tcW w:w="8687" w:type="dxa"/>
          </w:tcPr>
          <w:p w:rsidR="00F041A5" w:rsidRDefault="00000000">
            <w:pPr>
              <w:pStyle w:val="afc"/>
              <w:ind w:firstLine="420"/>
            </w:pPr>
            <w:r>
              <w:t xml:space="preserve">Fig. </w:t>
            </w:r>
            <w:r>
              <w:rPr>
                <w:rFonts w:hint="eastAsia"/>
              </w:rPr>
              <w:t>3-2</w:t>
            </w:r>
            <w:r>
              <w:t xml:space="preserve"> (a) Variation of energy E, magnetization intensity M, </w:t>
            </w:r>
            <w:proofErr w:type="spellStart"/>
            <w:r>
              <w:t>Binde</w:t>
            </w:r>
            <w:proofErr w:type="spellEnd"/>
            <w:r>
              <w:t xml:space="preserve"> accumulation </w:t>
            </w:r>
            <w:proofErr w:type="spellStart"/>
            <w:r>
              <w:t>B_r</w:t>
            </w:r>
            <w:proofErr w:type="spellEnd"/>
            <w:r>
              <w:t>, and supercurrent density ρ with temperature T for Ja=</w:t>
            </w:r>
            <w:proofErr w:type="spellStart"/>
            <w:r>
              <w:t>Jb</w:t>
            </w:r>
            <w:proofErr w:type="spellEnd"/>
            <w:r>
              <w:t xml:space="preserve">; (b) Variation of energy E, magnetization intensity M, </w:t>
            </w:r>
            <w:proofErr w:type="spellStart"/>
            <w:r>
              <w:t>Binde</w:t>
            </w:r>
            <w:proofErr w:type="spellEnd"/>
            <w:r>
              <w:t xml:space="preserve"> accumulation </w:t>
            </w:r>
            <w:proofErr w:type="spellStart"/>
            <w:r>
              <w:t>B_r</w:t>
            </w:r>
            <w:proofErr w:type="spellEnd"/>
            <w:r>
              <w:t xml:space="preserve">, and supercurrent density ρ with temperature T for </w:t>
            </w:r>
            <w:proofErr w:type="spellStart"/>
            <w:r>
              <w:t>Jb</w:t>
            </w:r>
            <w:proofErr w:type="spellEnd"/>
            <w:r>
              <w:t xml:space="preserve">=0.5Ja; (c) Variation of energy E, magnetization intensity M, </w:t>
            </w:r>
            <w:proofErr w:type="spellStart"/>
            <w:r>
              <w:t>Binde</w:t>
            </w:r>
            <w:proofErr w:type="spellEnd"/>
            <w:r>
              <w:t xml:space="preserve"> accumulation </w:t>
            </w:r>
            <w:proofErr w:type="spellStart"/>
            <w:r>
              <w:t>B_r</w:t>
            </w:r>
            <w:proofErr w:type="spellEnd"/>
            <w:r>
              <w:t xml:space="preserve">, and supercurrent density ρ with temperature T for </w:t>
            </w:r>
            <w:proofErr w:type="spellStart"/>
            <w:r>
              <w:t>Jb</w:t>
            </w:r>
            <w:proofErr w:type="spellEnd"/>
            <w:r>
              <w:t>=0 with temperature T.</w:t>
            </w:r>
          </w:p>
        </w:tc>
      </w:tr>
    </w:tbl>
    <w:p w:rsidR="00F041A5" w:rsidRDefault="00F041A5">
      <w:pPr>
        <w:ind w:firstLineChars="0" w:firstLine="0"/>
        <w:rPr>
          <w:rFonts w:cs="Times New Roman"/>
        </w:rPr>
      </w:pPr>
      <w:bookmarkStart w:id="94" w:name="_Hlk12427594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ind w:firstLineChars="0" w:firstLine="0"/>
              <w:rPr>
                <w:rFonts w:cs="Times New Roman"/>
              </w:rPr>
            </w:pPr>
            <w:r>
              <w:rPr>
                <w:noProof/>
              </w:rPr>
              <w:drawing>
                <wp:anchor distT="0" distB="0" distL="114300" distR="114300" simplePos="0" relativeHeight="251631104" behindDoc="0" locked="0" layoutInCell="1" allowOverlap="1">
                  <wp:simplePos x="0" y="0"/>
                  <wp:positionH relativeFrom="margin">
                    <wp:posOffset>993775</wp:posOffset>
                  </wp:positionH>
                  <wp:positionV relativeFrom="margin">
                    <wp:posOffset>-144780</wp:posOffset>
                  </wp:positionV>
                  <wp:extent cx="3771900" cy="29140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3771900" cy="2914015"/>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rPr>
                <w:rFonts w:hint="eastAsia"/>
              </w:rPr>
              <w:t>图</w:t>
            </w:r>
            <w:r>
              <w:rPr>
                <w:rFonts w:hint="eastAsia"/>
              </w:rPr>
              <w:t>3-3</w:t>
            </w:r>
            <w:r>
              <w:t xml:space="preserve"> </w:t>
            </w:r>
            <w:r>
              <w:rPr>
                <w:rFonts w:hint="eastAsia"/>
              </w:rPr>
              <w:t>从左到右，依次是</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三种比率情况下，双层</w:t>
            </w:r>
            <w:r>
              <w:rPr>
                <w:rFonts w:hint="eastAsia"/>
              </w:rPr>
              <w:t>XY</w:t>
            </w:r>
            <w:r>
              <w:rPr>
                <w:rFonts w:hint="eastAsia"/>
              </w:rPr>
              <w:t>耦合模型中比热</w:t>
            </w:r>
            <m:oMath>
              <m:sSub>
                <m:sSubPr>
                  <m:ctrlPr>
                    <w:rPr>
                      <w:rFonts w:ascii="Cambria Math" w:hAnsi="Cambria Math"/>
                    </w:rPr>
                  </m:ctrlPr>
                </m:sSubPr>
                <m:e>
                  <m:r>
                    <w:rPr>
                      <w:rFonts w:ascii="Cambria Math" w:hAnsi="Cambria Math"/>
                    </w:rPr>
                    <m:t xml:space="preserve"> C</m:t>
                  </m:r>
                </m:e>
                <m:sub>
                  <m:r>
                    <w:rPr>
                      <w:rFonts w:ascii="Cambria Math" w:hAnsi="Cambria Math"/>
                    </w:rPr>
                    <m:t>v</m:t>
                  </m:r>
                </m:sub>
              </m:sSub>
            </m:oMath>
            <w:r>
              <w:rPr>
                <w:rFonts w:hint="eastAsia"/>
              </w:rPr>
              <w:t xml:space="preserve"> </w:t>
            </w:r>
            <w:r>
              <w:rPr>
                <w:rFonts w:hint="eastAsia"/>
              </w:rPr>
              <w:t>随温度</w:t>
            </w:r>
            <w:r>
              <w:rPr>
                <w:rFonts w:hint="eastAsia"/>
              </w:rPr>
              <w:t>T</w:t>
            </w:r>
            <w:r>
              <w:rPr>
                <w:rFonts w:hint="eastAsia"/>
              </w:rPr>
              <w:t>的变化情况</w:t>
            </w:r>
          </w:p>
        </w:tc>
      </w:tr>
      <w:tr w:rsidR="00F041A5">
        <w:tc>
          <w:tcPr>
            <w:tcW w:w="9287" w:type="dxa"/>
          </w:tcPr>
          <w:p w:rsidR="00F041A5" w:rsidRDefault="00000000">
            <w:pPr>
              <w:pStyle w:val="afc"/>
              <w:ind w:firstLine="420"/>
            </w:pPr>
            <w:r>
              <w:rPr>
                <w:rFonts w:hint="eastAsia"/>
              </w:rPr>
              <w:t>Fig. 3-3</w:t>
            </w:r>
            <w:r>
              <w:t xml:space="preserve"> </w:t>
            </w:r>
            <w:r>
              <w:rPr>
                <w:rFonts w:hint="eastAsia"/>
              </w:rPr>
              <w:t xml:space="preserve">From left to right, the variation of specific heat </w:t>
            </w:r>
            <m:oMath>
              <m:sSub>
                <m:sSubPr>
                  <m:ctrlPr>
                    <w:rPr>
                      <w:rFonts w:ascii="Cambria Math" w:hAnsi="Cambria Math"/>
                    </w:rPr>
                  </m:ctrlPr>
                </m:sSubPr>
                <m:e>
                  <m:r>
                    <w:rPr>
                      <w:rFonts w:ascii="Cambria Math" w:hAnsi="Cambria Math"/>
                    </w:rPr>
                    <m:t xml:space="preserve"> C</m:t>
                  </m:r>
                </m:e>
                <m:sub>
                  <m:r>
                    <w:rPr>
                      <w:rFonts w:ascii="Cambria Math" w:hAnsi="Cambria Math"/>
                    </w:rPr>
                    <m:t>v</m:t>
                  </m:r>
                </m:sub>
              </m:sSub>
            </m:oMath>
            <w:r>
              <w:rPr>
                <w:rFonts w:hint="eastAsia"/>
              </w:rPr>
              <w:t xml:space="preserve"> with temperature T for three ratios of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 xml:space="preserve"> </w:t>
            </w:r>
            <w:r>
              <w:t>,</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t>,</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t>.</w:t>
            </w:r>
          </w:p>
        </w:tc>
      </w:tr>
    </w:tbl>
    <w:bookmarkEnd w:id="94"/>
    <w:p w:rsidR="00F041A5" w:rsidRDefault="00000000">
      <w:pPr>
        <w:ind w:firstLine="480"/>
        <w:rPr>
          <w:rFonts w:ascii="等线" w:eastAsia="等线" w:hAnsi="等线"/>
          <w:color w:val="FF0000"/>
          <w:kern w:val="0"/>
          <w:sz w:val="22"/>
        </w:rPr>
      </w:pPr>
      <w:r>
        <w:rPr>
          <w:rFonts w:hint="eastAsia"/>
        </w:rPr>
        <w:t>图</w:t>
      </w:r>
      <w:r w:rsidR="007E51EA">
        <w:t>3</w:t>
      </w:r>
      <w:r w:rsidR="007E51EA">
        <w:rPr>
          <w:rFonts w:hint="eastAsia"/>
        </w:rPr>
        <w:t>-</w:t>
      </w:r>
      <w:r w:rsidR="007E51EA">
        <w:t>2</w:t>
      </w:r>
      <w:r>
        <w:rPr>
          <w:rFonts w:hint="eastAsia"/>
        </w:rPr>
        <w:t>中描述了不同情况下该模型的物理</w:t>
      </w:r>
      <w:r w:rsidR="007E51EA">
        <w:rPr>
          <w:rFonts w:hint="eastAsia"/>
        </w:rPr>
        <w:t>量变化</w:t>
      </w:r>
      <w:r>
        <w:rPr>
          <w:rFonts w:hint="eastAsia"/>
        </w:rPr>
        <w:t>规律；其中图</w:t>
      </w:r>
      <w:r w:rsidR="007E51EA">
        <w:t>3</w:t>
      </w:r>
      <w:r w:rsidR="007E51EA">
        <w:rPr>
          <w:rFonts w:hint="eastAsia"/>
        </w:rPr>
        <w:t>-</w:t>
      </w:r>
      <w:r w:rsidR="007E51EA">
        <w:t>2</w:t>
      </w:r>
      <w:r w:rsidR="007E51EA">
        <w:rPr>
          <w:rFonts w:hint="eastAsia"/>
        </w:rPr>
        <w:t>（</w:t>
      </w:r>
      <w:r w:rsidR="007E51EA">
        <w:rPr>
          <w:rFonts w:hint="eastAsia"/>
        </w:rPr>
        <w:t>a</w:t>
      </w:r>
      <w:r w:rsidR="007E51EA">
        <w:rPr>
          <w:rFonts w:hint="eastAsia"/>
        </w:rPr>
        <w:t>）</w:t>
      </w:r>
      <w:r>
        <w:rPr>
          <w:rFonts w:hint="eastAsia"/>
        </w:rPr>
        <w:t>、图</w:t>
      </w:r>
      <w:r w:rsidR="007E51EA">
        <w:t>3</w:t>
      </w:r>
      <w:r>
        <w:rPr>
          <w:rFonts w:hint="eastAsia"/>
        </w:rPr>
        <w:t>-</w:t>
      </w:r>
      <w:r>
        <w:t>2</w:t>
      </w:r>
      <w:r w:rsidR="007E51EA">
        <w:rPr>
          <w:rFonts w:hint="eastAsia"/>
        </w:rPr>
        <w:t>（</w:t>
      </w:r>
      <w:r w:rsidR="007E51EA">
        <w:rPr>
          <w:rFonts w:hint="eastAsia"/>
        </w:rPr>
        <w:t>b</w:t>
      </w:r>
      <w:r w:rsidR="007E51EA">
        <w:rPr>
          <w:rFonts w:hint="eastAsia"/>
        </w:rPr>
        <w:t>）</w:t>
      </w:r>
      <w:r>
        <w:rPr>
          <w:rFonts w:hint="eastAsia"/>
        </w:rPr>
        <w:t>、图</w:t>
      </w:r>
      <w:r w:rsidR="007E51EA">
        <w:t>3</w:t>
      </w:r>
      <w:r>
        <w:rPr>
          <w:rFonts w:hint="eastAsia"/>
        </w:rPr>
        <w:t>-</w:t>
      </w:r>
      <w:r>
        <w:t>3</w:t>
      </w:r>
      <w:r w:rsidR="007E51EA">
        <w:rPr>
          <w:rFonts w:hint="eastAsia"/>
        </w:rPr>
        <w:t>（</w:t>
      </w:r>
      <w:r w:rsidR="007E51EA">
        <w:rPr>
          <w:rFonts w:hint="eastAsia"/>
        </w:rPr>
        <w:t>c</w:t>
      </w:r>
      <w:r w:rsidR="007E51EA">
        <w:rPr>
          <w:rFonts w:hint="eastAsia"/>
        </w:rPr>
        <w:t>）</w:t>
      </w:r>
      <w:r>
        <w:rPr>
          <w:rFonts w:hint="eastAsia"/>
        </w:rPr>
        <w:t>分别代表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三种比率情况下，所观测物</w:t>
      </w:r>
      <w:r>
        <w:rPr>
          <w:rFonts w:hint="eastAsia"/>
        </w:rPr>
        <w:lastRenderedPageBreak/>
        <w:t>理量随温度</w:t>
      </w:r>
      <w:r>
        <w:rPr>
          <w:rFonts w:hint="eastAsia"/>
        </w:rPr>
        <w:t>T</w:t>
      </w:r>
      <w:r>
        <w:rPr>
          <w:rFonts w:hint="eastAsia"/>
        </w:rPr>
        <w:t>的变化情况，其中观测物理量包含能量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四种。从图</w:t>
      </w:r>
      <w:r w:rsidR="007E51EA">
        <w:t>3</w:t>
      </w:r>
      <w:r w:rsidR="007E51EA">
        <w:rPr>
          <w:rFonts w:hint="eastAsia"/>
        </w:rPr>
        <w:t>-</w:t>
      </w:r>
      <w:r w:rsidR="007E51EA">
        <w:t>2</w:t>
      </w:r>
      <w:r>
        <w:rPr>
          <w:rFonts w:hint="eastAsia"/>
        </w:rPr>
        <w:t>中我们可以观察到各物理量的值在相变点附近发生突变；在同一比率下，物理量的</w:t>
      </w:r>
      <w:r w:rsidR="007E51EA">
        <w:rPr>
          <w:rFonts w:hint="eastAsia"/>
        </w:rPr>
        <w:t>计算</w:t>
      </w:r>
      <w:r>
        <w:rPr>
          <w:rFonts w:hint="eastAsia"/>
        </w:rPr>
        <w:t>值呈现明显的尺寸效应，即随着尺寸增大相变点提前且突变现象更加明显。</w:t>
      </w:r>
      <w:r w:rsidR="006642F6">
        <w:rPr>
          <w:rFonts w:hint="eastAsia"/>
        </w:rPr>
        <w:t>根据图</w:t>
      </w:r>
      <w:r w:rsidR="006642F6">
        <w:t>3</w:t>
      </w:r>
      <w:r w:rsidR="006642F6">
        <w:rPr>
          <w:rFonts w:hint="eastAsia"/>
        </w:rPr>
        <w:t>-</w:t>
      </w:r>
      <w:r w:rsidR="006642F6">
        <w:t>2</w:t>
      </w:r>
      <w:r w:rsidR="006642F6">
        <w:rPr>
          <w:rFonts w:hint="eastAsia"/>
        </w:rPr>
        <w:t>（</w:t>
      </w:r>
      <w:r w:rsidR="006642F6">
        <w:rPr>
          <w:rFonts w:hint="eastAsia"/>
        </w:rPr>
        <w:t>a</w:t>
      </w:r>
      <w:r w:rsidR="006642F6">
        <w:rPr>
          <w:rFonts w:hint="eastAsia"/>
        </w:rPr>
        <w:t>）、图</w:t>
      </w:r>
      <w:r w:rsidR="006642F6">
        <w:t>3</w:t>
      </w:r>
      <w:r w:rsidR="006642F6">
        <w:rPr>
          <w:rFonts w:hint="eastAsia"/>
        </w:rPr>
        <w:t>-</w:t>
      </w:r>
      <w:r w:rsidR="006642F6">
        <w:t>2</w:t>
      </w:r>
      <w:r w:rsidR="006642F6">
        <w:rPr>
          <w:rFonts w:hint="eastAsia"/>
        </w:rPr>
        <w:t>（</w:t>
      </w:r>
      <w:r w:rsidR="006642F6">
        <w:rPr>
          <w:rFonts w:hint="eastAsia"/>
        </w:rPr>
        <w:t>b</w:t>
      </w:r>
      <w:r w:rsidR="006642F6">
        <w:rPr>
          <w:rFonts w:hint="eastAsia"/>
        </w:rPr>
        <w:t>）、图</w:t>
      </w:r>
      <w:r w:rsidR="006642F6">
        <w:t>3</w:t>
      </w:r>
      <w:r w:rsidR="006642F6">
        <w:rPr>
          <w:rFonts w:hint="eastAsia"/>
        </w:rPr>
        <w:t>-</w:t>
      </w:r>
      <w:r w:rsidR="006642F6">
        <w:t>3</w:t>
      </w:r>
      <w:r w:rsidR="006642F6">
        <w:rPr>
          <w:rFonts w:hint="eastAsia"/>
        </w:rPr>
        <w:t>（</w:t>
      </w:r>
      <w:r w:rsidR="006642F6">
        <w:rPr>
          <w:rFonts w:hint="eastAsia"/>
        </w:rPr>
        <w:t>c</w:t>
      </w:r>
      <w:r w:rsidR="006642F6">
        <w:rPr>
          <w:rFonts w:hint="eastAsia"/>
        </w:rPr>
        <w:t>）</w:t>
      </w:r>
      <w:r>
        <w:rPr>
          <w:rFonts w:hint="eastAsia"/>
        </w:rPr>
        <w:t>可知在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三种比率情况下，随温度的增加能量都由最低态</w:t>
      </w:r>
      <w:r>
        <w:rPr>
          <w:rFonts w:hint="eastAsia"/>
        </w:rPr>
        <w:t>-</w:t>
      </w:r>
      <w:r>
        <w:t>4</w:t>
      </w:r>
      <w:r>
        <w:rPr>
          <w:rFonts w:hint="eastAsia"/>
        </w:rPr>
        <w:t>eV</w:t>
      </w:r>
      <w:r>
        <w:rPr>
          <w:rFonts w:hint="eastAsia"/>
        </w:rPr>
        <w:t>、</w:t>
      </w:r>
      <w:r>
        <w:rPr>
          <w:rFonts w:hint="eastAsia"/>
        </w:rPr>
        <w:t>-</w:t>
      </w:r>
      <w:r>
        <w:t>3</w:t>
      </w:r>
      <w:r>
        <w:rPr>
          <w:rFonts w:hint="eastAsia"/>
        </w:rPr>
        <w:t>eV</w:t>
      </w:r>
      <w:r>
        <w:rPr>
          <w:rFonts w:hint="eastAsia"/>
        </w:rPr>
        <w:t>、</w:t>
      </w:r>
      <w:r>
        <w:rPr>
          <w:rFonts w:hint="eastAsia"/>
        </w:rPr>
        <w:t>-</w:t>
      </w:r>
      <w:r>
        <w:t>2</w:t>
      </w:r>
      <w:r>
        <w:rPr>
          <w:rFonts w:hint="eastAsia"/>
        </w:rPr>
        <w:t>eV</w:t>
      </w:r>
      <w:r>
        <w:rPr>
          <w:rFonts w:hint="eastAsia"/>
        </w:rPr>
        <w:t>开始逐步增加直至接近</w:t>
      </w:r>
      <w:r>
        <w:rPr>
          <w:rFonts w:hint="eastAsia"/>
        </w:rPr>
        <w:t>0eV</w:t>
      </w:r>
      <w:r>
        <w:rPr>
          <w:rFonts w:hint="eastAsia"/>
        </w:rPr>
        <w:t>，尺寸越大增加越快。同样在这三种情况下随温度的增加，自旋取向由有序态转向为无序态，其磁化强度取值由</w:t>
      </w:r>
      <w:r>
        <w:rPr>
          <w:rFonts w:hint="eastAsia"/>
        </w:rPr>
        <w:t>1</w:t>
      </w:r>
      <w:r>
        <w:rPr>
          <w:rFonts w:hint="eastAsia"/>
        </w:rPr>
        <w:t>逐渐降低至</w:t>
      </w:r>
      <w:r>
        <w:rPr>
          <w:rFonts w:hint="eastAsia"/>
        </w:rPr>
        <w:t>0</w:t>
      </w:r>
      <w:r>
        <w:rPr>
          <w:rFonts w:hint="eastAsia"/>
        </w:rPr>
        <w:t>，</w:t>
      </w:r>
      <w:r w:rsidR="006642F6">
        <w:rPr>
          <w:rFonts w:hint="eastAsia"/>
        </w:rPr>
        <w:t>在相变点附</w:t>
      </w:r>
      <w:r w:rsidR="004E4872">
        <w:rPr>
          <w:rFonts w:hint="eastAsia"/>
        </w:rPr>
        <w:t>近</w:t>
      </w:r>
      <w:r>
        <w:rPr>
          <w:rFonts w:hint="eastAsia"/>
        </w:rPr>
        <w:t>尺寸越大</w:t>
      </w:r>
      <w:r w:rsidR="006642F6">
        <w:rPr>
          <w:rFonts w:hint="eastAsia"/>
        </w:rPr>
        <w:t>磁化强度值</w:t>
      </w:r>
      <w:r>
        <w:rPr>
          <w:rFonts w:hint="eastAsia"/>
        </w:rPr>
        <w:t>降低的越快。</w:t>
      </w:r>
      <w:r w:rsidR="004E4872">
        <w:rPr>
          <w:rFonts w:hint="eastAsia"/>
        </w:rPr>
        <w:t>一般而言，</w:t>
      </w:r>
      <w:r>
        <w:rPr>
          <w:rFonts w:hint="eastAsia"/>
        </w:rPr>
        <w:t>我们</w:t>
      </w:r>
      <w:proofErr w:type="gramStart"/>
      <w:r>
        <w:rPr>
          <w:rFonts w:hint="eastAsia"/>
        </w:rPr>
        <w:t>使用宾得累积</w:t>
      </w:r>
      <w:proofErr w:type="gramEnd"/>
      <w:r>
        <w:rPr>
          <w:rFonts w:hint="eastAsia"/>
        </w:rPr>
        <w:t>量在不同尺寸下的交点来确定</w:t>
      </w:r>
      <w:proofErr w:type="spellStart"/>
      <w:r>
        <w:rPr>
          <w:rFonts w:hint="eastAsia"/>
        </w:rPr>
        <w:t>Ising</w:t>
      </w:r>
      <w:proofErr w:type="spellEnd"/>
      <w:r>
        <w:rPr>
          <w:rFonts w:hint="eastAsia"/>
        </w:rPr>
        <w:t>型相变点，由图</w:t>
      </w:r>
      <w:r w:rsidR="004E4872">
        <w:t>3</w:t>
      </w:r>
      <w:r w:rsidR="004E4872">
        <w:rPr>
          <w:rFonts w:hint="eastAsia"/>
        </w:rPr>
        <w:t>-</w:t>
      </w:r>
      <w:r w:rsidR="004E4872">
        <w:t>2</w:t>
      </w:r>
      <w:r>
        <w:rPr>
          <w:rFonts w:hint="eastAsia"/>
        </w:rPr>
        <w:t>可知在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三种比率情况下发生</w:t>
      </w:r>
      <w:proofErr w:type="spellStart"/>
      <w:r>
        <w:rPr>
          <w:rFonts w:hint="eastAsia"/>
        </w:rPr>
        <w:t>Ising</w:t>
      </w:r>
      <w:proofErr w:type="spellEnd"/>
      <w:r>
        <w:rPr>
          <w:rFonts w:hint="eastAsia"/>
        </w:rPr>
        <w:t>型相变的温度</w:t>
      </w:r>
      <w:r w:rsidRPr="0035257D">
        <w:rPr>
          <w:rFonts w:hint="eastAsia"/>
        </w:rPr>
        <w:t>分别为</w:t>
      </w:r>
      <w:r w:rsidRPr="0035257D">
        <w:rPr>
          <w:rFonts w:ascii="等线" w:eastAsia="等线" w:hAnsi="等线" w:hint="eastAsia"/>
          <w:kern w:val="0"/>
          <w:sz w:val="22"/>
        </w:rPr>
        <w:t>1.3623</w:t>
      </w:r>
      <m:oMath>
        <m:r>
          <w:rPr>
            <w:rFonts w:ascii="Cambria Math" w:eastAsia="等线" w:hAnsi="Cambria Math"/>
            <w:kern w:val="0"/>
            <w:sz w:val="22"/>
          </w:rPr>
          <m:t>℃</m:t>
        </m:r>
      </m:oMath>
      <w:r w:rsidRPr="0035257D">
        <w:rPr>
          <w:rFonts w:ascii="等线" w:eastAsia="等线" w:hAnsi="等线" w:hint="eastAsia"/>
          <w:kern w:val="0"/>
          <w:sz w:val="22"/>
        </w:rPr>
        <w:t>、0.9825</w:t>
      </w:r>
      <m:oMath>
        <m:r>
          <w:rPr>
            <w:rFonts w:ascii="Cambria Math" w:eastAsia="等线" w:hAnsi="Cambria Math"/>
            <w:kern w:val="0"/>
            <w:sz w:val="22"/>
          </w:rPr>
          <m:t>℃</m:t>
        </m:r>
      </m:oMath>
      <w:r w:rsidRPr="0035257D">
        <w:rPr>
          <w:rFonts w:ascii="等线" w:eastAsia="等线" w:hAnsi="等线" w:hint="eastAsia"/>
          <w:kern w:val="0"/>
          <w:sz w:val="22"/>
        </w:rPr>
        <w:t>、</w:t>
      </w:r>
      <w:r w:rsidRPr="0035257D">
        <w:rPr>
          <w:rFonts w:hint="eastAsia"/>
        </w:rPr>
        <w:t>0</w:t>
      </w:r>
      <w:r w:rsidRPr="0035257D">
        <w:t>.4298</w:t>
      </w:r>
      <m:oMath>
        <m:r>
          <w:rPr>
            <w:rFonts w:ascii="Cambria Math" w:eastAsia="等线" w:hAnsi="Cambria Math"/>
            <w:kern w:val="0"/>
            <w:sz w:val="22"/>
          </w:rPr>
          <m:t>℃</m:t>
        </m:r>
      </m:oMath>
      <w:r w:rsidRPr="0035257D">
        <w:rPr>
          <w:rFonts w:hint="eastAsia"/>
        </w:rPr>
        <w:t>，</w:t>
      </w:r>
      <w:r>
        <w:rPr>
          <w:rFonts w:hint="eastAsia"/>
        </w:rPr>
        <w:t>即随</w:t>
      </w:r>
      <m:oMath>
        <m:sSub>
          <m:sSubPr>
            <m:ctrlPr>
              <w:rPr>
                <w:rFonts w:ascii="Cambria Math" w:hAnsi="Cambria Math"/>
              </w:rPr>
            </m:ctrlPr>
          </m:sSubPr>
          <m:e>
            <m:r>
              <w:rPr>
                <w:rFonts w:ascii="Cambria Math" w:hAnsi="Cambria Math"/>
              </w:rPr>
              <m:t>J</m:t>
            </m:r>
          </m:e>
          <m:sub>
            <m:r>
              <w:rPr>
                <w:rFonts w:ascii="Cambria Math" w:hAnsi="Cambria Math"/>
              </w:rPr>
              <m:t>b</m:t>
            </m:r>
          </m:sub>
        </m:sSub>
      </m:oMath>
      <w:r w:rsidR="0035257D">
        <w:rPr>
          <w:rFonts w:hint="eastAsia"/>
        </w:rPr>
        <w:t>所占</w:t>
      </w:r>
      <w:r>
        <w:rPr>
          <w:rFonts w:hint="eastAsia"/>
        </w:rPr>
        <w:t>比率的减小发生</w:t>
      </w:r>
      <w:proofErr w:type="spellStart"/>
      <w:r>
        <w:rPr>
          <w:rFonts w:hint="eastAsia"/>
        </w:rPr>
        <w:t>Ising</w:t>
      </w:r>
      <w:proofErr w:type="spellEnd"/>
      <w:r>
        <w:rPr>
          <w:rFonts w:hint="eastAsia"/>
        </w:rPr>
        <w:t>型相变</w:t>
      </w:r>
      <w:r w:rsidR="0035257D">
        <w:rPr>
          <w:rFonts w:hint="eastAsia"/>
        </w:rPr>
        <w:t>时</w:t>
      </w:r>
      <w:r>
        <w:rPr>
          <w:rFonts w:hint="eastAsia"/>
        </w:rPr>
        <w:t>的温度不断变低。</w:t>
      </w:r>
      <w:r w:rsidR="0035257D">
        <w:rPr>
          <w:rFonts w:hint="eastAsia"/>
        </w:rPr>
        <w:t>普遍情况下，我们</w:t>
      </w:r>
      <w:proofErr w:type="gramStart"/>
      <w:r w:rsidR="0035257D">
        <w:rPr>
          <w:rFonts w:hint="eastAsia"/>
        </w:rPr>
        <w:t>将</w:t>
      </w:r>
      <w:r w:rsidRPr="007A0F6C">
        <w:rPr>
          <w:rFonts w:hint="eastAsia"/>
        </w:rPr>
        <w:t>超流密度</w:t>
      </w:r>
      <w:proofErr w:type="gramEnd"/>
      <w:r w:rsidR="0035257D" w:rsidRPr="007A0F6C">
        <w:rPr>
          <w:rFonts w:hint="eastAsia"/>
        </w:rPr>
        <w:t>与</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oMath>
      <w:r w:rsidR="007A0F6C" w:rsidRPr="007A0F6C">
        <w:rPr>
          <w:rFonts w:hint="eastAsia"/>
        </w:rPr>
        <w:t>的交点记为相变点，在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sidR="007A0F6C" w:rsidRPr="007A0F6C">
        <w:rPr>
          <w:rFonts w:hint="eastAsia"/>
        </w:rPr>
        <w:t>时相变点</w:t>
      </w:r>
      <w:proofErr w:type="gramStart"/>
      <w:r w:rsidR="007A0F6C" w:rsidRPr="007A0F6C">
        <w:rPr>
          <w:rFonts w:hint="eastAsia"/>
        </w:rPr>
        <w:t>变为超流密度</w:t>
      </w:r>
      <w:proofErr w:type="gramEnd"/>
      <w:r w:rsidR="007A0F6C" w:rsidRPr="007A0F6C">
        <w:rPr>
          <w:rFonts w:hint="eastAsia"/>
        </w:rPr>
        <w:t>与</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π</m:t>
            </m:r>
          </m:den>
        </m:f>
      </m:oMath>
      <w:r w:rsidR="007A0F6C" w:rsidRPr="007A0F6C">
        <w:rPr>
          <w:rFonts w:hint="eastAsia"/>
        </w:rPr>
        <w:t>的交点</w:t>
      </w:r>
      <w:r w:rsidR="007A0F6C">
        <w:rPr>
          <w:rFonts w:hint="eastAsia"/>
        </w:rPr>
        <w:t>；尺寸越大超流密度降低的越</w:t>
      </w:r>
      <w:proofErr w:type="gramStart"/>
      <w:r w:rsidR="007A0F6C">
        <w:rPr>
          <w:rFonts w:hint="eastAsia"/>
        </w:rPr>
        <w:t>快最终</w:t>
      </w:r>
      <w:proofErr w:type="gramEnd"/>
      <w:r w:rsidR="007A0F6C">
        <w:rPr>
          <w:rFonts w:hint="eastAsia"/>
        </w:rPr>
        <w:t>减小至</w:t>
      </w:r>
      <w:r w:rsidR="007A0F6C">
        <w:rPr>
          <w:rFonts w:hint="eastAsia"/>
        </w:rPr>
        <w:t>0</w:t>
      </w:r>
      <w:r w:rsidR="007A0F6C">
        <w:rPr>
          <w:rFonts w:hint="eastAsia"/>
        </w:rPr>
        <w:t>。</w:t>
      </w:r>
      <w:r>
        <w:t>图</w:t>
      </w:r>
      <w:r w:rsidR="007A0F6C">
        <w:t>3</w:t>
      </w:r>
      <w:r w:rsidR="007A0F6C">
        <w:rPr>
          <w:rFonts w:hint="eastAsia"/>
        </w:rPr>
        <w:t>-</w:t>
      </w:r>
      <w:r w:rsidR="007A0F6C">
        <w:t>3</w:t>
      </w:r>
      <w:r>
        <w:t>从左到右，依次是</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三种比率情况下，比热</w:t>
      </w:r>
      <m:oMath>
        <m:sSub>
          <m:sSubPr>
            <m:ctrlPr>
              <w:rPr>
                <w:rFonts w:ascii="Cambria Math" w:hAnsi="Cambria Math"/>
              </w:rPr>
            </m:ctrlPr>
          </m:sSubPr>
          <m:e>
            <m:r>
              <w:rPr>
                <w:rFonts w:ascii="Cambria Math" w:hAnsi="Cambria Math"/>
              </w:rPr>
              <m:t xml:space="preserve"> C</m:t>
            </m:r>
          </m:e>
          <m:sub>
            <m:r>
              <w:rPr>
                <w:rFonts w:ascii="Cambria Math" w:hAnsi="Cambria Math"/>
              </w:rPr>
              <m:t>v</m:t>
            </m:r>
          </m:sub>
        </m:sSub>
      </m:oMath>
      <w:r>
        <w:rPr>
          <w:rFonts w:hint="eastAsia"/>
        </w:rPr>
        <w:t xml:space="preserve"> </w:t>
      </w:r>
      <w:r>
        <w:t>随温度</w:t>
      </w:r>
      <w:r>
        <w:t>T</w:t>
      </w:r>
      <w:r>
        <w:t>的变化情况</w:t>
      </w:r>
      <w:r w:rsidR="0013356C">
        <w:rPr>
          <w:rFonts w:hint="eastAsia"/>
        </w:rPr>
        <w:t>，</w:t>
      </w:r>
      <w:r>
        <w:rPr>
          <w:rFonts w:hint="eastAsia"/>
        </w:rPr>
        <w:t>上</w:t>
      </w:r>
      <w:proofErr w:type="gramStart"/>
      <w:r>
        <w:rPr>
          <w:rFonts w:hint="eastAsia"/>
        </w:rPr>
        <w:t>图只有</w:t>
      </w:r>
      <w:proofErr w:type="gramEnd"/>
      <w:r>
        <w:rPr>
          <w:rFonts w:hint="eastAsia"/>
        </w:rPr>
        <w:t>一个比热尖峰，因此我们推测可能该模型只存在一个相变点。</w:t>
      </w:r>
      <w:r w:rsidR="0013356C">
        <w:rPr>
          <w:rFonts w:hint="eastAsia"/>
        </w:rPr>
        <w:t>然而</w:t>
      </w:r>
      <w:r>
        <w:rPr>
          <w:rFonts w:hint="eastAsia"/>
        </w:rPr>
        <w:t>由比热尖峰判断的结果是否准确，</w:t>
      </w:r>
      <w:r w:rsidR="0013356C">
        <w:rPr>
          <w:rFonts w:hint="eastAsia"/>
        </w:rPr>
        <w:t>仍然</w:t>
      </w:r>
      <w:r>
        <w:rPr>
          <w:rFonts w:hint="eastAsia"/>
        </w:rPr>
        <w:t>还需要我们进一步精确推断。已知我们可以</w:t>
      </w:r>
      <w:proofErr w:type="gramStart"/>
      <w:r>
        <w:rPr>
          <w:rFonts w:hint="eastAsia"/>
        </w:rPr>
        <w:t>用宾得累积</w:t>
      </w:r>
      <w:proofErr w:type="gramEnd"/>
      <w:r>
        <w:rPr>
          <w:rFonts w:hint="eastAsia"/>
        </w:rPr>
        <w:t>量的交点判断</w:t>
      </w:r>
      <w:proofErr w:type="spellStart"/>
      <w:r>
        <w:rPr>
          <w:rFonts w:hint="eastAsia"/>
        </w:rPr>
        <w:t>Ising</w:t>
      </w:r>
      <w:proofErr w:type="spellEnd"/>
      <w:r>
        <w:rPr>
          <w:rFonts w:hint="eastAsia"/>
        </w:rPr>
        <w:t>型相变点的位置，接下来只需要判断</w:t>
      </w:r>
      <w:r>
        <w:rPr>
          <w:rFonts w:hint="eastAsia"/>
        </w:rPr>
        <w:t>XY</w:t>
      </w:r>
      <w:r>
        <w:rPr>
          <w:rFonts w:hint="eastAsia"/>
        </w:rPr>
        <w:t>型相变点的位置与</w:t>
      </w:r>
      <w:proofErr w:type="spellStart"/>
      <w:r>
        <w:rPr>
          <w:rFonts w:hint="eastAsia"/>
        </w:rPr>
        <w:t>Ising</w:t>
      </w:r>
      <w:proofErr w:type="spellEnd"/>
      <w:r>
        <w:rPr>
          <w:rFonts w:hint="eastAsia"/>
        </w:rPr>
        <w:t>型相变是否重合便可判断该</w:t>
      </w:r>
      <w:proofErr w:type="spellStart"/>
      <w:r w:rsidR="0013356C">
        <w:rPr>
          <w:rFonts w:hint="eastAsia"/>
        </w:rPr>
        <w:t>Ising</w:t>
      </w:r>
      <w:proofErr w:type="spellEnd"/>
      <w:r w:rsidR="0013356C">
        <w:rPr>
          <w:rFonts w:hint="eastAsia"/>
        </w:rPr>
        <w:t>-</w:t>
      </w:r>
      <w:r>
        <w:rPr>
          <w:rFonts w:hint="eastAsia"/>
        </w:rPr>
        <w:t>XY</w:t>
      </w:r>
      <w:r>
        <w:rPr>
          <w:rFonts w:hint="eastAsia"/>
        </w:rPr>
        <w:t>耦合模型相变点的个数。若二者重合则与比热尖峰的所传达的信息一致，</w:t>
      </w:r>
      <w:r w:rsidR="0013356C">
        <w:rPr>
          <w:rFonts w:hint="eastAsia"/>
        </w:rPr>
        <w:t>也就是说</w:t>
      </w:r>
      <w:proofErr w:type="spellStart"/>
      <w:r w:rsidR="0013356C">
        <w:rPr>
          <w:rFonts w:hint="eastAsia"/>
        </w:rPr>
        <w:t>Ising</w:t>
      </w:r>
      <w:proofErr w:type="spellEnd"/>
      <w:r w:rsidR="0013356C">
        <w:rPr>
          <w:rFonts w:hint="eastAsia"/>
        </w:rPr>
        <w:t>型相变与</w:t>
      </w:r>
      <w:r w:rsidR="0013356C">
        <w:rPr>
          <w:rFonts w:hint="eastAsia"/>
        </w:rPr>
        <w:t>XY</w:t>
      </w:r>
      <w:r w:rsidR="0013356C">
        <w:rPr>
          <w:rFonts w:hint="eastAsia"/>
        </w:rPr>
        <w:t>型相变同时发生，</w:t>
      </w:r>
      <w:r>
        <w:rPr>
          <w:rFonts w:hint="eastAsia"/>
        </w:rPr>
        <w:t>即该模型只存在一个相变点；反之，若二者不重合则与比热尖峰所传达的信息相悖，即该模型其实存在两个相变点。</w:t>
      </w:r>
    </w:p>
    <w:p w:rsidR="00F041A5" w:rsidRDefault="001F296B" w:rsidP="008E57EA">
      <w:pPr>
        <w:ind w:firstLine="480"/>
      </w:pPr>
      <w:r>
        <w:rPr>
          <w:rFonts w:hint="eastAsia"/>
        </w:rPr>
        <w:t>前面我们已经简要说明了判定</w:t>
      </w:r>
      <w:proofErr w:type="spellStart"/>
      <w:r>
        <w:rPr>
          <w:rFonts w:hint="eastAsia"/>
        </w:rPr>
        <w:t>xy</w:t>
      </w:r>
      <w:proofErr w:type="spellEnd"/>
      <w:r>
        <w:rPr>
          <w:rFonts w:hint="eastAsia"/>
        </w:rPr>
        <w:t>型相变点位置的方法，下面我们来详细介绍</w:t>
      </w:r>
      <w:r w:rsidR="008E57EA">
        <w:rPr>
          <w:rFonts w:hint="eastAsia"/>
        </w:rPr>
        <w:t>一下具体方法</w:t>
      </w:r>
      <w:r>
        <w:rPr>
          <w:rFonts w:hint="eastAsia"/>
        </w:rPr>
        <w:t>。如图</w:t>
      </w:r>
      <w:r w:rsidR="0013356C">
        <w:t>3</w:t>
      </w:r>
      <w:r w:rsidR="0013356C">
        <w:rPr>
          <w:rFonts w:hint="eastAsia"/>
        </w:rPr>
        <w:t>-</w:t>
      </w:r>
      <w:r>
        <w:t>2</w:t>
      </w:r>
      <w:r>
        <w:rPr>
          <w:rFonts w:hint="eastAsia"/>
        </w:rPr>
        <w:t>所示，不同的耦合系数对应不同的情况，在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以及</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存在但</w:t>
      </w:r>
      <w:proofErr w:type="gramStart"/>
      <w:r>
        <w:rPr>
          <w:rFonts w:hint="eastAsia"/>
        </w:rPr>
        <w:t>不</w:t>
      </w:r>
      <w:proofErr w:type="gramEnd"/>
      <w:r>
        <w:rPr>
          <w:rFonts w:hint="eastAsia"/>
        </w:rPr>
        <w:t>非常小时，可以</w:t>
      </w:r>
      <w:proofErr w:type="gramStart"/>
      <w:r>
        <w:rPr>
          <w:rFonts w:hint="eastAsia"/>
        </w:rPr>
        <w:t>采用超流密度</w:t>
      </w:r>
      <w:proofErr w:type="gramEnd"/>
      <w:r>
        <w:rPr>
          <w:rFonts w:hint="eastAsia"/>
        </w:rPr>
        <w:t>与直线</w:t>
      </w:r>
      <w:r>
        <w:t>∆</w:t>
      </w:r>
      <w:proofErr w:type="spellStart"/>
      <w:r>
        <w:t>ρs</w:t>
      </w:r>
      <w:proofErr w:type="spellEnd"/>
      <w:r>
        <w:t xml:space="preserve">/Tc </w:t>
      </w:r>
      <w:r>
        <w:rPr>
          <w:rFonts w:ascii="Cambria Math" w:hAnsi="Cambria Math" w:cs="Cambria Math"/>
        </w:rPr>
        <w:t>∼</w:t>
      </w:r>
      <w:r>
        <w:t xml:space="preserve"> 2/</w:t>
      </w:r>
      <w:r>
        <w:rPr>
          <w:rFonts w:cs="Calibri"/>
        </w:rPr>
        <w:t>π</w:t>
      </w:r>
      <w:r>
        <w:rPr>
          <w:rFonts w:hint="eastAsia"/>
        </w:rPr>
        <w:t>的交点确定某一尺寸下相变发生的位置；在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以及</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存在但非常小时，需要</w:t>
      </w:r>
      <w:proofErr w:type="gramStart"/>
      <w:r>
        <w:rPr>
          <w:rFonts w:hint="eastAsia"/>
        </w:rPr>
        <w:t>采用超流密度</w:t>
      </w:r>
      <w:proofErr w:type="gramEnd"/>
      <w:r>
        <w:rPr>
          <w:rFonts w:hint="eastAsia"/>
        </w:rPr>
        <w:t>与直线</w:t>
      </w:r>
      <w:r>
        <w:t>∆</w:t>
      </w:r>
      <w:proofErr w:type="spellStart"/>
      <w:r>
        <w:t>ρs</w:t>
      </w:r>
      <w:proofErr w:type="spellEnd"/>
      <w:r>
        <w:t xml:space="preserve">/Tc </w:t>
      </w:r>
      <w:r>
        <w:rPr>
          <w:rFonts w:ascii="Cambria Math" w:hAnsi="Cambria Math" w:cs="Cambria Math"/>
        </w:rPr>
        <w:t>∼</w:t>
      </w:r>
      <w:r>
        <w:t xml:space="preserve"> 8/</w:t>
      </w:r>
      <w:r>
        <w:rPr>
          <w:rFonts w:cs="Calibri"/>
        </w:rPr>
        <w:t>π</w:t>
      </w:r>
      <w:r>
        <w:rPr>
          <w:rFonts w:hint="eastAsia"/>
        </w:rPr>
        <w:t>的交点确定</w:t>
      </w:r>
      <w:r w:rsidR="008E57EA">
        <w:rPr>
          <w:rFonts w:hint="eastAsia"/>
        </w:rPr>
        <w:t>某一尺寸下</w:t>
      </w:r>
      <w:r>
        <w:rPr>
          <w:rFonts w:hint="eastAsia"/>
        </w:rPr>
        <w:t>相变发生的位置。</w:t>
      </w:r>
    </w:p>
    <w:p w:rsidR="00F041A5" w:rsidRPr="003719F4" w:rsidRDefault="00000000" w:rsidP="00A428AD">
      <w:pPr>
        <w:widowControl/>
        <w:ind w:firstLine="480"/>
      </w:pPr>
      <w:r>
        <w:rPr>
          <w:rFonts w:hint="eastAsia"/>
        </w:rPr>
        <w:t>图</w:t>
      </w:r>
      <w:r w:rsidR="0013356C">
        <w:rPr>
          <w:rFonts w:hint="eastAsia"/>
        </w:rPr>
        <w:t>3-</w:t>
      </w:r>
      <w:r w:rsidR="008E57EA">
        <w:t>2</w:t>
      </w:r>
      <w:r>
        <w:rPr>
          <w:rFonts w:hint="eastAsia"/>
        </w:rPr>
        <w:t>中斜线与曲线的交点对应的横坐标代表在</w:t>
      </w:r>
      <w:r w:rsidR="008E57EA">
        <w:rPr>
          <w:rFonts w:hint="eastAsia"/>
        </w:rPr>
        <w:t>特定</w:t>
      </w:r>
      <w:r>
        <w:rPr>
          <w:rFonts w:hint="eastAsia"/>
        </w:rPr>
        <w:t>耦合常数和尺寸下的相变温度，从上图我们</w:t>
      </w:r>
      <w:proofErr w:type="gramStart"/>
      <w:r>
        <w:rPr>
          <w:rFonts w:hint="eastAsia"/>
        </w:rPr>
        <w:t>发现</w:t>
      </w:r>
      <w:r w:rsidR="008E57EA">
        <w:rPr>
          <w:rFonts w:hint="eastAsia"/>
        </w:rPr>
        <w:t>超流密度</w:t>
      </w:r>
      <w:proofErr w:type="gramEnd"/>
      <w:r w:rsidR="008E57EA">
        <w:rPr>
          <w:rFonts w:hint="eastAsia"/>
        </w:rPr>
        <w:t>也有着明显的尺寸效应，即随着尺寸增大其值降低越快。除此之外，</w:t>
      </w:r>
      <w:r w:rsidR="003719F4">
        <w:rPr>
          <w:rFonts w:hint="eastAsia"/>
        </w:rPr>
        <w:t>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sidR="003719F4">
        <w:rPr>
          <w:rFonts w:hint="eastAsia"/>
        </w:rPr>
        <w:t>时，</w:t>
      </w:r>
      <w:r w:rsidR="00A428AD">
        <w:rPr>
          <w:rFonts w:hint="eastAsia"/>
        </w:rPr>
        <w:t>尺寸</w:t>
      </w:r>
      <w:r w:rsidR="00A428AD">
        <w:rPr>
          <w:rFonts w:hint="eastAsia"/>
        </w:rPr>
        <w:t>L=</w:t>
      </w:r>
      <w:r w:rsidR="00A428AD">
        <w:t>16</w:t>
      </w:r>
      <w:r w:rsidR="00A428AD">
        <w:rPr>
          <w:rFonts w:hint="eastAsia"/>
        </w:rPr>
        <w:t>、</w:t>
      </w:r>
      <w:r w:rsidR="00A428AD">
        <w:rPr>
          <w:rFonts w:hint="eastAsia"/>
        </w:rPr>
        <w:t>L=</w:t>
      </w:r>
      <w:r w:rsidR="00A428AD">
        <w:t>32</w:t>
      </w:r>
      <w:r w:rsidR="00A428AD">
        <w:rPr>
          <w:rFonts w:hint="eastAsia"/>
        </w:rPr>
        <w:t>、</w:t>
      </w:r>
      <w:r w:rsidR="00A428AD">
        <w:rPr>
          <w:rFonts w:hint="eastAsia"/>
        </w:rPr>
        <w:t>L=</w:t>
      </w:r>
      <w:r w:rsidR="00A428AD">
        <w:t>48</w:t>
      </w:r>
      <w:r w:rsidR="00A428AD">
        <w:rPr>
          <w:rFonts w:hint="eastAsia"/>
        </w:rPr>
        <w:t>时相变点分别为</w:t>
      </w:r>
      <w:r w:rsidR="00A428AD" w:rsidRPr="00A428AD">
        <w:rPr>
          <w:rFonts w:hint="eastAsia"/>
        </w:rPr>
        <w:t>1.368</w:t>
      </w:r>
      <m:oMath>
        <m:r>
          <m:rPr>
            <m:sty m:val="p"/>
          </m:rPr>
          <w:rPr>
            <w:rFonts w:ascii="Cambria Math" w:hAnsi="Cambria Math"/>
          </w:rPr>
          <m:t>℃</m:t>
        </m:r>
      </m:oMath>
      <w:r w:rsidR="00A428AD" w:rsidRPr="00A428AD">
        <w:rPr>
          <w:rFonts w:hint="eastAsia"/>
        </w:rPr>
        <w:t>、</w:t>
      </w:r>
      <w:r w:rsidR="00A428AD" w:rsidRPr="00A428AD">
        <w:rPr>
          <w:rFonts w:hint="eastAsia"/>
        </w:rPr>
        <w:t>1.354</w:t>
      </w:r>
      <m:oMath>
        <m:r>
          <m:rPr>
            <m:sty m:val="p"/>
          </m:rPr>
          <w:rPr>
            <w:rFonts w:ascii="Cambria Math" w:hAnsi="Cambria Math"/>
          </w:rPr>
          <m:t>℃</m:t>
        </m:r>
      </m:oMath>
      <w:r w:rsidR="00A428AD" w:rsidRPr="00A428AD">
        <w:rPr>
          <w:rFonts w:hint="eastAsia"/>
        </w:rPr>
        <w:t>、</w:t>
      </w:r>
      <w:r w:rsidR="00A428AD" w:rsidRPr="00A428AD">
        <w:rPr>
          <w:rFonts w:hint="eastAsia"/>
        </w:rPr>
        <w:t>1</w:t>
      </w:r>
      <w:r w:rsidR="00A428AD" w:rsidRPr="00A428AD">
        <w:t>.353</w:t>
      </w:r>
      <m:oMath>
        <m:r>
          <m:rPr>
            <m:sty m:val="p"/>
          </m:rPr>
          <w:rPr>
            <w:rFonts w:ascii="Cambria Math" w:hAnsi="Cambria Math"/>
          </w:rPr>
          <m:t>℃</m:t>
        </m:r>
      </m:oMath>
      <w:r w:rsidR="00A428AD">
        <w:rPr>
          <w:rFonts w:hint="eastAsia"/>
        </w:rPr>
        <w:t>，说明</w:t>
      </w:r>
      <w:r w:rsidR="008E57EA">
        <w:rPr>
          <w:rFonts w:hint="eastAsia"/>
        </w:rPr>
        <w:t>同一耦合参数下</w:t>
      </w:r>
      <w:r>
        <w:rPr>
          <w:rFonts w:hint="eastAsia"/>
        </w:rPr>
        <w:t>尺寸越大由温度对应的相变点越小</w:t>
      </w:r>
      <w:r w:rsidR="003719F4">
        <w:rPr>
          <w:rFonts w:hint="eastAsia"/>
        </w:rPr>
        <w:t>。</w:t>
      </w:r>
      <w:r w:rsidR="007B3AB5">
        <w:rPr>
          <w:rFonts w:hint="eastAsia"/>
        </w:rPr>
        <w:t>尺寸</w:t>
      </w:r>
      <w:r w:rsidR="007B3AB5">
        <w:rPr>
          <w:rFonts w:hint="eastAsia"/>
        </w:rPr>
        <w:t>L=</w:t>
      </w:r>
      <w:r w:rsidR="00BB3F04">
        <w:t>32</w:t>
      </w:r>
      <w:r w:rsidR="007B3AB5">
        <w:rPr>
          <w:rFonts w:hint="eastAsia"/>
        </w:rPr>
        <w:t>时，</w:t>
      </w:r>
      <w:r>
        <w:rPr>
          <w:rFonts w:hint="eastAsia"/>
        </w:rPr>
        <w:t>当</w:t>
      </w:r>
      <m:oMath>
        <m:sSub>
          <m:sSubPr>
            <m:ctrlPr>
              <w:rPr>
                <w:rFonts w:ascii="Cambria Math" w:hAnsi="Cambria Math"/>
              </w:rPr>
            </m:ctrlPr>
          </m:sSubPr>
          <m:e>
            <m:r>
              <w:rPr>
                <w:rFonts w:ascii="Cambria Math" w:hAnsi="Cambria Math"/>
              </w:rPr>
              <m:t>J</m:t>
            </m:r>
          </m:e>
          <m:sub>
            <m:r>
              <w:rPr>
                <w:rFonts w:ascii="Cambria Math" w:hAnsi="Cambria Math" w:hint="eastAsia"/>
              </w:rPr>
              <m:t>a</m:t>
            </m:r>
          </m:sub>
        </m:sSub>
        <m:r>
          <w:rPr>
            <w:rFonts w:ascii="Cambria Math" w:hAnsi="Cambria Math"/>
          </w:rPr>
          <m:t>=1</m:t>
        </m:r>
      </m:oMath>
      <w:r>
        <w:rPr>
          <w:rFonts w:hint="eastAsia"/>
        </w:rPr>
        <w:t>时，在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三种情况下相变点分别</w:t>
      </w:r>
      <w:r w:rsidRPr="003719F4">
        <w:rPr>
          <w:rFonts w:hint="eastAsia"/>
        </w:rPr>
        <w:t>为</w:t>
      </w:r>
      <w:r w:rsidR="00BB3F04" w:rsidRPr="003719F4">
        <w:t>1.354</w:t>
      </w:r>
      <m:oMath>
        <m:r>
          <m:rPr>
            <m:sty m:val="p"/>
          </m:rPr>
          <w:rPr>
            <w:rFonts w:ascii="Cambria Math" w:hAnsi="Cambria Math"/>
          </w:rPr>
          <m:t>℃</m:t>
        </m:r>
      </m:oMath>
      <w:r w:rsidR="003719F4" w:rsidRPr="003719F4">
        <w:rPr>
          <w:rFonts w:hint="eastAsia"/>
        </w:rPr>
        <w:t>、</w:t>
      </w:r>
      <w:r w:rsidR="00BB3F04" w:rsidRPr="003719F4">
        <w:t>0.9831</w:t>
      </w:r>
      <m:oMath>
        <m:r>
          <m:rPr>
            <m:sty m:val="p"/>
          </m:rPr>
          <w:rPr>
            <w:rFonts w:ascii="Cambria Math" w:hAnsi="Cambria Math"/>
          </w:rPr>
          <m:t>℃</m:t>
        </m:r>
      </m:oMath>
      <w:r w:rsidR="003719F4" w:rsidRPr="003719F4">
        <w:rPr>
          <w:rFonts w:hint="eastAsia"/>
        </w:rPr>
        <w:t>、</w:t>
      </w:r>
      <w:r w:rsidR="003719F4" w:rsidRPr="003719F4">
        <w:rPr>
          <w:rFonts w:hint="eastAsia"/>
        </w:rPr>
        <w:t>0</w:t>
      </w:r>
      <w:r w:rsidR="003719F4" w:rsidRPr="003719F4">
        <w:t>.3482</w:t>
      </w:r>
      <m:oMath>
        <m:r>
          <m:rPr>
            <m:sty m:val="p"/>
          </m:rPr>
          <w:rPr>
            <w:rFonts w:ascii="Cambria Math" w:hAnsi="Cambria Math"/>
          </w:rPr>
          <m:t>℃</m:t>
        </m:r>
      </m:oMath>
      <w:r w:rsidR="003719F4" w:rsidRPr="003719F4">
        <w:rPr>
          <w:rFonts w:hint="eastAsia"/>
        </w:rPr>
        <w:t>；可以看出</w:t>
      </w:r>
      <w:r w:rsidR="003719F4">
        <w:rPr>
          <w:rFonts w:hint="eastAsia"/>
        </w:rPr>
        <w:t>相同尺寸时，相变点</w:t>
      </w:r>
      <w:proofErr w:type="gramStart"/>
      <w:r w:rsidR="003719F4">
        <w:rPr>
          <w:rFonts w:hint="eastAsia"/>
        </w:rPr>
        <w:t>随空间</w:t>
      </w:r>
      <w:proofErr w:type="gramEnd"/>
      <w:r w:rsidR="003719F4">
        <w:rPr>
          <w:rFonts w:hint="eastAsia"/>
        </w:rPr>
        <w:t>各向异性情况的加剧而减小。</w:t>
      </w:r>
    </w:p>
    <w:p w:rsidR="00F041A5" w:rsidRDefault="00000000">
      <w:pPr>
        <w:ind w:firstLine="480"/>
      </w:pPr>
      <w:r>
        <w:rPr>
          <w:rFonts w:hint="eastAsia"/>
        </w:rPr>
        <w:t>尺寸越大得出的相变点越精确，但也可以想象如果我们设置超级大的尺寸时给计算机带来的工作量是巨大的，实际操作起来非常困难，为了简化我们的计算量，可以</w:t>
      </w:r>
      <w:proofErr w:type="gramStart"/>
      <w:r>
        <w:rPr>
          <w:rFonts w:hint="eastAsia"/>
        </w:rPr>
        <w:t>借助超流密度</w:t>
      </w:r>
      <w:proofErr w:type="gramEnd"/>
      <w:r>
        <w:rPr>
          <w:rFonts w:hint="eastAsia"/>
        </w:rPr>
        <w:t>外推公式由几个小尺寸的相变点外推出尺寸无穷大时该模型对应的相变</w:t>
      </w:r>
      <w:r>
        <w:rPr>
          <w:rFonts w:hint="eastAsia"/>
        </w:rPr>
        <w:lastRenderedPageBreak/>
        <w:t>点。</w:t>
      </w:r>
      <w:proofErr w:type="gramStart"/>
      <w:r>
        <w:rPr>
          <w:rFonts w:hint="eastAsia"/>
        </w:rPr>
        <w:t>超流密度</w:t>
      </w:r>
      <w:proofErr w:type="gramEnd"/>
      <w:r>
        <w:rPr>
          <w:rFonts w:hint="eastAsia"/>
        </w:rPr>
        <w:t>尺寸外推公式如下所示：</w:t>
      </w:r>
    </w:p>
    <w:p w:rsidR="00F041A5" w:rsidRDefault="00000000">
      <w:pPr>
        <w:pStyle w:val="mathAndNum"/>
        <w:tabs>
          <w:tab w:val="clear" w:pos="9120"/>
          <w:tab w:val="right" w:pos="9071"/>
        </w:tabs>
        <w:spacing w:line="240" w:lineRule="atLeast"/>
        <w:ind w:firstLine="480"/>
        <w:rPr>
          <w:iCs/>
        </w:rPr>
      </w:pPr>
      <w:r>
        <w:rPr>
          <w:rFonts w:cs="宋体"/>
          <w:iCs/>
        </w:rPr>
        <w:tab/>
      </w:r>
      <m:oMath>
        <m:sSub>
          <m:sSubPr>
            <m:ctrlPr>
              <w:rPr>
                <w:rFonts w:ascii="Cambria Math" w:hAnsi="Cambria Math"/>
                <w:iCs/>
              </w:rPr>
            </m:ctrlPr>
          </m:sSubPr>
          <m:e>
            <m:r>
              <w:rPr>
                <w:rFonts w:ascii="Cambria Math" w:hAnsi="Cambria Math"/>
              </w:rPr>
              <m:t>T</m:t>
            </m:r>
          </m:e>
          <m:sub>
            <m:r>
              <w:rPr>
                <w:rFonts w:ascii="Cambria Math" w:hAnsi="Cambria Math"/>
              </w:rPr>
              <m:t>c</m:t>
            </m:r>
          </m:sub>
        </m:sSub>
        <m:d>
          <m:dPr>
            <m:ctrlPr>
              <w:rPr>
                <w:rFonts w:ascii="Cambria Math" w:hAnsi="Cambria Math"/>
                <w:iCs/>
              </w:rPr>
            </m:ctrlPr>
          </m:dPr>
          <m:e>
            <m:r>
              <w:rPr>
                <w:rFonts w:ascii="Cambria Math" w:hAnsi="Cambria Math"/>
              </w:rPr>
              <m:t>L</m:t>
            </m:r>
          </m:e>
        </m:d>
        <m:r>
          <m:rPr>
            <m:sty m:val="p"/>
          </m:rPr>
          <w:rPr>
            <w:rFonts w:ascii="Cambria Math" w:hAnsi="Cambria Math"/>
          </w:rPr>
          <m:t>=</m:t>
        </m:r>
        <m:sSub>
          <m:sSubPr>
            <m:ctrlPr>
              <w:rPr>
                <w:rFonts w:ascii="Cambria Math" w:hAnsi="Cambria Math"/>
                <w:iCs/>
              </w:rPr>
            </m:ctrlPr>
          </m:sSubPr>
          <m:e>
            <m:r>
              <w:rPr>
                <w:rFonts w:ascii="Cambria Math" w:hAnsi="Cambria Math"/>
              </w:rPr>
              <m:t>T</m:t>
            </m:r>
          </m:e>
          <m:sub>
            <m:r>
              <w:rPr>
                <w:rFonts w:ascii="Cambria Math" w:hAnsi="Cambria Math"/>
              </w:rPr>
              <m:t>BKT</m:t>
            </m:r>
          </m:sub>
        </m:sSub>
        <m:d>
          <m:dPr>
            <m:ctrlPr>
              <w:rPr>
                <w:rFonts w:ascii="Cambria Math" w:hAnsi="Cambria Math"/>
                <w:iCs/>
              </w:rPr>
            </m:ctrlPr>
          </m:dPr>
          <m:e>
            <m:r>
              <m:rPr>
                <m:sty m:val="p"/>
              </m:rPr>
              <w:rPr>
                <w:rFonts w:ascii="Cambria Math" w:hAnsi="Cambria Math"/>
              </w:rPr>
              <m:t>∞</m:t>
            </m:r>
          </m:e>
        </m:d>
        <m:r>
          <m:rPr>
            <m:sty m:val="p"/>
          </m:rPr>
          <w:rPr>
            <w:rFonts w:ascii="Cambria Math" w:hAnsi="Cambria Math"/>
          </w:rPr>
          <m:t>+</m:t>
        </m:r>
        <m:f>
          <m:fPr>
            <m:ctrlPr>
              <w:rPr>
                <w:rFonts w:ascii="Cambria Math" w:hAnsi="Cambria Math"/>
                <w:iCs/>
              </w:rPr>
            </m:ctrlPr>
          </m:fPr>
          <m:num>
            <m:r>
              <w:rPr>
                <w:rFonts w:ascii="Cambria Math" w:hAnsi="Cambria Math"/>
              </w:rPr>
              <m:t>a</m:t>
            </m:r>
          </m:num>
          <m:den>
            <m:sSup>
              <m:sSupPr>
                <m:ctrlPr>
                  <w:rPr>
                    <w:rFonts w:ascii="Cambria Math" w:hAnsi="Cambria Math"/>
                    <w:iCs/>
                  </w:rPr>
                </m:ctrlPr>
              </m:sSupPr>
              <m:e>
                <m:r>
                  <w:rPr>
                    <w:rFonts w:ascii="Cambria Math" w:hAnsi="Cambria Math"/>
                  </w:rPr>
                  <m:t>ln</m:t>
                </m:r>
              </m:e>
              <m:sup>
                <m:r>
                  <m:rPr>
                    <m:sty m:val="p"/>
                  </m:rPr>
                  <w:rPr>
                    <w:rFonts w:ascii="Cambria Math" w:hAnsi="Cambria Math"/>
                  </w:rPr>
                  <m:t>2</m:t>
                </m:r>
              </m:sup>
            </m:sSup>
            <m:r>
              <m:rPr>
                <m:sty m:val="p"/>
              </m:rPr>
              <w:rPr>
                <w:rFonts w:ascii="Cambria Math" w:hAnsi="Cambria Math"/>
              </w:rPr>
              <m:t>(</m:t>
            </m:r>
            <m:r>
              <w:rPr>
                <w:rFonts w:ascii="Cambria Math" w:hAnsi="Cambria Math"/>
              </w:rPr>
              <m:t>bL</m:t>
            </m:r>
            <m:r>
              <m:rPr>
                <m:sty m:val="p"/>
              </m:rPr>
              <w:rPr>
                <w:rFonts w:ascii="Cambria Math" w:hAnsi="Cambria Math"/>
              </w:rPr>
              <m:t>)</m:t>
            </m:r>
          </m:den>
        </m:f>
      </m:oMath>
      <w:r>
        <w:rPr>
          <w:rFonts w:cs="宋体"/>
          <w:iCs/>
        </w:rPr>
        <w:tab/>
      </w:r>
      <w:r>
        <w:rPr>
          <w:iCs/>
        </w:rPr>
        <w:t>（</w:t>
      </w:r>
      <w:r>
        <w:rPr>
          <w:iCs/>
        </w:rPr>
        <w:t>14</w:t>
      </w:r>
      <w:r>
        <w:rPr>
          <w:iCs/>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c>
          <w:tcPr>
            <w:tcW w:w="4643" w:type="dxa"/>
          </w:tcPr>
          <w:p w:rsidR="00F041A5" w:rsidRDefault="00000000">
            <w:pPr>
              <w:pStyle w:val="mathAndNum"/>
              <w:tabs>
                <w:tab w:val="clear" w:pos="9120"/>
                <w:tab w:val="right" w:pos="9071"/>
              </w:tabs>
              <w:spacing w:line="240" w:lineRule="atLeast"/>
              <w:ind w:firstLineChars="0" w:firstLine="0"/>
              <w:rPr>
                <w:rFonts w:asciiTheme="minorEastAsia" w:hAnsiTheme="minorEastAsia"/>
              </w:rPr>
            </w:pPr>
            <w:r>
              <w:rPr>
                <w:rFonts w:asciiTheme="minorEastAsia" w:eastAsiaTheme="minorEastAsia" w:hAnsiTheme="minorEastAsia"/>
                <w:noProof/>
                <w:color w:val="C00000"/>
              </w:rPr>
              <w:drawing>
                <wp:anchor distT="0" distB="0" distL="114300" distR="114300" simplePos="0" relativeHeight="251634176" behindDoc="0" locked="0" layoutInCell="1" allowOverlap="1">
                  <wp:simplePos x="0" y="0"/>
                  <wp:positionH relativeFrom="margin">
                    <wp:align>center</wp:align>
                  </wp:positionH>
                  <wp:positionV relativeFrom="margin">
                    <wp:align>center</wp:align>
                  </wp:positionV>
                  <wp:extent cx="1963420" cy="1652270"/>
                  <wp:effectExtent l="0" t="0" r="0" b="0"/>
                  <wp:wrapSquare wrapText="bothSides"/>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3420" cy="1652270"/>
                          </a:xfrm>
                          <a:prstGeom prst="rect">
                            <a:avLst/>
                          </a:prstGeom>
                        </pic:spPr>
                      </pic:pic>
                    </a:graphicData>
                  </a:graphic>
                </wp:anchor>
              </w:drawing>
            </w:r>
          </w:p>
        </w:tc>
        <w:tc>
          <w:tcPr>
            <w:tcW w:w="4644" w:type="dxa"/>
          </w:tcPr>
          <w:p w:rsidR="00F041A5" w:rsidRDefault="00000000">
            <w:pPr>
              <w:pStyle w:val="mathAndNum"/>
              <w:tabs>
                <w:tab w:val="clear" w:pos="9120"/>
                <w:tab w:val="right" w:pos="9071"/>
              </w:tabs>
              <w:spacing w:line="240" w:lineRule="atLeast"/>
              <w:ind w:firstLineChars="0" w:firstLine="0"/>
              <w:rPr>
                <w:rFonts w:asciiTheme="minorEastAsia" w:hAnsiTheme="minorEastAsia"/>
              </w:rPr>
            </w:pPr>
            <w:r>
              <w:rPr>
                <w:rFonts w:asciiTheme="minorEastAsia" w:eastAsiaTheme="minorEastAsia" w:hAnsiTheme="minorEastAsia"/>
                <w:noProof/>
                <w:color w:val="C00000"/>
              </w:rPr>
              <w:drawing>
                <wp:anchor distT="0" distB="0" distL="114300" distR="114300" simplePos="0" relativeHeight="251637248" behindDoc="0" locked="0" layoutInCell="1" allowOverlap="1">
                  <wp:simplePos x="0" y="0"/>
                  <wp:positionH relativeFrom="margin">
                    <wp:align>center</wp:align>
                  </wp:positionH>
                  <wp:positionV relativeFrom="margin">
                    <wp:align>top</wp:align>
                  </wp:positionV>
                  <wp:extent cx="2026920" cy="1705610"/>
                  <wp:effectExtent l="0" t="0" r="0" b="0"/>
                  <wp:wrapSquare wrapText="bothSides"/>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6920" cy="1705794"/>
                          </a:xfrm>
                          <a:prstGeom prst="rect">
                            <a:avLst/>
                          </a:prstGeom>
                        </pic:spPr>
                      </pic:pic>
                    </a:graphicData>
                  </a:graphic>
                </wp:anchor>
              </w:drawing>
            </w:r>
          </w:p>
        </w:tc>
      </w:tr>
      <w:tr w:rsidR="00F041A5">
        <w:tc>
          <w:tcPr>
            <w:tcW w:w="9287" w:type="dxa"/>
            <w:gridSpan w:val="2"/>
          </w:tcPr>
          <w:p w:rsidR="00F041A5" w:rsidRDefault="00000000">
            <w:pPr>
              <w:pStyle w:val="afc"/>
              <w:ind w:firstLine="420"/>
            </w:pPr>
            <w:r>
              <w:rPr>
                <w:rFonts w:hint="eastAsia"/>
              </w:rPr>
              <w:t>图</w:t>
            </w:r>
            <w:r>
              <w:rPr>
                <w:rFonts w:hint="eastAsia"/>
              </w:rPr>
              <w:t>3-4</w:t>
            </w:r>
            <w:r>
              <w:t xml:space="preserve"> </w:t>
            </w:r>
            <w:r>
              <w:rPr>
                <w:rFonts w:hint="eastAsia"/>
              </w:rPr>
              <w:t>各向同性极限和各向异性极限情况下，由小尺寸相变点外推无限大尺寸的相变点的拟合图</w:t>
            </w:r>
          </w:p>
        </w:tc>
      </w:tr>
      <w:tr w:rsidR="00F041A5">
        <w:tc>
          <w:tcPr>
            <w:tcW w:w="9287" w:type="dxa"/>
            <w:gridSpan w:val="2"/>
          </w:tcPr>
          <w:p w:rsidR="00F041A5" w:rsidRDefault="00000000">
            <w:pPr>
              <w:pStyle w:val="afc"/>
              <w:ind w:firstLine="420"/>
            </w:pPr>
            <w:r>
              <w:t>Fig.</w:t>
            </w:r>
            <w:r>
              <w:rPr>
                <w:rFonts w:hint="eastAsia"/>
              </w:rPr>
              <w:t>3-4</w:t>
            </w:r>
            <w:r>
              <w:t xml:space="preserve"> Fitted plots of phase transition points of infinite size extrapolated from small size phase transition points in the isotropic and anisotropic limits</w:t>
            </w:r>
          </w:p>
        </w:tc>
      </w:tr>
    </w:tbl>
    <w:p w:rsidR="00F041A5" w:rsidRDefault="00000000" w:rsidP="00A428AD">
      <w:pPr>
        <w:ind w:firstLine="480"/>
      </w:pPr>
      <w:r>
        <w:rPr>
          <w:rFonts w:hint="eastAsia"/>
        </w:rPr>
        <w:t>由图</w:t>
      </w:r>
      <w:r w:rsidR="00A428AD">
        <w:rPr>
          <w:rFonts w:hint="eastAsia"/>
        </w:rPr>
        <w:t>3-</w:t>
      </w:r>
      <w:r w:rsidR="00A428AD">
        <w:t>4</w:t>
      </w:r>
      <w:r>
        <w:rPr>
          <w:rFonts w:hint="eastAsia"/>
        </w:rPr>
        <w:t>所示，在各向同性极限情况下，该双层</w:t>
      </w:r>
      <w:r>
        <w:rPr>
          <w:rFonts w:hint="eastAsia"/>
        </w:rPr>
        <w:t>XY</w:t>
      </w:r>
      <w:r>
        <w:rPr>
          <w:rFonts w:hint="eastAsia"/>
        </w:rPr>
        <w:t>耦合模型在尺寸无限大时的</w:t>
      </w:r>
      <w:r>
        <w:rPr>
          <w:rFonts w:hint="eastAsia"/>
        </w:rPr>
        <w:t>XY</w:t>
      </w:r>
      <w:r>
        <w:rPr>
          <w:rFonts w:hint="eastAsia"/>
        </w:rPr>
        <w:t>型相变点</w:t>
      </w:r>
      <w:r w:rsidRPr="00075CB4">
        <w:rPr>
          <w:rFonts w:hint="eastAsia"/>
        </w:rPr>
        <w:t>是</w:t>
      </w:r>
      <w:r w:rsidRPr="00075CB4">
        <w:rPr>
          <w:rFonts w:hint="eastAsia"/>
        </w:rPr>
        <w:t>1</w:t>
      </w:r>
      <w:r w:rsidRPr="00075CB4">
        <w:t>.3246</w:t>
      </w:r>
      <m:oMath>
        <m:r>
          <w:rPr>
            <w:rFonts w:ascii="Cambria Math" w:eastAsia="等线" w:hAnsi="Cambria Math"/>
            <w:kern w:val="0"/>
            <w:sz w:val="22"/>
          </w:rPr>
          <m:t>℃</m:t>
        </m:r>
      </m:oMath>
      <w:r w:rsidRPr="00075CB4">
        <w:rPr>
          <w:rFonts w:hint="eastAsia"/>
        </w:rPr>
        <w:t>。</w:t>
      </w:r>
      <w:r w:rsidR="00075CB4">
        <w:rPr>
          <w:rFonts w:hint="eastAsia"/>
        </w:rPr>
        <w:t>同时</w:t>
      </w:r>
      <w:r>
        <w:rPr>
          <w:rFonts w:hint="eastAsia"/>
        </w:rPr>
        <w:t>对比</w:t>
      </w:r>
      <w:proofErr w:type="spellStart"/>
      <w:r>
        <w:rPr>
          <w:rFonts w:hint="eastAsia"/>
        </w:rPr>
        <w:t>Ising</w:t>
      </w:r>
      <w:proofErr w:type="spellEnd"/>
      <w:r>
        <w:rPr>
          <w:rFonts w:hint="eastAsia"/>
        </w:rPr>
        <w:t>型相变</w:t>
      </w:r>
      <w:r w:rsidR="00075CB4">
        <w:rPr>
          <w:rFonts w:hint="eastAsia"/>
        </w:rPr>
        <w:t>在各向同性极限情况下</w:t>
      </w:r>
      <w:r w:rsidR="00C76437">
        <w:rPr>
          <w:rFonts w:hint="eastAsia"/>
        </w:rPr>
        <w:t>的相变点是</w:t>
      </w:r>
      <w:r w:rsidR="00C76437">
        <w:rPr>
          <w:rFonts w:hint="eastAsia"/>
        </w:rPr>
        <w:t>1</w:t>
      </w:r>
      <w:r w:rsidR="00C76437">
        <w:t>.3623</w:t>
      </w:r>
      <m:oMath>
        <m:r>
          <m:rPr>
            <m:sty m:val="p"/>
          </m:rPr>
          <w:rPr>
            <w:rFonts w:ascii="Cambria Math" w:hAnsi="Cambria Math"/>
          </w:rPr>
          <m:t>℃</m:t>
        </m:r>
      </m:oMath>
      <w:r w:rsidR="00075CB4">
        <w:rPr>
          <w:rFonts w:hint="eastAsia"/>
        </w:rPr>
        <w:t>，</w:t>
      </w:r>
      <w:r>
        <w:rPr>
          <w:rFonts w:hint="eastAsia"/>
        </w:rPr>
        <w:t>我们发生二者相差很小，在误差允许的范围内可以看成两种相变同时发生，即该模型只存在一个相变点。</w:t>
      </w:r>
      <w:r w:rsidR="00075CB4">
        <w:rPr>
          <w:rFonts w:hint="eastAsia"/>
        </w:rPr>
        <w:t>结论与只存在一个比热尖峰的现象相符。我们也可以利用式（</w:t>
      </w:r>
      <w:r w:rsidR="00075CB4">
        <w:rPr>
          <w:rFonts w:hint="eastAsia"/>
        </w:rPr>
        <w:t>1</w:t>
      </w:r>
      <w:r w:rsidR="00075CB4">
        <w:t>3</w:t>
      </w:r>
      <w:r w:rsidR="00075CB4">
        <w:rPr>
          <w:rFonts w:hint="eastAsia"/>
        </w:rPr>
        <w:t>）拟合其他耦合常数下该模型在尺寸无限大</w:t>
      </w:r>
      <w:r w:rsidR="001B364E">
        <w:rPr>
          <w:rFonts w:hint="eastAsia"/>
        </w:rPr>
        <w:t>或其他任意尺寸下</w:t>
      </w:r>
      <w:r w:rsidR="00075CB4">
        <w:rPr>
          <w:rFonts w:hint="eastAsia"/>
        </w:rPr>
        <w:t>时的相变点</w:t>
      </w:r>
      <w:r w:rsidR="001B364E">
        <w:rPr>
          <w:rFonts w:hint="eastAsia"/>
        </w:rPr>
        <w:t>，大大简化我们的计算难度。</w:t>
      </w:r>
    </w:p>
    <w:p w:rsidR="00F041A5" w:rsidRDefault="00000000" w:rsidP="00797BDB">
      <w:pPr>
        <w:pStyle w:val="3"/>
      </w:pPr>
      <w:bookmarkStart w:id="95" w:name="_Toc126178604"/>
      <w:bookmarkStart w:id="96" w:name="_Toc128817031"/>
      <w:r>
        <w:rPr>
          <w:rFonts w:hint="eastAsia"/>
        </w:rPr>
        <w:t>3</w:t>
      </w:r>
      <w:r>
        <w:t xml:space="preserve">.3.2 </w:t>
      </w:r>
      <w:r>
        <w:rPr>
          <w:rFonts w:hint="eastAsia"/>
        </w:rPr>
        <w:t>相图</w:t>
      </w:r>
      <w:bookmarkEnd w:id="95"/>
      <w:bookmarkEnd w:id="9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rPr>
          <w:trHeight w:val="4576"/>
        </w:trPr>
        <w:tc>
          <w:tcPr>
            <w:tcW w:w="9287" w:type="dxa"/>
          </w:tcPr>
          <w:p w:rsidR="00F041A5" w:rsidRDefault="00000000">
            <w:pPr>
              <w:ind w:firstLineChars="0" w:firstLine="0"/>
              <w:rPr>
                <w:rFonts w:cs="Times New Roman"/>
              </w:rPr>
            </w:pPr>
            <w:r>
              <w:rPr>
                <w:noProof/>
              </w:rPr>
              <w:drawing>
                <wp:anchor distT="0" distB="0" distL="114300" distR="114300" simplePos="0" relativeHeight="251671040" behindDoc="0" locked="0" layoutInCell="1" allowOverlap="1">
                  <wp:simplePos x="0" y="0"/>
                  <wp:positionH relativeFrom="margin">
                    <wp:posOffset>1446530</wp:posOffset>
                  </wp:positionH>
                  <wp:positionV relativeFrom="margin">
                    <wp:posOffset>7620</wp:posOffset>
                  </wp:positionV>
                  <wp:extent cx="3658870" cy="282765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58870" cy="2827655"/>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rPr>
                <w:rFonts w:hint="eastAsia"/>
              </w:rPr>
              <w:t>图</w:t>
            </w:r>
            <w:r>
              <w:rPr>
                <w:rFonts w:hint="eastAsia"/>
              </w:rPr>
              <w:t>3-5</w:t>
            </w:r>
            <w:r>
              <w:t xml:space="preserve"> </w:t>
            </w:r>
            <w:r>
              <w:rPr>
                <w:rFonts w:hint="eastAsia"/>
              </w:rPr>
              <w:t>双层</w:t>
            </w:r>
            <w:r>
              <w:rPr>
                <w:rFonts w:hint="eastAsia"/>
              </w:rPr>
              <w:t>XY</w:t>
            </w:r>
            <w:r>
              <w:rPr>
                <w:rFonts w:hint="eastAsia"/>
              </w:rPr>
              <w:t>耦合模型的相图</w:t>
            </w:r>
          </w:p>
        </w:tc>
      </w:tr>
      <w:tr w:rsidR="00F041A5">
        <w:tc>
          <w:tcPr>
            <w:tcW w:w="9287" w:type="dxa"/>
          </w:tcPr>
          <w:p w:rsidR="00F041A5" w:rsidRDefault="00000000">
            <w:pPr>
              <w:pStyle w:val="afc"/>
              <w:ind w:firstLine="420"/>
            </w:pPr>
            <w:r>
              <w:t>Fig</w:t>
            </w:r>
            <w:r>
              <w:rPr>
                <w:rFonts w:hint="eastAsia"/>
              </w:rPr>
              <w:t>.3-5</w:t>
            </w:r>
            <w:r>
              <w:t xml:space="preserve"> Phase diagram of the two-layer XY coupling model</w:t>
            </w:r>
          </w:p>
        </w:tc>
      </w:tr>
    </w:tbl>
    <w:p w:rsidR="00F041A5" w:rsidRDefault="00000000">
      <w:pPr>
        <w:ind w:firstLine="480"/>
      </w:pPr>
      <w:r>
        <w:rPr>
          <w:rFonts w:hint="eastAsia"/>
        </w:rPr>
        <w:lastRenderedPageBreak/>
        <w:t>通过不断调整</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和</w:t>
      </w:r>
      <m:oMath>
        <m:sSub>
          <m:sSubPr>
            <m:ctrlPr>
              <w:rPr>
                <w:rFonts w:ascii="Cambria Math" w:hAnsi="Cambria Math"/>
              </w:rPr>
            </m:ctrlPr>
          </m:sSubPr>
          <m:e>
            <m:r>
              <w:rPr>
                <w:rFonts w:ascii="Cambria Math" w:hAnsi="Cambria Math"/>
              </w:rPr>
              <m:t>J</m:t>
            </m:r>
          </m:e>
          <m:sub>
            <m:r>
              <w:rPr>
                <w:rFonts w:ascii="Cambria Math" w:hAnsi="Cambria Math" w:hint="eastAsia"/>
              </w:rPr>
              <m:t>a</m:t>
            </m:r>
          </m:sub>
        </m:sSub>
      </m:oMath>
      <w:r>
        <w:rPr>
          <w:rFonts w:hint="eastAsia"/>
        </w:rPr>
        <w:t>间的比率，我们得到了在不同比率下双层</w:t>
      </w:r>
      <w:r>
        <w:rPr>
          <w:rFonts w:hint="eastAsia"/>
        </w:rPr>
        <w:t>XY</w:t>
      </w:r>
      <w:r>
        <w:rPr>
          <w:rFonts w:hint="eastAsia"/>
        </w:rPr>
        <w:t>耦合模型的相变点。图</w:t>
      </w:r>
      <w:r>
        <w:rPr>
          <w:rFonts w:hint="eastAsia"/>
        </w:rPr>
        <w:t>1</w:t>
      </w:r>
      <w:r>
        <w:t>0</w:t>
      </w:r>
      <w:r>
        <w:rPr>
          <w:rFonts w:hint="eastAsia"/>
        </w:rPr>
        <w:t>中蓝线上的每一点都代表着一个特定比率下发生相变时参数</w:t>
      </w:r>
      <m:oMath>
        <m:sSub>
          <m:sSubPr>
            <m:ctrlPr>
              <w:rPr>
                <w:rFonts w:ascii="Cambria Math" w:hAnsi="Cambria Math"/>
              </w:rPr>
            </m:ctrlPr>
          </m:sSubPr>
          <m:e>
            <m:r>
              <w:rPr>
                <w:rFonts w:ascii="Cambria Math" w:hAnsi="Cambria Math"/>
              </w:rPr>
              <m:t>J</m:t>
            </m:r>
          </m:e>
          <m:sub>
            <m: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与发生相变时的温度之间的关系。在蓝线的右边是双层</w:t>
      </w:r>
      <w:r>
        <w:rPr>
          <w:rFonts w:hint="eastAsia"/>
        </w:rPr>
        <w:t>XY</w:t>
      </w:r>
      <w:r>
        <w:rPr>
          <w:rFonts w:hint="eastAsia"/>
        </w:rPr>
        <w:t>模型的低温有序态，在蓝线的左边是双层</w:t>
      </w:r>
      <w:r>
        <w:rPr>
          <w:rFonts w:hint="eastAsia"/>
        </w:rPr>
        <w:t>XY</w:t>
      </w:r>
      <w:r>
        <w:rPr>
          <w:rFonts w:hint="eastAsia"/>
        </w:rPr>
        <w:t>模型的高温无序态；品红线的斜率为</w:t>
      </w:r>
      <w:r>
        <w:rPr>
          <w:rFonts w:hint="eastAsia"/>
        </w:rPr>
        <w:t>1</w:t>
      </w:r>
      <w:r>
        <w:rPr>
          <w:rFonts w:hint="eastAsia"/>
        </w:rPr>
        <w:t>、绿线的斜率为</w:t>
      </w:r>
      <w:r>
        <w:rPr>
          <w:rFonts w:hint="eastAsia"/>
        </w:rPr>
        <w:t>0</w:t>
      </w:r>
      <w:r>
        <w:t>.5</w:t>
      </w:r>
      <w:r>
        <w:rPr>
          <w:rFonts w:hint="eastAsia"/>
        </w:rPr>
        <w:t>，它们与</w:t>
      </w:r>
      <w:proofErr w:type="gramStart"/>
      <w:r>
        <w:rPr>
          <w:rFonts w:hint="eastAsia"/>
        </w:rPr>
        <w:t>相变线</w:t>
      </w:r>
      <w:proofErr w:type="gramEnd"/>
      <w:r>
        <w:rPr>
          <w:rFonts w:hint="eastAsia"/>
        </w:rPr>
        <w:t>的交点坐标代表比率为</w:t>
      </w:r>
      <w:r>
        <w:rPr>
          <w:rFonts w:hint="eastAsia"/>
        </w:rPr>
        <w:t>1</w:t>
      </w:r>
      <w:r>
        <w:rPr>
          <w:rFonts w:hint="eastAsia"/>
        </w:rPr>
        <w:t>、</w:t>
      </w:r>
      <w:r>
        <w:t>0.5</w:t>
      </w:r>
      <w:r>
        <w:rPr>
          <w:rFonts w:hint="eastAsia"/>
        </w:rPr>
        <w:t>时的相变信息。</w:t>
      </w:r>
    </w:p>
    <w:p w:rsidR="00F041A5" w:rsidRDefault="00000000">
      <w:pPr>
        <w:ind w:firstLineChars="0" w:firstLine="0"/>
        <w:pPrChange w:id="97" w:author="dell" w:date="2023-02-17T15:25:00Z">
          <w:pPr>
            <w:ind w:firstLine="480"/>
          </w:pPr>
        </w:pPrChange>
      </w:pPr>
      <w:r>
        <w:rPr>
          <w:rFonts w:hint="eastAsia"/>
        </w:rPr>
        <w:t xml:space="preserve">3.4 </w:t>
      </w:r>
      <w:r>
        <w:rPr>
          <w:rFonts w:hint="eastAsia"/>
        </w:rPr>
        <w:t>本章小节</w:t>
      </w:r>
    </w:p>
    <w:p w:rsidR="00F041A5" w:rsidRDefault="00F041A5">
      <w:pPr>
        <w:ind w:firstLine="480"/>
      </w:pPr>
    </w:p>
    <w:p w:rsidR="00F041A5" w:rsidRDefault="00000000">
      <w:pPr>
        <w:widowControl/>
        <w:spacing w:line="240" w:lineRule="auto"/>
        <w:ind w:firstLineChars="0" w:firstLine="0"/>
        <w:jc w:val="left"/>
      </w:pPr>
      <w:r>
        <w:br w:type="page"/>
      </w:r>
    </w:p>
    <w:p w:rsidR="00F041A5" w:rsidRDefault="00000000">
      <w:pPr>
        <w:pStyle w:val="1"/>
        <w:ind w:firstLine="640"/>
      </w:pPr>
      <w:bookmarkStart w:id="98" w:name="_Toc65833647"/>
      <w:bookmarkStart w:id="99" w:name="_Toc126178605"/>
      <w:bookmarkStart w:id="100" w:name="_Toc128817032"/>
      <w:r>
        <w:rPr>
          <w:szCs w:val="32"/>
        </w:rPr>
        <w:lastRenderedPageBreak/>
        <w:t>第</w:t>
      </w:r>
      <w:r>
        <w:rPr>
          <w:szCs w:val="32"/>
        </w:rPr>
        <w:t>4</w:t>
      </w:r>
      <w:r>
        <w:rPr>
          <w:szCs w:val="32"/>
        </w:rPr>
        <w:t>章</w:t>
      </w:r>
      <w:r>
        <w:rPr>
          <w:szCs w:val="32"/>
        </w:rPr>
        <w:t xml:space="preserve"> </w:t>
      </w:r>
      <w:r>
        <w:rPr>
          <w:rFonts w:hint="eastAsia"/>
          <w:szCs w:val="32"/>
        </w:rPr>
        <w:t xml:space="preserve"> </w:t>
      </w:r>
      <w:bookmarkStart w:id="101" w:name="OLE_LINK1"/>
      <w:bookmarkEnd w:id="98"/>
      <w:r>
        <w:rPr>
          <w:rFonts w:hint="eastAsia"/>
        </w:rPr>
        <w:t>蒙特卡罗方法研究二维</w:t>
      </w:r>
      <w:proofErr w:type="spellStart"/>
      <w:r>
        <w:rPr>
          <w:rFonts w:hint="eastAsia"/>
        </w:rPr>
        <w:t>Ising</w:t>
      </w:r>
      <w:proofErr w:type="spellEnd"/>
      <w:r>
        <w:rPr>
          <w:rFonts w:hint="eastAsia"/>
        </w:rPr>
        <w:t>-XY</w:t>
      </w:r>
      <w:r>
        <w:rPr>
          <w:rFonts w:hint="eastAsia"/>
        </w:rPr>
        <w:t>耦合模型的相变</w:t>
      </w:r>
      <w:bookmarkEnd w:id="99"/>
      <w:bookmarkEnd w:id="100"/>
      <w:bookmarkEnd w:id="101"/>
    </w:p>
    <w:p w:rsidR="00F041A5" w:rsidRDefault="00000000" w:rsidP="00797BDB">
      <w:pPr>
        <w:pStyle w:val="2"/>
      </w:pPr>
      <w:bookmarkStart w:id="102" w:name="_Toc65833648"/>
      <w:bookmarkStart w:id="103" w:name="_Toc126178606"/>
      <w:bookmarkStart w:id="104" w:name="_Toc128817033"/>
      <w:r>
        <w:t>4</w:t>
      </w:r>
      <w:r>
        <w:rPr>
          <w:rFonts w:hint="eastAsia"/>
        </w:rPr>
        <w:t>.</w:t>
      </w:r>
      <w:r>
        <w:t>1</w:t>
      </w:r>
      <w:r>
        <w:rPr>
          <w:rFonts w:hint="eastAsia"/>
        </w:rPr>
        <w:t xml:space="preserve"> </w:t>
      </w:r>
      <w:r>
        <w:t xml:space="preserve"> </w:t>
      </w:r>
      <w:r>
        <w:rPr>
          <w:rStyle w:val="20"/>
          <w:rFonts w:hint="eastAsia"/>
        </w:rPr>
        <w:t>引言</w:t>
      </w:r>
      <w:bookmarkEnd w:id="102"/>
      <w:bookmarkEnd w:id="103"/>
      <w:bookmarkEnd w:id="104"/>
    </w:p>
    <w:p w:rsidR="00F041A5" w:rsidRDefault="00DD7BDC">
      <w:pPr>
        <w:ind w:firstLine="480"/>
      </w:pPr>
      <w:bookmarkStart w:id="105" w:name="_Toc65833649"/>
      <w:proofErr w:type="spellStart"/>
      <w:r>
        <w:t>Ising</w:t>
      </w:r>
      <w:proofErr w:type="spellEnd"/>
      <w:r>
        <w:t>-XY</w:t>
      </w:r>
      <w:r>
        <w:t>耦合模型是</w:t>
      </w:r>
      <w:proofErr w:type="spellStart"/>
      <w:r>
        <w:t>Ising</w:t>
      </w:r>
      <w:proofErr w:type="spellEnd"/>
      <w:r>
        <w:t>模型和</w:t>
      </w:r>
      <w:r>
        <w:t>XY</w:t>
      </w:r>
      <w:r>
        <w:t>模型的耦合，能够更好地描述真实物理系统的性质。研究</w:t>
      </w:r>
      <w:proofErr w:type="spellStart"/>
      <w:r>
        <w:t>Ising</w:t>
      </w:r>
      <w:proofErr w:type="spellEnd"/>
      <w:r>
        <w:t>-XY</w:t>
      </w:r>
      <w:r>
        <w:t>模型的相变行为有助于更深入地理解物质相变机制，并为材料科学、能</w:t>
      </w:r>
      <w:proofErr w:type="gramStart"/>
      <w:r>
        <w:t>源材料</w:t>
      </w:r>
      <w:proofErr w:type="gramEnd"/>
      <w:r>
        <w:t>、物理化学等领域提供理论支持。此外，</w:t>
      </w:r>
      <w:proofErr w:type="spellStart"/>
      <w:r>
        <w:t>Ising</w:t>
      </w:r>
      <w:proofErr w:type="spellEnd"/>
      <w:r>
        <w:t>-XY</w:t>
      </w:r>
      <w:r>
        <w:t>模型的相变研究也是统计物理领域的热点问题之一，吸引了众多学者的关注。</w:t>
      </w:r>
    </w:p>
    <w:p w:rsidR="00F041A5" w:rsidRDefault="00000000">
      <w:pPr>
        <w:ind w:firstLine="480"/>
        <w:rPr>
          <w:rFonts w:ascii="宋体" w:hAnsi="宋体"/>
          <w:szCs w:val="28"/>
        </w:rPr>
      </w:pPr>
      <w:r>
        <w:rPr>
          <w:rFonts w:ascii="宋体" w:hAnsi="宋体" w:hint="eastAsia"/>
          <w:szCs w:val="28"/>
        </w:rPr>
        <w:t>这些年来，</w:t>
      </w:r>
      <w:proofErr w:type="spellStart"/>
      <w:r>
        <w:rPr>
          <w:rFonts w:ascii="宋体" w:hAnsi="宋体" w:hint="eastAsia"/>
          <w:szCs w:val="28"/>
        </w:rPr>
        <w:t>Ising</w:t>
      </w:r>
      <w:proofErr w:type="spellEnd"/>
      <w:r>
        <w:rPr>
          <w:rFonts w:ascii="宋体" w:hAnsi="宋体" w:hint="eastAsia"/>
          <w:szCs w:val="28"/>
        </w:rPr>
        <w:t>-XY耦合模型、双层XY耦合模型、完全阻挫XY模型已经引起了人们的广泛关注。1</w:t>
      </w:r>
      <w:r>
        <w:rPr>
          <w:rFonts w:ascii="宋体" w:hAnsi="宋体"/>
          <w:szCs w:val="28"/>
        </w:rPr>
        <w:t>990</w:t>
      </w:r>
      <w:r>
        <w:rPr>
          <w:rFonts w:ascii="宋体" w:hAnsi="宋体" w:hint="eastAsia"/>
          <w:szCs w:val="28"/>
        </w:rPr>
        <w:t>年，</w:t>
      </w:r>
      <w:proofErr w:type="spellStart"/>
      <w:r>
        <w:rPr>
          <w:rFonts w:ascii="宋体" w:hAnsi="宋体" w:hint="eastAsia"/>
          <w:szCs w:val="28"/>
        </w:rPr>
        <w:t>Kosterlitz</w:t>
      </w:r>
      <w:proofErr w:type="spellEnd"/>
      <w:r>
        <w:rPr>
          <w:rFonts w:ascii="宋体" w:hAnsi="宋体" w:hint="eastAsia"/>
          <w:szCs w:val="28"/>
        </w:rPr>
        <w:t>教授等人利用实空间</w:t>
      </w:r>
      <w:proofErr w:type="gramStart"/>
      <w:r>
        <w:rPr>
          <w:rFonts w:ascii="宋体" w:hAnsi="宋体" w:hint="eastAsia"/>
          <w:szCs w:val="28"/>
        </w:rPr>
        <w:t>重整化群</w:t>
      </w:r>
      <w:proofErr w:type="gramEnd"/>
      <w:r>
        <w:rPr>
          <w:rFonts w:ascii="宋体" w:hAnsi="宋体" w:hint="eastAsia"/>
          <w:szCs w:val="28"/>
        </w:rPr>
        <w:t>和蒙特卡罗的方法研究了混合二维</w:t>
      </w:r>
      <w:proofErr w:type="spellStart"/>
      <w:r>
        <w:rPr>
          <w:rFonts w:ascii="宋体" w:hAnsi="宋体" w:hint="eastAsia"/>
          <w:szCs w:val="28"/>
        </w:rPr>
        <w:t>Ising</w:t>
      </w:r>
      <w:proofErr w:type="spellEnd"/>
      <w:r>
        <w:rPr>
          <w:rFonts w:ascii="宋体" w:hAnsi="宋体" w:hint="eastAsia"/>
          <w:szCs w:val="28"/>
        </w:rPr>
        <w:t>-XY耦合模型在各向同性极限下的相图，测量了一些常见的临界指数，发现不同情况下有着一级相变和连续相变的区别。2</w:t>
      </w:r>
      <w:r>
        <w:rPr>
          <w:rFonts w:ascii="宋体" w:hAnsi="宋体"/>
          <w:szCs w:val="28"/>
        </w:rPr>
        <w:t>005</w:t>
      </w:r>
      <w:r>
        <w:rPr>
          <w:rFonts w:ascii="宋体" w:hAnsi="宋体" w:hint="eastAsia"/>
          <w:szCs w:val="28"/>
        </w:rPr>
        <w:t xml:space="preserve">年，伊斯兰自由大学Rasool </w:t>
      </w:r>
      <w:proofErr w:type="spellStart"/>
      <w:r>
        <w:rPr>
          <w:rFonts w:ascii="宋体" w:hAnsi="宋体" w:hint="eastAsia"/>
          <w:szCs w:val="28"/>
        </w:rPr>
        <w:t>Ghanbari</w:t>
      </w:r>
      <w:proofErr w:type="spellEnd"/>
      <w:r>
        <w:rPr>
          <w:rFonts w:ascii="宋体" w:hAnsi="宋体" w:hint="eastAsia"/>
          <w:szCs w:val="28"/>
        </w:rPr>
        <w:t>等人研究了三维下耦合XY 模型的相图。仿真结果表明该模型存在三临界点，在三临界点两种不同的</w:t>
      </w:r>
      <w:proofErr w:type="gramStart"/>
      <w:r>
        <w:rPr>
          <w:rFonts w:ascii="宋体" w:hAnsi="宋体" w:hint="eastAsia"/>
          <w:szCs w:val="28"/>
        </w:rPr>
        <w:t>序同时</w:t>
      </w:r>
      <w:proofErr w:type="gramEnd"/>
      <w:r>
        <w:rPr>
          <w:rFonts w:ascii="宋体" w:hAnsi="宋体" w:hint="eastAsia"/>
          <w:szCs w:val="28"/>
        </w:rPr>
        <w:t>存在。2</w:t>
      </w:r>
      <w:r>
        <w:rPr>
          <w:rFonts w:ascii="宋体" w:hAnsi="宋体"/>
          <w:szCs w:val="28"/>
        </w:rPr>
        <w:t>007</w:t>
      </w:r>
      <w:r>
        <w:rPr>
          <w:rFonts w:ascii="宋体" w:hAnsi="宋体" w:hint="eastAsia"/>
          <w:szCs w:val="28"/>
        </w:rPr>
        <w:t>年，</w:t>
      </w:r>
      <w:proofErr w:type="spellStart"/>
      <w:r>
        <w:rPr>
          <w:rFonts w:ascii="宋体" w:hAnsi="宋体" w:hint="eastAsia"/>
          <w:szCs w:val="28"/>
        </w:rPr>
        <w:t>Cenke</w:t>
      </w:r>
      <w:proofErr w:type="spellEnd"/>
      <w:r>
        <w:rPr>
          <w:rFonts w:ascii="宋体" w:hAnsi="宋体" w:hint="eastAsia"/>
          <w:szCs w:val="28"/>
        </w:rPr>
        <w:t xml:space="preserve"> Xu教授从理论上介绍了具有空间各向异性和U(1)×Z2 对称性的二维耦合XY 系统的相变，系统的相变可分为</w:t>
      </w:r>
      <w:proofErr w:type="spellStart"/>
      <w:r>
        <w:rPr>
          <w:rFonts w:ascii="宋体" w:hAnsi="宋体" w:hint="eastAsia"/>
          <w:szCs w:val="28"/>
        </w:rPr>
        <w:t>Ising</w:t>
      </w:r>
      <w:proofErr w:type="spellEnd"/>
      <w:r>
        <w:rPr>
          <w:rFonts w:ascii="宋体" w:hAnsi="宋体" w:hint="eastAsia"/>
          <w:szCs w:val="28"/>
        </w:rPr>
        <w:t>型相变和XY型相变，相变的顺序取决于各向异性耦合的比率并画出了经典相变和量子相变下的相图。遗憾的是，各位学者都仅仅从理论上给出了</w:t>
      </w:r>
      <w:proofErr w:type="spellStart"/>
      <w:r>
        <w:rPr>
          <w:rFonts w:ascii="宋体" w:hAnsi="宋体" w:hint="eastAsia"/>
          <w:szCs w:val="28"/>
        </w:rPr>
        <w:t>Ising</w:t>
      </w:r>
      <w:proofErr w:type="spellEnd"/>
      <w:r>
        <w:rPr>
          <w:rFonts w:ascii="宋体" w:hAnsi="宋体" w:hint="eastAsia"/>
          <w:szCs w:val="28"/>
        </w:rPr>
        <w:t>-XY耦合模型的相图，没有具体的数据支撑</w:t>
      </w:r>
      <w:r>
        <w:rPr>
          <w:rFonts w:ascii="宋体" w:hAnsi="宋体" w:cs="Times New Roman"/>
          <w:kern w:val="0"/>
          <w:vertAlign w:val="superscript"/>
        </w:rPr>
        <w:t>[4]</w:t>
      </w:r>
      <w:r>
        <w:rPr>
          <w:rFonts w:ascii="宋体" w:hAnsi="宋体" w:hint="eastAsia"/>
          <w:szCs w:val="28"/>
        </w:rPr>
        <w:t>。我们本次课题研究的目的就是在数值计算层面得出详细的数据从而画出</w:t>
      </w:r>
      <w:proofErr w:type="spellStart"/>
      <w:r>
        <w:rPr>
          <w:rFonts w:ascii="宋体" w:hAnsi="宋体" w:hint="eastAsia"/>
          <w:szCs w:val="28"/>
        </w:rPr>
        <w:t>Ising_XY</w:t>
      </w:r>
      <w:proofErr w:type="spellEnd"/>
      <w:r>
        <w:rPr>
          <w:rFonts w:ascii="宋体" w:hAnsi="宋体" w:hint="eastAsia"/>
          <w:szCs w:val="28"/>
        </w:rPr>
        <w:t>模型的相图。</w:t>
      </w:r>
    </w:p>
    <w:p w:rsidR="00F041A5" w:rsidRDefault="00000000">
      <w:pPr>
        <w:ind w:firstLine="480"/>
        <w:rPr>
          <w:szCs w:val="28"/>
        </w:rPr>
      </w:pPr>
      <w:r>
        <w:rPr>
          <w:rFonts w:hint="eastAsia"/>
          <w:szCs w:val="28"/>
        </w:rPr>
        <w:t>本章中采取了马尔科夫链蒙特卡罗中的</w:t>
      </w:r>
      <w:r>
        <w:rPr>
          <w:rFonts w:hint="eastAsia"/>
          <w:szCs w:val="28"/>
        </w:rPr>
        <w:t>Metropolis</w:t>
      </w:r>
      <w:r>
        <w:rPr>
          <w:rFonts w:hint="eastAsia"/>
          <w:szCs w:val="28"/>
        </w:rPr>
        <w:t>算法和</w:t>
      </w:r>
      <w:r>
        <w:rPr>
          <w:rFonts w:hint="eastAsia"/>
          <w:szCs w:val="28"/>
        </w:rPr>
        <w:t>Wolff</w:t>
      </w:r>
      <w:r>
        <w:rPr>
          <w:rFonts w:hint="eastAsia"/>
          <w:szCs w:val="28"/>
        </w:rPr>
        <w:t>算法研究正方晶格下不同尺寸的</w:t>
      </w:r>
      <w:proofErr w:type="spellStart"/>
      <w:r>
        <w:rPr>
          <w:rFonts w:hint="eastAsia"/>
          <w:szCs w:val="28"/>
        </w:rPr>
        <w:t>Ising</w:t>
      </w:r>
      <w:proofErr w:type="spellEnd"/>
      <w:r>
        <w:rPr>
          <w:rFonts w:hint="eastAsia"/>
          <w:szCs w:val="28"/>
        </w:rPr>
        <w:t>-XY</w:t>
      </w:r>
      <w:r>
        <w:rPr>
          <w:rFonts w:hint="eastAsia"/>
          <w:szCs w:val="28"/>
        </w:rPr>
        <w:t>耦合模型，从数值上验证</w:t>
      </w:r>
      <w:proofErr w:type="spellStart"/>
      <w:r>
        <w:rPr>
          <w:rFonts w:hint="eastAsia"/>
          <w:szCs w:val="28"/>
        </w:rPr>
        <w:t>Kosterlitz</w:t>
      </w:r>
      <w:proofErr w:type="spellEnd"/>
      <w:r>
        <w:rPr>
          <w:rFonts w:hint="eastAsia"/>
          <w:szCs w:val="28"/>
        </w:rPr>
        <w:t>的结论。通过测量能量、磁化强度、比热、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，研究了各向同性极限、各向异性极限、各向异性等不同情况下的相变情况并且</w:t>
      </w:r>
      <w:proofErr w:type="gramStart"/>
      <w:r>
        <w:rPr>
          <w:rFonts w:hint="eastAsia"/>
          <w:szCs w:val="28"/>
        </w:rPr>
        <w:t>作出</w:t>
      </w:r>
      <w:proofErr w:type="spellStart"/>
      <w:proofErr w:type="gramEnd"/>
      <w:r>
        <w:rPr>
          <w:rFonts w:hint="eastAsia"/>
          <w:szCs w:val="28"/>
        </w:rPr>
        <w:t>Ising_XY</w:t>
      </w:r>
      <w:proofErr w:type="spellEnd"/>
      <w:r>
        <w:rPr>
          <w:rFonts w:hint="eastAsia"/>
          <w:szCs w:val="28"/>
        </w:rPr>
        <w:t>模型的相图。根据现有的研究表明，在</w:t>
      </w:r>
      <w:r>
        <w:rPr>
          <w:rFonts w:hint="eastAsia"/>
          <w:szCs w:val="28"/>
        </w:rPr>
        <w:t>C</w:t>
      </w:r>
      <w:r>
        <w:rPr>
          <w:rFonts w:hint="eastAsia"/>
          <w:szCs w:val="28"/>
        </w:rPr>
        <w:t>取值不同时有着不同的现象；在</w:t>
      </w:r>
      <m:oMath>
        <m:sSup>
          <m:sSupPr>
            <m:ctrlPr>
              <w:rPr>
                <w:rFonts w:ascii="Cambria Math" w:hAnsi="Cambria Math"/>
                <w:szCs w:val="28"/>
              </w:rPr>
            </m:ctrlPr>
          </m:sSupPr>
          <m:e>
            <m:r>
              <w:rPr>
                <w:rFonts w:ascii="Cambria Math" w:hAnsi="Cambria Math"/>
                <w:szCs w:val="28"/>
              </w:rPr>
              <m:t>C</m:t>
            </m:r>
            <m:r>
              <m:rPr>
                <m:sty m:val="p"/>
              </m:rPr>
              <w:rPr>
                <w:rFonts w:ascii="Cambria Math" w:hAnsi="Cambria Math"/>
                <w:szCs w:val="28"/>
              </w:rPr>
              <m:t>&gt;</m:t>
            </m:r>
            <m:r>
              <w:rPr>
                <w:rFonts w:ascii="Cambria Math" w:hAnsi="Cambria Math"/>
                <w:szCs w:val="28"/>
              </w:rPr>
              <m:t>C</m:t>
            </m:r>
          </m:e>
          <m:sup>
            <m:r>
              <m:rPr>
                <m:sty m:val="p"/>
              </m:rPr>
              <w:rPr>
                <w:rFonts w:ascii="Cambria Math" w:hAnsi="Cambria Math"/>
                <w:szCs w:val="28"/>
              </w:rPr>
              <m:t>*</m:t>
            </m:r>
          </m:sup>
        </m:sSup>
      </m:oMath>
      <w:r>
        <w:rPr>
          <w:rFonts w:hint="eastAsia"/>
          <w:szCs w:val="28"/>
        </w:rPr>
        <w:t>时，固定温度不变，空间各向同性情况下</w:t>
      </w:r>
      <w:proofErr w:type="spellStart"/>
      <w:r>
        <w:rPr>
          <w:rFonts w:hint="eastAsia"/>
          <w:szCs w:val="28"/>
        </w:rPr>
        <w:t>Ising</w:t>
      </w:r>
      <w:proofErr w:type="spellEnd"/>
      <w:r>
        <w:rPr>
          <w:rFonts w:hint="eastAsia"/>
          <w:szCs w:val="28"/>
        </w:rPr>
        <w:t>模型先于</w:t>
      </w:r>
      <w:r>
        <w:rPr>
          <w:rFonts w:hint="eastAsia"/>
          <w:szCs w:val="28"/>
        </w:rPr>
        <w:t>X</w:t>
      </w:r>
      <w:r>
        <w:rPr>
          <w:szCs w:val="28"/>
        </w:rPr>
        <w:t>Y</w:t>
      </w:r>
      <w:r>
        <w:rPr>
          <w:rFonts w:hint="eastAsia"/>
          <w:szCs w:val="28"/>
        </w:rPr>
        <w:t>模型发生相变，</w:t>
      </w:r>
      <w:r>
        <w:rPr>
          <w:rFonts w:hint="eastAsia"/>
          <w:szCs w:val="28"/>
        </w:rPr>
        <w:t>XY</w:t>
      </w:r>
      <w:r>
        <w:rPr>
          <w:rFonts w:hint="eastAsia"/>
          <w:szCs w:val="28"/>
        </w:rPr>
        <w:t>模型在</w:t>
      </w:r>
      <w:r>
        <w:rPr>
          <w:rFonts w:hint="eastAsia"/>
          <w:szCs w:val="28"/>
        </w:rPr>
        <w:t>A</w:t>
      </w:r>
      <w:r>
        <w:rPr>
          <w:rFonts w:hint="eastAsia"/>
          <w:szCs w:val="28"/>
        </w:rPr>
        <w:t>为</w:t>
      </w:r>
      <w:r>
        <w:rPr>
          <w:rFonts w:hint="eastAsia"/>
          <w:szCs w:val="28"/>
        </w:rPr>
        <w:t>0</w:t>
      </w:r>
      <w:r>
        <w:rPr>
          <w:szCs w:val="28"/>
        </w:rPr>
        <w:t>.321</w:t>
      </w:r>
      <w:r>
        <w:rPr>
          <w:rFonts w:hint="eastAsia"/>
          <w:szCs w:val="28"/>
        </w:rPr>
        <w:t>时发生相变，</w:t>
      </w:r>
      <w:proofErr w:type="spellStart"/>
      <w:r>
        <w:rPr>
          <w:rFonts w:hint="eastAsia"/>
          <w:szCs w:val="28"/>
        </w:rPr>
        <w:t>Ising</w:t>
      </w:r>
      <w:proofErr w:type="spellEnd"/>
      <w:r>
        <w:rPr>
          <w:rFonts w:hint="eastAsia"/>
          <w:szCs w:val="28"/>
        </w:rPr>
        <w:t>模型在</w:t>
      </w:r>
      <w:r>
        <w:rPr>
          <w:rFonts w:hint="eastAsia"/>
          <w:szCs w:val="28"/>
        </w:rPr>
        <w:t>A</w:t>
      </w:r>
      <w:r>
        <w:rPr>
          <w:rFonts w:hint="eastAsia"/>
          <w:szCs w:val="28"/>
        </w:rPr>
        <w:t>为</w:t>
      </w:r>
      <w:r>
        <w:rPr>
          <w:rFonts w:hint="eastAsia"/>
          <w:szCs w:val="28"/>
        </w:rPr>
        <w:t>0</w:t>
      </w:r>
      <w:r>
        <w:rPr>
          <w:szCs w:val="28"/>
        </w:rPr>
        <w:t>.461</w:t>
      </w:r>
      <w:r>
        <w:rPr>
          <w:rFonts w:hint="eastAsia"/>
          <w:szCs w:val="28"/>
        </w:rPr>
        <w:t>时发生相变。固定</w:t>
      </w:r>
      <w:r>
        <w:rPr>
          <w:rFonts w:hint="eastAsia"/>
          <w:szCs w:val="28"/>
        </w:rPr>
        <w:t>T</w:t>
      </w:r>
      <w:r>
        <w:rPr>
          <w:rFonts w:hint="eastAsia"/>
          <w:szCs w:val="28"/>
        </w:rPr>
        <w:t>不变，随着</w:t>
      </w:r>
      <w:r>
        <w:rPr>
          <w:szCs w:val="28"/>
        </w:rPr>
        <w:t>B/A</w:t>
      </w:r>
      <w:r>
        <w:rPr>
          <w:rFonts w:hint="eastAsia"/>
          <w:szCs w:val="28"/>
        </w:rPr>
        <w:t>逐渐减小至</w:t>
      </w:r>
      <w:r>
        <w:rPr>
          <w:rFonts w:hint="eastAsia"/>
          <w:szCs w:val="28"/>
        </w:rPr>
        <w:t>0</w:t>
      </w:r>
      <w:r>
        <w:rPr>
          <w:rFonts w:hint="eastAsia"/>
          <w:szCs w:val="28"/>
        </w:rPr>
        <w:t>，</w:t>
      </w:r>
      <w:r>
        <w:rPr>
          <w:rFonts w:hint="eastAsia"/>
          <w:szCs w:val="28"/>
        </w:rPr>
        <w:t>XY</w:t>
      </w:r>
      <w:r>
        <w:rPr>
          <w:rFonts w:hint="eastAsia"/>
          <w:szCs w:val="28"/>
        </w:rPr>
        <w:t>相变点与</w:t>
      </w:r>
      <w:proofErr w:type="spellStart"/>
      <w:r>
        <w:rPr>
          <w:rFonts w:hint="eastAsia"/>
          <w:szCs w:val="28"/>
        </w:rPr>
        <w:t>Ising</w:t>
      </w:r>
      <w:proofErr w:type="spellEnd"/>
      <w:r>
        <w:rPr>
          <w:rFonts w:hint="eastAsia"/>
          <w:szCs w:val="28"/>
        </w:rPr>
        <w:t>相变点逐渐接近并相交，最后</w:t>
      </w:r>
      <w:r>
        <w:rPr>
          <w:rFonts w:hint="eastAsia"/>
          <w:szCs w:val="28"/>
        </w:rPr>
        <w:t>XY</w:t>
      </w:r>
      <w:r>
        <w:rPr>
          <w:rFonts w:hint="eastAsia"/>
          <w:szCs w:val="28"/>
        </w:rPr>
        <w:t>相变先于</w:t>
      </w:r>
      <w:proofErr w:type="spellStart"/>
      <w:r>
        <w:rPr>
          <w:rFonts w:hint="eastAsia"/>
          <w:szCs w:val="28"/>
        </w:rPr>
        <w:t>Ising</w:t>
      </w:r>
      <w:proofErr w:type="spellEnd"/>
      <w:r>
        <w:rPr>
          <w:rFonts w:hint="eastAsia"/>
          <w:szCs w:val="28"/>
        </w:rPr>
        <w:t>相变发生与各向异性极限情况重合；（除此之外，各向异性极限情况下</w:t>
      </w:r>
      <w:r>
        <w:rPr>
          <w:rFonts w:hint="eastAsia"/>
          <w:szCs w:val="28"/>
        </w:rPr>
        <w:t>XY</w:t>
      </w:r>
      <w:r>
        <w:rPr>
          <w:rFonts w:hint="eastAsia"/>
          <w:szCs w:val="28"/>
        </w:rPr>
        <w:t>模型在</w:t>
      </w:r>
      <w:r>
        <w:rPr>
          <w:rFonts w:hint="eastAsia"/>
          <w:szCs w:val="28"/>
        </w:rPr>
        <w:t>A</w:t>
      </w:r>
      <w:r>
        <w:rPr>
          <w:rFonts w:hint="eastAsia"/>
          <w:szCs w:val="28"/>
        </w:rPr>
        <w:t>为</w:t>
      </w:r>
      <w:r>
        <w:rPr>
          <w:rFonts w:hint="eastAsia"/>
          <w:szCs w:val="28"/>
        </w:rPr>
        <w:t>0</w:t>
      </w:r>
      <w:r>
        <w:rPr>
          <w:szCs w:val="28"/>
        </w:rPr>
        <w:t>.941</w:t>
      </w:r>
      <w:r>
        <w:rPr>
          <w:rFonts w:hint="eastAsia"/>
          <w:szCs w:val="28"/>
        </w:rPr>
        <w:t>时发生相变。）在</w:t>
      </w:r>
      <m:oMath>
        <m:sSup>
          <m:sSupPr>
            <m:ctrlPr>
              <w:rPr>
                <w:rFonts w:ascii="Cambria Math" w:hAnsi="Cambria Math"/>
                <w:szCs w:val="28"/>
              </w:rPr>
            </m:ctrlPr>
          </m:sSupPr>
          <m:e>
            <m:r>
              <w:rPr>
                <w:rFonts w:ascii="Cambria Math" w:hAnsi="Cambria Math"/>
                <w:szCs w:val="28"/>
              </w:rPr>
              <m:t>C</m:t>
            </m:r>
            <m:r>
              <m:rPr>
                <m:sty m:val="p"/>
              </m:rPr>
              <w:rPr>
                <w:rFonts w:ascii="Cambria Math" w:hAnsi="Cambria Math"/>
                <w:szCs w:val="28"/>
              </w:rPr>
              <m:t>&lt;</m:t>
            </m:r>
            <m:r>
              <w:rPr>
                <w:rFonts w:ascii="Cambria Math" w:hAnsi="Cambria Math"/>
                <w:szCs w:val="28"/>
              </w:rPr>
              <m:t>C</m:t>
            </m:r>
          </m:e>
          <m:sup>
            <m:r>
              <m:rPr>
                <m:sty m:val="p"/>
              </m:rPr>
              <w:rPr>
                <w:rFonts w:ascii="Cambria Math" w:hAnsi="Cambria Math"/>
                <w:szCs w:val="28"/>
              </w:rPr>
              <m:t>*</m:t>
            </m:r>
          </m:sup>
        </m:sSup>
      </m:oMath>
      <w:r>
        <w:rPr>
          <w:rFonts w:hint="eastAsia"/>
          <w:szCs w:val="28"/>
        </w:rPr>
        <w:t>时，固定温度不变，空间各向同性情况下</w:t>
      </w:r>
      <w:proofErr w:type="spellStart"/>
      <w:r>
        <w:rPr>
          <w:rFonts w:hint="eastAsia"/>
          <w:szCs w:val="32"/>
        </w:rPr>
        <w:t>Ising</w:t>
      </w:r>
      <w:proofErr w:type="spellEnd"/>
      <w:r>
        <w:rPr>
          <w:rFonts w:hint="eastAsia"/>
          <w:szCs w:val="28"/>
        </w:rPr>
        <w:t>模型与</w:t>
      </w:r>
      <w:r>
        <w:rPr>
          <w:rFonts w:hint="eastAsia"/>
          <w:szCs w:val="28"/>
        </w:rPr>
        <w:t>X</w:t>
      </w:r>
      <w:r>
        <w:rPr>
          <w:szCs w:val="28"/>
        </w:rPr>
        <w:t>Y</w:t>
      </w:r>
      <w:r>
        <w:rPr>
          <w:rFonts w:hint="eastAsia"/>
          <w:szCs w:val="28"/>
        </w:rPr>
        <w:t>模型同时发生相变，耦合模型在</w:t>
      </w:r>
      <w:r>
        <w:rPr>
          <w:rFonts w:hint="eastAsia"/>
          <w:szCs w:val="28"/>
        </w:rPr>
        <w:t xml:space="preserve"> A</w:t>
      </w:r>
      <w:r>
        <w:rPr>
          <w:rFonts w:hint="eastAsia"/>
          <w:szCs w:val="28"/>
        </w:rPr>
        <w:t>为</w:t>
      </w:r>
      <w:r>
        <w:rPr>
          <w:rFonts w:hint="eastAsia"/>
          <w:szCs w:val="28"/>
        </w:rPr>
        <w:t>0</w:t>
      </w:r>
      <w:r>
        <w:rPr>
          <w:szCs w:val="28"/>
        </w:rPr>
        <w:t>.731</w:t>
      </w:r>
      <w:r>
        <w:rPr>
          <w:rFonts w:hint="eastAsia"/>
          <w:szCs w:val="28"/>
        </w:rPr>
        <w:t>时发生相变。固定</w:t>
      </w:r>
      <w:r>
        <w:rPr>
          <w:rFonts w:hint="eastAsia"/>
          <w:szCs w:val="28"/>
        </w:rPr>
        <w:t>T</w:t>
      </w:r>
      <w:r>
        <w:rPr>
          <w:rFonts w:hint="eastAsia"/>
          <w:szCs w:val="28"/>
        </w:rPr>
        <w:t>不变，随着</w:t>
      </w:r>
      <w:r>
        <w:rPr>
          <w:szCs w:val="28"/>
        </w:rPr>
        <w:t>B/A</w:t>
      </w:r>
      <w:r>
        <w:rPr>
          <w:rFonts w:hint="eastAsia"/>
          <w:szCs w:val="28"/>
        </w:rPr>
        <w:t>逐渐减小至</w:t>
      </w:r>
      <w:r>
        <w:rPr>
          <w:rFonts w:hint="eastAsia"/>
          <w:szCs w:val="28"/>
        </w:rPr>
        <w:t>0</w:t>
      </w:r>
      <w:r>
        <w:rPr>
          <w:rFonts w:hint="eastAsia"/>
          <w:szCs w:val="28"/>
        </w:rPr>
        <w:t>，</w:t>
      </w:r>
      <w:r>
        <w:rPr>
          <w:rFonts w:hint="eastAsia"/>
          <w:szCs w:val="28"/>
        </w:rPr>
        <w:t>XY</w:t>
      </w:r>
      <w:r>
        <w:rPr>
          <w:rFonts w:hint="eastAsia"/>
          <w:szCs w:val="28"/>
        </w:rPr>
        <w:t>相变点与</w:t>
      </w:r>
      <w:proofErr w:type="spellStart"/>
      <w:r>
        <w:rPr>
          <w:rFonts w:hint="eastAsia"/>
          <w:szCs w:val="28"/>
        </w:rPr>
        <w:t>Ising</w:t>
      </w:r>
      <w:proofErr w:type="spellEnd"/>
      <w:r>
        <w:rPr>
          <w:rFonts w:hint="eastAsia"/>
          <w:szCs w:val="28"/>
        </w:rPr>
        <w:t>相变点逐渐分开，最后</w:t>
      </w:r>
      <w:r>
        <w:rPr>
          <w:rFonts w:hint="eastAsia"/>
          <w:szCs w:val="28"/>
        </w:rPr>
        <w:t>XY</w:t>
      </w:r>
      <w:r>
        <w:rPr>
          <w:rFonts w:hint="eastAsia"/>
          <w:szCs w:val="28"/>
        </w:rPr>
        <w:t>相变先于</w:t>
      </w:r>
      <w:proofErr w:type="spellStart"/>
      <w:r>
        <w:rPr>
          <w:rFonts w:hint="eastAsia"/>
          <w:szCs w:val="28"/>
        </w:rPr>
        <w:t>Ising</w:t>
      </w:r>
      <w:proofErr w:type="spellEnd"/>
      <w:r>
        <w:rPr>
          <w:rFonts w:hint="eastAsia"/>
          <w:szCs w:val="28"/>
        </w:rPr>
        <w:t>相变发生与各向异性极限情况重合。</w:t>
      </w:r>
    </w:p>
    <w:p w:rsidR="00F041A5" w:rsidRDefault="00000000" w:rsidP="00797BDB">
      <w:pPr>
        <w:pStyle w:val="2"/>
        <w:rPr>
          <w:rFonts w:ascii="宋体" w:hAnsi="宋体"/>
          <w:color w:val="000000"/>
          <w:sz w:val="32"/>
        </w:rPr>
      </w:pPr>
      <w:bookmarkStart w:id="106" w:name="_Toc126178607"/>
      <w:bookmarkStart w:id="107" w:name="_Toc128817034"/>
      <w:r>
        <w:t>4</w:t>
      </w:r>
      <w:r>
        <w:rPr>
          <w:rFonts w:hint="eastAsia"/>
        </w:rPr>
        <w:t>.</w:t>
      </w:r>
      <w:r>
        <w:t>2</w:t>
      </w:r>
      <w:r>
        <w:rPr>
          <w:rFonts w:hint="eastAsia"/>
        </w:rPr>
        <w:t xml:space="preserve"> </w:t>
      </w:r>
      <w:r>
        <w:t xml:space="preserve"> </w:t>
      </w:r>
      <w:r>
        <w:rPr>
          <w:rFonts w:hint="eastAsia"/>
        </w:rPr>
        <w:t>模型及算法</w:t>
      </w:r>
      <w:bookmarkEnd w:id="106"/>
      <w:bookmarkEnd w:id="107"/>
    </w:p>
    <w:p w:rsidR="00F041A5" w:rsidRDefault="00000000" w:rsidP="00797BDB">
      <w:pPr>
        <w:pStyle w:val="3"/>
      </w:pPr>
      <w:bookmarkStart w:id="108" w:name="_Toc65833650"/>
      <w:bookmarkStart w:id="109" w:name="_Toc28615861"/>
      <w:bookmarkStart w:id="110" w:name="_Toc126178608"/>
      <w:bookmarkStart w:id="111" w:name="_Toc128817035"/>
      <w:bookmarkEnd w:id="105"/>
      <w:r>
        <w:t>4.2.1</w:t>
      </w:r>
      <w:r>
        <w:rPr>
          <w:rFonts w:hint="eastAsia"/>
        </w:rPr>
        <w:t xml:space="preserve"> </w:t>
      </w:r>
      <w:r>
        <w:t xml:space="preserve"> </w:t>
      </w:r>
      <w:bookmarkEnd w:id="108"/>
      <w:bookmarkEnd w:id="109"/>
      <w:r>
        <w:rPr>
          <w:rStyle w:val="30"/>
          <w:rFonts w:asciiTheme="majorEastAsia" w:eastAsiaTheme="majorEastAsia" w:hAnsiTheme="majorEastAsia" w:hint="eastAsia"/>
          <w:szCs w:val="24"/>
        </w:rPr>
        <w:t>模型</w:t>
      </w:r>
      <w:bookmarkEnd w:id="110"/>
      <w:bookmarkEnd w:id="111"/>
    </w:p>
    <w:p w:rsidR="00F041A5" w:rsidRDefault="00000000">
      <w:pPr>
        <w:ind w:firstLine="480"/>
      </w:pPr>
      <w:r>
        <w:rPr>
          <w:rFonts w:hint="eastAsia"/>
        </w:rPr>
        <w:t>近年来，具有连续</w:t>
      </w:r>
      <w:r>
        <w:rPr>
          <w:rFonts w:hint="eastAsia"/>
        </w:rPr>
        <w:t>U</w:t>
      </w:r>
      <w:r>
        <w:rPr>
          <w:rFonts w:hint="eastAsia"/>
        </w:rPr>
        <w:t>（</w:t>
      </w:r>
      <w:r>
        <w:rPr>
          <w:rFonts w:hint="eastAsia"/>
        </w:rPr>
        <w:t>1</w:t>
      </w:r>
      <w:r>
        <w:rPr>
          <w:rFonts w:hint="eastAsia"/>
        </w:rPr>
        <w:t>）和离散</w:t>
      </w:r>
      <w:r>
        <w:rPr>
          <w:rFonts w:hint="eastAsia"/>
        </w:rPr>
        <w:t>Z2</w:t>
      </w:r>
      <w:r>
        <w:rPr>
          <w:rFonts w:hint="eastAsia"/>
        </w:rPr>
        <w:t>对称性的统计力学模型引起了广泛关注，因</w:t>
      </w:r>
      <w:r>
        <w:rPr>
          <w:rFonts w:hint="eastAsia"/>
        </w:rPr>
        <w:lastRenderedPageBreak/>
        <w:t>为它们不仅可以显示相变，而且可以产生有趣且不</w:t>
      </w:r>
      <w:r w:rsidR="00DD7BDC">
        <w:rPr>
          <w:rFonts w:hint="eastAsia"/>
        </w:rPr>
        <w:t>同</w:t>
      </w:r>
      <w:r>
        <w:rPr>
          <w:rFonts w:hint="eastAsia"/>
        </w:rPr>
        <w:t>寻常的临界行为。一般来说，随着温度或其他一些参数的变化，可能会发生两个连续的相变，在强耦合激发的情况下，也可能发生一个相变。大多数具备这些特征的简单模型由耦合</w:t>
      </w:r>
      <w:r>
        <w:rPr>
          <w:rFonts w:hint="eastAsia"/>
        </w:rPr>
        <w:t>XY</w:t>
      </w:r>
      <w:r>
        <w:rPr>
          <w:rFonts w:hint="eastAsia"/>
        </w:rPr>
        <w:t>模型和伊辛模型组成，即</w:t>
      </w:r>
      <w:proofErr w:type="spellStart"/>
      <w:r>
        <w:rPr>
          <w:rFonts w:hint="eastAsia"/>
        </w:rPr>
        <w:t>Ising</w:t>
      </w:r>
      <w:proofErr w:type="spellEnd"/>
      <w:r>
        <w:rPr>
          <w:rFonts w:hint="eastAsia"/>
        </w:rPr>
        <w:t>-XY</w:t>
      </w:r>
      <w:r>
        <w:rPr>
          <w:rFonts w:hint="eastAsia"/>
        </w:rPr>
        <w:t>耦合模型，其哈密顿量</w:t>
      </w:r>
      <w:r>
        <w:rPr>
          <w:rFonts w:hint="eastAsia"/>
        </w:rPr>
        <w:t>Eq</w:t>
      </w:r>
      <w:r>
        <w:rPr>
          <w:rFonts w:hint="eastAsia"/>
        </w:rPr>
        <w:t>（</w:t>
      </w:r>
      <w:r>
        <w:rPr>
          <w:rFonts w:hint="eastAsia"/>
        </w:rPr>
        <w:t>1</w:t>
      </w:r>
      <w:r>
        <w:rPr>
          <w:rFonts w:hint="eastAsia"/>
        </w:rPr>
        <w:t>）</w:t>
      </w:r>
    </w:p>
    <w:p w:rsidR="00F041A5" w:rsidRDefault="00000000">
      <w:pPr>
        <w:pStyle w:val="mathAndNum"/>
        <w:tabs>
          <w:tab w:val="clear" w:pos="9120"/>
          <w:tab w:val="right" w:pos="9071"/>
        </w:tabs>
        <w:spacing w:line="240" w:lineRule="atLeast"/>
        <w:ind w:firstLine="480"/>
        <w:rPr>
          <w:rFonts w:asciiTheme="majorEastAsia" w:hAnsiTheme="majorEastAsia"/>
          <w:color w:val="000000"/>
        </w:rPr>
      </w:pPr>
      <w:r>
        <w:rPr>
          <w:rFonts w:asciiTheme="majorEastAsia" w:hAnsiTheme="majorEastAsia" w:hint="eastAsia"/>
          <w:color w:val="000000"/>
        </w:rPr>
        <w:t xml:space="preserve"> </w:t>
      </w:r>
      <w:r>
        <w:rPr>
          <w:rFonts w:asciiTheme="majorEastAsia" w:hAnsiTheme="majorEastAsia"/>
          <w:color w:val="000000"/>
        </w:rPr>
        <w:t xml:space="preserve">    </w:t>
      </w:r>
      <w:r>
        <w:rPr>
          <w:rFonts w:asciiTheme="majorEastAsia" w:hAnsiTheme="majorEastAsia"/>
          <w:color w:val="000000"/>
        </w:rPr>
        <w:tab/>
        <w:t xml:space="preserve"> </w:t>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r>
          <m:rPr>
            <m:sty m:val="p"/>
          </m:rPr>
          <w:rPr>
            <w:rFonts w:ascii="Cambria Math" w:eastAsia="微软雅黑"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asciiTheme="majorEastAsia" w:hAnsiTheme="majorEastAsia"/>
        </w:rPr>
        <w:tab/>
      </w:r>
      <w:r>
        <w:rPr>
          <w:rFonts w:hint="cs"/>
          <w:color w:val="000000"/>
        </w:rPr>
        <w:t>(</w:t>
      </w:r>
      <w:r>
        <w:rPr>
          <w:color w:val="000000"/>
        </w:rPr>
        <w:t>1)</w:t>
      </w:r>
      <w:r>
        <w:rPr>
          <w:rFonts w:asciiTheme="majorEastAsia" w:hAnsiTheme="majorEastAsia"/>
          <w:color w:val="000000"/>
        </w:rPr>
        <w:t xml:space="preserve">                                 </w:t>
      </w:r>
    </w:p>
    <w:p w:rsidR="00F041A5" w:rsidRDefault="00000000">
      <w:pPr>
        <w:ind w:firstLine="480"/>
      </w:pPr>
      <w:r>
        <w:rPr>
          <w:rFonts w:hint="eastAsia"/>
        </w:rPr>
        <w:t>上式中，</w:t>
      </w:r>
      <w:proofErr w:type="spellStart"/>
      <w:r>
        <w:rPr>
          <w:rFonts w:hint="eastAsia"/>
        </w:rPr>
        <w:t>i</w:t>
      </w:r>
      <w:proofErr w:type="spellEnd"/>
      <w:r>
        <w:rPr>
          <w:rFonts w:hint="eastAsia"/>
        </w:rPr>
        <w:t>代表当前格点，</w:t>
      </w:r>
      <w:r>
        <w:rPr>
          <w:rFonts w:hint="eastAsia"/>
        </w:rPr>
        <w:t>j</w:t>
      </w:r>
      <w:r>
        <w:rPr>
          <w:rFonts w:hint="eastAsia"/>
        </w:rPr>
        <w:t>代表最近邻格点；</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）代表二维</w:t>
      </w:r>
      <w:r>
        <w:rPr>
          <w:rFonts w:hint="eastAsia"/>
        </w:rPr>
        <w:t>XY</w:t>
      </w:r>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）格点的自旋值，取值范围为</w:t>
      </w:r>
      <m:oMath>
        <m:r>
          <w:rPr>
            <w:rFonts w:ascii="Cambria Math" w:hAnsi="Cambria Math"/>
          </w:rPr>
          <m:t>θ</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2π]</m:t>
        </m:r>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hint="eastAsia"/>
        </w:rPr>
        <w:t>）代表二维</w:t>
      </w:r>
      <w:proofErr w:type="spellStart"/>
      <w:r>
        <w:t>Ising</w:t>
      </w:r>
      <w:proofErr w:type="spellEnd"/>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w:t>
      </w:r>
      <w:r>
        <w:rPr>
          <w:rFonts w:hint="eastAsia"/>
        </w:rPr>
        <w:t>,</w:t>
      </w:r>
      <w:r>
        <w:rPr>
          <w:rFonts w:hint="eastAsia"/>
        </w:rPr>
        <w:t>取值为</w:t>
      </w:r>
      <m:oMath>
        <m:r>
          <w:rPr>
            <w:rFonts w:ascii="Cambria Math" w:hAnsi="Cambria Math"/>
          </w:rPr>
          <m:t>σ</m:t>
        </m:r>
        <m:r>
          <w:rPr>
            <w:rFonts w:ascii="Cambria Math" w:hAnsi="Cambria Math" w:hint="eastAsia"/>
          </w:rPr>
          <m:t>=</m:t>
        </m:r>
        <m:r>
          <w:rPr>
            <w:rFonts w:ascii="Cambria Math" w:hAnsi="Cambria Math"/>
          </w:rPr>
          <m:t>±1</m:t>
        </m:r>
      </m:oMath>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为空间耦合系数。在这个系统中有两种类型的拓扑缺陷：畴壁和旋涡。</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ind w:firstLineChars="0" w:firstLine="0"/>
              <w:rPr>
                <w:rFonts w:asciiTheme="majorEastAsia" w:hAnsiTheme="majorEastAsia"/>
              </w:rPr>
            </w:pPr>
            <w:r>
              <w:rPr>
                <w:rFonts w:asciiTheme="majorEastAsia" w:hAnsiTheme="majorEastAsia"/>
                <w:noProof/>
              </w:rPr>
              <w:drawing>
                <wp:anchor distT="0" distB="0" distL="114300" distR="114300" simplePos="0" relativeHeight="251640320" behindDoc="0" locked="0" layoutInCell="1" allowOverlap="1">
                  <wp:simplePos x="0" y="0"/>
                  <wp:positionH relativeFrom="margin">
                    <wp:align>center</wp:align>
                  </wp:positionH>
                  <wp:positionV relativeFrom="margin">
                    <wp:align>top</wp:align>
                  </wp:positionV>
                  <wp:extent cx="2381885" cy="21545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81885" cy="2154555"/>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t>图</w:t>
            </w:r>
            <w:r>
              <w:rPr>
                <w:rFonts w:hint="eastAsia"/>
              </w:rPr>
              <w:t>4</w:t>
            </w:r>
            <w:r>
              <w:t>-</w:t>
            </w:r>
            <w:r>
              <w:rPr>
                <w:rFonts w:hint="eastAsia"/>
              </w:rPr>
              <w:t>1</w:t>
            </w:r>
            <w:r>
              <w:rPr>
                <w:rFonts w:hint="eastAsia"/>
              </w:rPr>
              <w:t>模型的典型配置，箭头表示</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，颜色代表</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的值</w:t>
            </w:r>
          </w:p>
        </w:tc>
      </w:tr>
      <w:tr w:rsidR="00F041A5">
        <w:tc>
          <w:tcPr>
            <w:tcW w:w="9287" w:type="dxa"/>
          </w:tcPr>
          <w:p w:rsidR="00F041A5" w:rsidRDefault="00000000">
            <w:pPr>
              <w:pStyle w:val="afc"/>
              <w:ind w:firstLine="420"/>
            </w:pPr>
            <w:r>
              <w:t xml:space="preserve">Fig.4-1 A typical configuration of the CIXY model, the arrows denote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the colors represent the values of </w:t>
            </w:r>
            <m:oMath>
              <m:sSub>
                <m:sSubPr>
                  <m:ctrlPr>
                    <w:rPr>
                      <w:rFonts w:ascii="Cambria Math" w:hAnsi="Cambria Math"/>
                      <w:i/>
                    </w:rPr>
                  </m:ctrlPr>
                </m:sSubPr>
                <m:e>
                  <m:r>
                    <w:rPr>
                      <w:rFonts w:ascii="Cambria Math" w:hAnsi="Cambria Math"/>
                    </w:rPr>
                    <m:t>σ</m:t>
                  </m:r>
                </m:e>
                <m:sub>
                  <m:r>
                    <w:rPr>
                      <w:rFonts w:ascii="Cambria Math" w:hAnsi="Cambria Math"/>
                    </w:rPr>
                    <m:t>i</m:t>
                  </m:r>
                </m:sub>
              </m:sSub>
            </m:oMath>
          </w:p>
        </w:tc>
      </w:tr>
    </w:tbl>
    <w:p w:rsidR="00F041A5" w:rsidRDefault="00000000">
      <w:pPr>
        <w:ind w:firstLineChars="0" w:firstLine="420"/>
        <w:rPr>
          <w:rFonts w:asciiTheme="majorEastAsia" w:hAnsiTheme="majorEastAsia"/>
        </w:rPr>
      </w:pPr>
      <w:r>
        <w:rPr>
          <w:rFonts w:asciiTheme="majorEastAsia" w:hAnsiTheme="majorEastAsia" w:hint="eastAsia"/>
          <w:bCs/>
        </w:rPr>
        <w:t>当空间耦合参数</w:t>
      </w:r>
      <m:oMath>
        <m:r>
          <m:rPr>
            <m:sty m:val="p"/>
          </m:rPr>
          <w:rPr>
            <w:rFonts w:ascii="Cambria Math" w:hAnsi="Cambria Math" w:hint="eastAsia"/>
          </w:rPr>
          <m:t>A=B</m:t>
        </m:r>
      </m:oMath>
      <w:r>
        <w:rPr>
          <w:rFonts w:asciiTheme="majorEastAsia" w:hAnsiTheme="majorEastAsia" w:hint="eastAsia"/>
        </w:rPr>
        <w:t>时，系统处于</w:t>
      </w:r>
      <w:r>
        <w:rPr>
          <w:rFonts w:asciiTheme="majorEastAsia" w:hAnsiTheme="majorEastAsia" w:hint="eastAsia"/>
          <w:bCs/>
        </w:rPr>
        <w:t>各向同性极限状态</w:t>
      </w:r>
      <w:r>
        <w:rPr>
          <w:rFonts w:asciiTheme="majorEastAsia" w:hAnsiTheme="majorEastAsia"/>
          <w:bCs/>
        </w:rPr>
        <w:t>:</w:t>
      </w:r>
      <w:r>
        <w:rPr>
          <w:rFonts w:asciiTheme="majorEastAsia" w:hAnsiTheme="majorEastAsia" w:hint="eastAsia"/>
        </w:rPr>
        <w:t>此时在水平方向上和竖直方向上当前格点自旋与最近邻自旋相互作用的强度相同，系统此时成为各向同性的</w:t>
      </w:r>
      <w:proofErr w:type="spellStart"/>
      <w:r>
        <w:rPr>
          <w:rFonts w:asciiTheme="majorEastAsia" w:hAnsiTheme="majorEastAsia" w:hint="eastAsia"/>
        </w:rPr>
        <w:t>Ising</w:t>
      </w:r>
      <w:proofErr w:type="spellEnd"/>
      <w:r>
        <w:rPr>
          <w:rFonts w:asciiTheme="majorEastAsia" w:hAnsiTheme="majorEastAsia" w:hint="eastAsia"/>
        </w:rPr>
        <w:t>-XY耦合模型，其哈密顿量形式如下：</w:t>
      </w:r>
    </w:p>
    <w:p w:rsidR="00F041A5" w:rsidRDefault="00000000">
      <w:pPr>
        <w:pStyle w:val="mathAndNum"/>
        <w:tabs>
          <w:tab w:val="clear" w:pos="9120"/>
          <w:tab w:val="right" w:pos="9071"/>
        </w:tabs>
        <w:spacing w:line="240" w:lineRule="atLeast"/>
        <w:ind w:firstLine="480"/>
        <w:rPr>
          <w:rFonts w:asciiTheme="majorEastAsia" w:hAnsiTheme="majorEastAsia"/>
        </w:rPr>
      </w:pPr>
      <w:r>
        <w:rPr>
          <w:rFonts w:asciiTheme="majorEastAsia" w:hAnsiTheme="majorEastAsia" w:cs="宋体"/>
        </w:rPr>
        <w:tab/>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hint="eastAsia"/>
              </w:rPr>
              <m:t>A</m:t>
            </m:r>
            <m:r>
              <m:rPr>
                <m:sty m:val="p"/>
              </m:rP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asciiTheme="majorEastAsia" w:hAnsiTheme="majorEastAsia" w:cs="宋体"/>
        </w:rPr>
        <w:tab/>
      </w:r>
      <w:r>
        <w:t>(2)</w:t>
      </w:r>
    </w:p>
    <w:p w:rsidR="00F041A5" w:rsidRDefault="00B829D5">
      <w:pPr>
        <w:ind w:firstLine="510"/>
      </w:pPr>
      <w:r>
        <w:rPr>
          <w:rFonts w:cs="Arial" w:hint="eastAsia"/>
          <w:spacing w:val="15"/>
        </w:rPr>
        <w:t>当</w:t>
      </w:r>
      <w:r>
        <w:rPr>
          <w:rFonts w:cs="Arial" w:hint="eastAsia"/>
          <w:spacing w:val="15"/>
        </w:rPr>
        <w:t>A</w:t>
      </w:r>
      <w:r>
        <w:rPr>
          <w:rFonts w:cs="Arial"/>
          <w:spacing w:val="15"/>
        </w:rPr>
        <w:t>&gt;0</w:t>
      </w:r>
      <w:r>
        <w:rPr>
          <w:rFonts w:cs="Arial"/>
          <w:spacing w:val="15"/>
        </w:rPr>
        <w:t>和</w:t>
      </w:r>
      <w:r>
        <w:rPr>
          <w:rFonts w:cs="Arial"/>
          <w:spacing w:val="15"/>
        </w:rPr>
        <w:t>C+</w:t>
      </w:r>
      <w:r>
        <w:rPr>
          <w:rFonts w:cs="Arial" w:hint="eastAsia"/>
          <w:spacing w:val="15"/>
        </w:rPr>
        <w:t>A</w:t>
      </w:r>
      <w:r>
        <w:rPr>
          <w:rFonts w:cs="Arial"/>
          <w:spacing w:val="15"/>
        </w:rPr>
        <w:t>/2&gt;0</w:t>
      </w:r>
      <w:r>
        <w:rPr>
          <w:rFonts w:cs="Arial" w:hint="eastAsia"/>
          <w:spacing w:val="15"/>
        </w:rPr>
        <w:t>时</w:t>
      </w:r>
      <w:r>
        <w:rPr>
          <w:rFonts w:cs="Arial"/>
          <w:spacing w:val="15"/>
        </w:rPr>
        <w:t>，</w:t>
      </w:r>
      <w:r>
        <w:rPr>
          <w:rFonts w:cs="Arial" w:hint="eastAsia"/>
          <w:spacing w:val="15"/>
        </w:rPr>
        <w:t>该模型</w:t>
      </w:r>
      <w:r>
        <w:rPr>
          <w:rFonts w:cs="Arial"/>
          <w:spacing w:val="15"/>
        </w:rPr>
        <w:t>与</w:t>
      </w:r>
      <w:r>
        <w:rPr>
          <w:rFonts w:cs="Arial" w:hint="eastAsia"/>
          <w:spacing w:val="15"/>
        </w:rPr>
        <w:t>完全受挫</w:t>
      </w:r>
      <w:r>
        <w:rPr>
          <w:rFonts w:cs="Arial"/>
          <w:spacing w:val="15"/>
        </w:rPr>
        <w:t>XY</w:t>
      </w:r>
      <w:r>
        <w:rPr>
          <w:rFonts w:cs="Arial" w:hint="eastAsia"/>
          <w:spacing w:val="15"/>
        </w:rPr>
        <w:t>模型</w:t>
      </w:r>
      <w:r>
        <w:rPr>
          <w:rFonts w:cs="Arial"/>
          <w:spacing w:val="15"/>
        </w:rPr>
        <w:t>具有相同的对称破缺模式</w:t>
      </w:r>
      <w:r>
        <w:rPr>
          <w:rFonts w:cs="Arial" w:hint="eastAsia"/>
          <w:spacing w:val="15"/>
        </w:rPr>
        <w:t>；</w:t>
      </w:r>
      <w:r>
        <w:rPr>
          <w:rFonts w:cs="Arial"/>
          <w:spacing w:val="15"/>
        </w:rPr>
        <w:t>因此，它代表了这类模型的另一个例子。</w:t>
      </w:r>
      <w:r>
        <w:rPr>
          <w:rFonts w:hint="eastAsia"/>
        </w:rPr>
        <w:t>许多物理系</w:t>
      </w:r>
      <w:proofErr w:type="gramStart"/>
      <w:r>
        <w:rPr>
          <w:rFonts w:hint="eastAsia"/>
        </w:rPr>
        <w:t>统可以</w:t>
      </w:r>
      <w:proofErr w:type="gramEnd"/>
      <w:r>
        <w:rPr>
          <w:rFonts w:hint="eastAsia"/>
        </w:rPr>
        <w:t>用</w:t>
      </w:r>
      <w:r>
        <w:rPr>
          <w:rFonts w:hint="eastAsia"/>
        </w:rPr>
        <w:t>Eq</w:t>
      </w:r>
      <w:r>
        <w:rPr>
          <w:rFonts w:hint="eastAsia"/>
        </w:rPr>
        <w:t>（</w:t>
      </w:r>
      <w:r>
        <w:rPr>
          <w:rFonts w:hint="eastAsia"/>
        </w:rPr>
        <w:t>2</w:t>
      </w:r>
      <w:r>
        <w:rPr>
          <w:rFonts w:hint="eastAsia"/>
        </w:rPr>
        <w:t>）来描述。</w:t>
      </w:r>
      <w:r>
        <w:t>例如，</w:t>
      </w:r>
      <w:r>
        <w:rPr>
          <w:rFonts w:hint="eastAsia"/>
        </w:rPr>
        <w:t>在正方晶格上的具有最近邻相互作用</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hint="eastAsia"/>
        </w:rPr>
        <w:t>和次近邻相互作用</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的</w:t>
      </w:r>
      <w:r>
        <w:t>反铁磁</w:t>
      </w:r>
      <w: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 xml:space="preserve"> </w:t>
      </w:r>
      <w:r>
        <w:t>XY</w:t>
      </w:r>
      <w:r>
        <w:rPr>
          <w:rFonts w:hint="eastAsia"/>
        </w:rPr>
        <w:t>模型在其基态中最多分成两个正方形子晶格，只要</w:t>
      </w:r>
      <m:oMath>
        <m:r>
          <w:rPr>
            <w:rFonts w:ascii="Cambria Math" w:hAnsi="Cambria Math"/>
          </w:rPr>
          <m:t>2</m:t>
        </m:r>
        <m:sSub>
          <m:sSubPr>
            <m:ctrlPr>
              <w:rPr>
                <w:rFonts w:ascii="Cambria Math" w:hAnsi="Cambria Math"/>
                <w:i/>
              </w:rPr>
            </m:ctrlPr>
          </m:sSubPr>
          <m:e>
            <m:r>
              <w:rPr>
                <w:rFonts w:ascii="Cambria Math" w:hAnsi="Cambria Math" w:hint="eastAsia"/>
              </w:rPr>
              <m:t>J</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hint="eastAsia"/>
              </w:rPr>
              <m:t>J</m:t>
            </m:r>
          </m:e>
          <m:sub>
            <m:r>
              <w:rPr>
                <w:rFonts w:ascii="Cambria Math" w:hAnsi="Cambria Math"/>
              </w:rPr>
              <m:t>1</m:t>
            </m:r>
          </m:sub>
        </m:sSub>
      </m:oMath>
      <w:r>
        <w:rPr>
          <w:rFonts w:hint="eastAsia"/>
        </w:rPr>
        <w:t>每个子晶格</w:t>
      </w:r>
      <w:r>
        <w:t>就按反铁磁排序。</w:t>
      </w:r>
      <w:r>
        <w:rPr>
          <w:rFonts w:cs="Arial"/>
          <w:spacing w:val="15"/>
        </w:rPr>
        <w:t>二阶自旋波微扰理论产生的有效相互作用有利于两个子晶格上自旋之间的平行排列</w:t>
      </w:r>
      <w:r>
        <w:rPr>
          <w:rFonts w:hint="eastAsia"/>
        </w:rPr>
        <w:t>，从而打破了经典基态的</w:t>
      </w:r>
      <w:r>
        <w:t xml:space="preserve"> U(1)×U(1)</w:t>
      </w:r>
      <w:r>
        <w:rPr>
          <w:rFonts w:hint="eastAsia"/>
        </w:rPr>
        <w:t>对称性下降到</w:t>
      </w:r>
      <w:r>
        <w:t>U(1)×</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w:t>
      </w:r>
      <w:r>
        <w:t>。</w:t>
      </w:r>
      <w:r>
        <w:rPr>
          <w:rFonts w:hint="eastAsia"/>
        </w:rPr>
        <w:t>另一个例子是正方形（或三角形）晶格上的完全受挫</w:t>
      </w:r>
      <w:r>
        <w:rPr>
          <w:rFonts w:hint="eastAsia"/>
        </w:rPr>
        <w:t>XY</w:t>
      </w:r>
      <w:r>
        <w:rPr>
          <w:rFonts w:hint="eastAsia"/>
        </w:rPr>
        <w:t>自旋模型。该系统的经典基态破坏了自旋</w:t>
      </w:r>
      <w:r>
        <w:rPr>
          <w:rFonts w:hint="eastAsia"/>
        </w:rPr>
        <w:t>U</w:t>
      </w:r>
      <w:r>
        <w:rPr>
          <w:rFonts w:hint="eastAsia"/>
        </w:rPr>
        <w:t>（</w:t>
      </w:r>
      <w:r>
        <w:rPr>
          <w:rFonts w:hint="eastAsia"/>
        </w:rPr>
        <w:t>1</w:t>
      </w:r>
      <w:r>
        <w:rPr>
          <w:rFonts w:hint="eastAsia"/>
        </w:rPr>
        <w:t>）对称性和与自旋围绕每个单位平方旋转有关的手性</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对称性。</w:t>
      </w:r>
    </w:p>
    <w:p w:rsidR="00F041A5" w:rsidRDefault="00000000" w:rsidP="00797BDB">
      <w:pPr>
        <w:pStyle w:val="3"/>
      </w:pPr>
      <w:bookmarkStart w:id="112" w:name="_Toc65833651"/>
      <w:bookmarkStart w:id="113" w:name="_Toc126178609"/>
      <w:bookmarkStart w:id="114" w:name="_Toc128817036"/>
      <w:r>
        <w:lastRenderedPageBreak/>
        <w:t xml:space="preserve">4.2.2  </w:t>
      </w:r>
      <w:bookmarkEnd w:id="112"/>
      <w:r>
        <w:rPr>
          <w:rFonts w:hint="eastAsia"/>
        </w:rPr>
        <w:t>算法</w:t>
      </w:r>
      <w:bookmarkEnd w:id="113"/>
      <w:bookmarkEnd w:id="114"/>
      <w:r>
        <w:t xml:space="preserve"> </w:t>
      </w:r>
    </w:p>
    <w:p w:rsidR="00F041A5" w:rsidRDefault="00000000">
      <w:pPr>
        <w:ind w:firstLine="480"/>
      </w:pPr>
      <w:bookmarkStart w:id="115" w:name="_Toc65833652"/>
      <w:r>
        <w:rPr>
          <w:rFonts w:hint="eastAsia"/>
        </w:rPr>
        <w:t>Metropolis</w:t>
      </w:r>
      <w:r>
        <w:rPr>
          <w:rFonts w:hint="eastAsia"/>
        </w:rPr>
        <w:t>算法：最简单的模拟</w:t>
      </w:r>
      <w:r>
        <w:rPr>
          <w:rFonts w:hint="eastAsia"/>
        </w:rPr>
        <w:t>Metropolis</w:t>
      </w:r>
      <w:r>
        <w:rPr>
          <w:rFonts w:hint="eastAsia"/>
        </w:rPr>
        <w:t>算法如下。一个蒙特卡洛迭代步骤给所有的</w:t>
      </w:r>
      <w:proofErr w:type="spellStart"/>
      <w:r>
        <w:rPr>
          <w:rFonts w:hint="eastAsia"/>
        </w:rPr>
        <w:t>Ising</w:t>
      </w:r>
      <w:proofErr w:type="spellEnd"/>
      <w:r>
        <w:rPr>
          <w:rFonts w:hint="eastAsia"/>
        </w:rPr>
        <w:t>和</w:t>
      </w:r>
      <w:r>
        <w:rPr>
          <w:rFonts w:hint="eastAsia"/>
        </w:rPr>
        <w:t>XY</w:t>
      </w:r>
      <w:r>
        <w:rPr>
          <w:rFonts w:hint="eastAsia"/>
        </w:rPr>
        <w:t>自旋一次更新的机会，如图</w:t>
      </w:r>
      <w:r>
        <w:rPr>
          <w:rFonts w:hint="eastAsia"/>
        </w:rPr>
        <w:t>1</w:t>
      </w:r>
      <w:r>
        <w:rPr>
          <w:rFonts w:hint="eastAsia"/>
        </w:rPr>
        <w:t>所示。当更新</w:t>
      </w:r>
      <w:proofErr w:type="spellStart"/>
      <w:r>
        <w:rPr>
          <w:rFonts w:hint="eastAsia"/>
        </w:rPr>
        <w:t>Ising</w:t>
      </w:r>
      <w:proofErr w:type="spellEnd"/>
      <w:r>
        <w:rPr>
          <w:rFonts w:hint="eastAsia"/>
        </w:rPr>
        <w:t>自旋值时，</w:t>
      </w:r>
      <w:r>
        <w:rPr>
          <w:rFonts w:hint="eastAsia"/>
        </w:rPr>
        <w:t>XY</w:t>
      </w:r>
      <w:r>
        <w:rPr>
          <w:rFonts w:hint="eastAsia"/>
        </w:rPr>
        <w:t>自旋的相互作用可以被看作是一个伊辛自旋的耦合系数，即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w:bookmarkStart w:id="116" w:name="_Hlk108078055"/>
                <m:r>
                  <w:rPr>
                    <w:rFonts w:ascii="Cambria Math" w:hAnsi="Cambria Math"/>
                  </w:rPr>
                  <m:t>θ</m:t>
                </m:r>
              </m:e>
              <m:sub>
                <m:r>
                  <w:rPr>
                    <w:rFonts w:ascii="Cambria Math" w:hAnsi="Cambria Math"/>
                  </w:rPr>
                  <m:t>i</m:t>
                </m:r>
                <w:bookmarkEnd w:id="116"/>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e>
        </m:func>
      </m:oMath>
      <w:r>
        <w:rPr>
          <w:rFonts w:hint="eastAsia"/>
        </w:rPr>
        <w:t>。同样，当更新</w:t>
      </w:r>
      <w:r>
        <w:rPr>
          <w:rFonts w:hint="eastAsia"/>
        </w:rPr>
        <w:t>XY</w:t>
      </w:r>
      <w:r>
        <w:rPr>
          <w:rFonts w:hint="eastAsia"/>
        </w:rPr>
        <w:t>自旋值时，</w:t>
      </w:r>
      <w:proofErr w:type="spellStart"/>
      <w:r>
        <w:rPr>
          <w:rFonts w:hint="eastAsia"/>
        </w:rPr>
        <w:t>Ising</w:t>
      </w:r>
      <w:proofErr w:type="spellEnd"/>
      <w:r>
        <w:rPr>
          <w:rFonts w:hint="eastAsia"/>
        </w:rPr>
        <w:t>自旋的相互作用可以被看作是一个</w:t>
      </w:r>
      <w:r>
        <w:rPr>
          <w:rFonts w:hint="eastAsia"/>
        </w:rPr>
        <w:t>XY</w:t>
      </w:r>
      <w:r>
        <w:rPr>
          <w:rFonts w:hint="eastAsia"/>
        </w:rPr>
        <w:t>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r>
          <w:rPr>
            <w:rFonts w:ascii="Cambria Math" w:hAnsi="Cambria Math" w:hint="eastAsia"/>
          </w:rPr>
          <m:t>A</m:t>
        </m:r>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m:t>
        </m:r>
      </m:oMath>
      <w:r>
        <w:rPr>
          <w:rFonts w:hint="eastAsia"/>
        </w:rPr>
        <w:t>。一个简单的方法去模拟</w:t>
      </w:r>
      <w:r>
        <w:rPr>
          <w:rFonts w:hint="eastAsia"/>
        </w:rPr>
        <w:t>XY</w:t>
      </w:r>
      <w:r>
        <w:rPr>
          <w:rFonts w:hint="eastAsia"/>
        </w:rPr>
        <w:t>模型是选择一个轴</w:t>
      </w:r>
      <m:oMath>
        <m:r>
          <w:rPr>
            <w:rFonts w:ascii="Cambria Math" w:hAnsi="Cambria Math" w:cs="Arial"/>
            <w:shd w:val="clear" w:color="auto" w:fill="FFFFFF"/>
          </w:rPr>
          <m:t>α</m:t>
        </m:r>
      </m:oMath>
      <w:r>
        <w:rPr>
          <w:rFonts w:hint="eastAsia"/>
        </w:rPr>
        <w:t>，让自旋</w:t>
      </w:r>
      <w:proofErr w:type="gramStart"/>
      <w:r>
        <w:rPr>
          <w:rFonts w:hint="eastAsia"/>
        </w:rPr>
        <w:t>以该轴为</w:t>
      </w:r>
      <w:proofErr w:type="gramEnd"/>
      <w:r>
        <w:rPr>
          <w:rFonts w:hint="eastAsia"/>
        </w:rPr>
        <w:t>对称轴翻转，</w:t>
      </w: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←2α-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hint="eastAsia"/>
        </w:rPr>
        <w:t>。伪代码如下。</w:t>
      </w:r>
    </w:p>
    <w:p w:rsidR="00F041A5" w:rsidRDefault="00F041A5">
      <w:pPr>
        <w:ind w:firstLine="482"/>
        <w:rPr>
          <w:rFonts w:ascii="宋体" w:hAnsi="宋体"/>
          <w:b/>
          <w:bCs/>
          <w:szCs w:val="28"/>
        </w:rPr>
      </w:pPr>
    </w:p>
    <w:tbl>
      <w:tblPr>
        <w:tblW w:w="5000" w:type="pct"/>
        <w:tblLook w:val="04A0" w:firstRow="1" w:lastRow="0" w:firstColumn="1" w:lastColumn="0" w:noHBand="0" w:noVBand="1"/>
      </w:tblPr>
      <w:tblGrid>
        <w:gridCol w:w="317"/>
        <w:gridCol w:w="316"/>
        <w:gridCol w:w="468"/>
        <w:gridCol w:w="8186"/>
      </w:tblGrid>
      <w:tr w:rsidR="00F041A5">
        <w:trPr>
          <w:trHeight w:val="300"/>
        </w:trPr>
        <w:tc>
          <w:tcPr>
            <w:tcW w:w="5000" w:type="pct"/>
            <w:gridSpan w:val="4"/>
            <w:tcBorders>
              <w:top w:val="single" w:sz="12" w:space="0" w:color="auto"/>
              <w:left w:val="nil"/>
              <w:bottom w:val="single" w:sz="4" w:space="0" w:color="auto"/>
              <w:right w:val="nil"/>
            </w:tcBorders>
            <w:shd w:val="clear" w:color="auto" w:fill="auto"/>
            <w:noWrap/>
          </w:tcPr>
          <w:p w:rsidR="00F041A5" w:rsidRDefault="00000000">
            <w:pPr>
              <w:ind w:firstLine="440"/>
              <w:rPr>
                <w:rFonts w:ascii="Palatino Linotype" w:eastAsia="等线" w:hAnsi="Palatino Linotype"/>
                <w:b/>
                <w:color w:val="000000"/>
                <w:sz w:val="22"/>
              </w:rPr>
            </w:pPr>
            <w:r>
              <w:rPr>
                <w:rFonts w:ascii="Palatino Linotype" w:eastAsia="等线" w:hAnsi="Palatino Linotype"/>
                <w:b/>
                <w:color w:val="000000"/>
                <w:sz w:val="22"/>
              </w:rPr>
              <w:t>Algorithm 4</w:t>
            </w:r>
          </w:p>
        </w:tc>
      </w:tr>
      <w:tr w:rsidR="00F041A5">
        <w:trPr>
          <w:trHeight w:val="285"/>
        </w:trPr>
        <w:tc>
          <w:tcPr>
            <w:tcW w:w="5000" w:type="pct"/>
            <w:gridSpan w:val="4"/>
            <w:tcBorders>
              <w:top w:val="single" w:sz="4" w:space="0" w:color="auto"/>
              <w:left w:val="nil"/>
              <w:right w:val="nil"/>
            </w:tcBorders>
            <w:shd w:val="clear" w:color="auto" w:fill="auto"/>
            <w:noWrap/>
          </w:tcPr>
          <w:p w:rsidR="00F041A5" w:rsidRDefault="00000000">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rsidR="00F041A5" w:rsidRDefault="00000000">
            <w:pPr>
              <w:pStyle w:val="afa"/>
              <w:numPr>
                <w:ilvl w:val="0"/>
                <w:numId w:val="4"/>
              </w:numPr>
              <w:ind w:firstLineChars="0"/>
              <w:rPr>
                <w:rFonts w:ascii="Palatino Linotype" w:eastAsia="等线" w:hAnsi="Palatino Linotype"/>
                <w:color w:val="000000"/>
                <w:szCs w:val="21"/>
              </w:rPr>
            </w:pPr>
            <w:r>
              <w:rPr>
                <w:rFonts w:ascii="宋体" w:hAnsi="宋体"/>
                <w:szCs w:val="28"/>
              </w:rPr>
              <w:t>输入构型</w:t>
            </w:r>
            <m:oMath>
              <m:d>
                <m:dPr>
                  <m:begChr m:val="{"/>
                  <m:endChr m:val="}"/>
                  <m:ctrlPr>
                    <w:rPr>
                      <w:rFonts w:ascii="Cambria Math" w:hAnsi="Cambria Math"/>
                      <w:i/>
                      <w:szCs w:val="28"/>
                    </w:rPr>
                  </m:ctrlPr>
                </m:dPr>
                <m:e>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1</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N</m:t>
                      </m:r>
                    </m:sub>
                  </m:sSub>
                </m:e>
              </m:d>
              <m:r>
                <w:rPr>
                  <w:rFonts w:ascii="Cambria Math" w:hAnsi="Cambria Math"/>
                  <w:szCs w:val="28"/>
                </w:rPr>
                <m:t xml:space="preserve"> , </m:t>
              </m:r>
              <m:d>
                <m:dPr>
                  <m:begChr m:val="{"/>
                  <m:endChr m:val="}"/>
                  <m:ctrlPr>
                    <w:rPr>
                      <w:rFonts w:ascii="Cambria Math" w:hAnsi="Cambria Math"/>
                      <w:i/>
                      <w:szCs w:val="28"/>
                    </w:rPr>
                  </m:ctrlPr>
                </m:dPr>
                <m:e>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N</m:t>
                      </m:r>
                    </m:sub>
                  </m:sSub>
                </m:e>
              </m:d>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For </w:t>
            </w:r>
            <m:oMath>
              <m:r>
                <w:rPr>
                  <w:rFonts w:ascii="Cambria Math" w:eastAsia="等线" w:hAnsi="Cambria Math"/>
                  <w:color w:val="000000"/>
                  <w:szCs w:val="21"/>
                </w:rPr>
                <m:t>i=1→N do</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Update XY spins</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hAnsi="Cambria Math" w:cs="Arial"/>
                    <w:shd w:val="clear" w:color="auto" w:fill="FFFFFF"/>
                  </w:rPr>
                  <m:t>k ← N*rand</m:t>
                </m:r>
                <m:d>
                  <m:dPr>
                    <m:ctrlPr>
                      <w:rPr>
                        <w:rFonts w:ascii="Cambria Math" w:hAnsi="Cambria Math" w:cs="Arial"/>
                        <w:i/>
                        <w:shd w:val="clear" w:color="auto" w:fill="FFFFFF"/>
                      </w:rPr>
                    </m:ctrlPr>
                  </m:dPr>
                  <m:e>
                    <m:r>
                      <w:rPr>
                        <w:rFonts w:ascii="Cambria Math" w:hAnsi="Cambria Math" w:cs="Arial"/>
                        <w:shd w:val="clear" w:color="auto" w:fill="FFFFFF"/>
                      </w:rPr>
                      <m:t xml:space="preserve"> </m:t>
                    </m:r>
                  </m:e>
                </m:d>
                <m:r>
                  <w:rPr>
                    <w:rFonts w:ascii="Cambria Math" w:hAnsi="Cambria Math" w:cs="Arial"/>
                    <w:shd w:val="clear" w:color="auto" w:fill="FFFFFF"/>
                  </w:rPr>
                  <m:t>+1 , α ← π *rand()</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←2α-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ascii="宋体" w:hAnsi="宋体" w:cs="Arial"/>
                <w:shd w:val="clear" w:color="auto" w:fill="FFFFFF"/>
              </w:rPr>
              <w:t xml:space="preserve">, </w:t>
            </w:r>
            <m:oMath>
              <m:r>
                <w:rPr>
                  <w:rFonts w:ascii="Cambria Math" w:hAnsi="Cambria Math" w:cs="Arial"/>
                  <w:shd w:val="clear" w:color="auto" w:fill="FFFFFF"/>
                </w:rPr>
                <m:t>∆E ←E</m:t>
              </m:r>
              <m:d>
                <m:dPr>
                  <m:ctrlPr>
                    <w:rPr>
                      <w:rFonts w:ascii="Cambria Math" w:hAnsi="Cambria Math" w:cs="Arial"/>
                      <w:i/>
                      <w:shd w:val="clear" w:color="auto" w:fill="FFFFFF"/>
                    </w:rPr>
                  </m:ctrlPr>
                </m:dPr>
                <m:e>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e>
              </m:d>
              <m:r>
                <w:rPr>
                  <w:rFonts w:ascii="Cambria Math" w:hAnsi="Cambria Math" w:cs="Arial"/>
                  <w:shd w:val="clear" w:color="auto" w:fill="FFFFFF"/>
                </w:rPr>
                <m:t>-E</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shd w:val="clear" w:color="auto" w:fill="FFFFFF"/>
              </w:rPr>
            </w:pPr>
            <m:oMathPara>
              <m:oMathParaPr>
                <m:jc m:val="left"/>
              </m:oMathParaPr>
              <m:oMath>
                <m:r>
                  <w:rPr>
                    <w:rFonts w:ascii="Cambria Math" w:hAnsi="Cambria Math" w:cs="Arial"/>
                    <w:shd w:val="clear" w:color="auto" w:fill="FFFFFF"/>
                  </w:rPr>
                  <m:t xml:space="preserve">Pacc ←  </m:t>
                </m:r>
                <m:r>
                  <m:rPr>
                    <m:sty m:val="p"/>
                  </m:rPr>
                  <w:rPr>
                    <w:rFonts w:ascii="Cambria Math" w:hAnsi="Cambria Math" w:cs="Arial"/>
                    <w:shd w:val="clear" w:color="auto" w:fill="FFFFFF"/>
                  </w:rPr>
                  <m:t>min⁡</m:t>
                </m:r>
                <m:r>
                  <w:rPr>
                    <w:rFonts w:ascii="Cambria Math" w:hAnsi="Cambria Math" w:cs="Arial"/>
                    <w:shd w:val="clear" w:color="auto" w:fill="FFFFFF"/>
                  </w:rPr>
                  <m:t>{1,</m:t>
                </m:r>
                <m:r>
                  <m:rPr>
                    <m:sty m:val="p"/>
                  </m:rPr>
                  <w:rPr>
                    <w:rFonts w:ascii="Cambria Math" w:hAnsi="Cambria Math" w:cs="Arial"/>
                    <w:shd w:val="clear" w:color="auto" w:fill="FFFFFF"/>
                  </w:rPr>
                  <m:t>exp⁡</m:t>
                </m:r>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∆E</m:t>
                    </m:r>
                  </m:num>
                  <m:den>
                    <m:r>
                      <w:rPr>
                        <w:rFonts w:ascii="Cambria Math" w:hAnsi="Cambria Math" w:cs="Arial"/>
                        <w:shd w:val="clear" w:color="auto" w:fill="FFFFFF"/>
                      </w:rPr>
                      <m:t>kT</m:t>
                    </m:r>
                  </m:den>
                </m:f>
                <m:r>
                  <w:rPr>
                    <w:rFonts w:ascii="Cambria Math" w:hAnsi="Cambria Math" w:cs="Arial"/>
                    <w:shd w:val="clear" w:color="auto" w:fill="FFFFFF"/>
                  </w:rPr>
                  <m:t>)}</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Palatino Linotype" w:eastAsia="等线" w:hAnsi="Palatino Linotype"/>
                <w:shd w:val="clear" w:color="auto" w:fill="FFFFFF"/>
              </w:rPr>
            </w:pPr>
            <w:r>
              <w:rPr>
                <w:rFonts w:ascii="Palatino Linotype" w:eastAsia="等线" w:hAnsi="Palatino Linotype"/>
                <w:color w:val="000000"/>
                <w:szCs w:val="21"/>
              </w:rPr>
              <w:t xml:space="preserve">If </w:t>
            </w:r>
            <m:oMath>
              <m:r>
                <w:rPr>
                  <w:rFonts w:ascii="Cambria Math" w:hAnsi="Cambria Math" w:cs="Arial"/>
                  <w:shd w:val="clear" w:color="auto" w:fill="FFFFFF"/>
                </w:rPr>
                <m:t>rand</m:t>
              </m:r>
              <m:d>
                <m:dPr>
                  <m:ctrlPr>
                    <w:rPr>
                      <w:rFonts w:ascii="Cambria Math" w:hAnsi="Cambria Math" w:cs="Arial"/>
                      <w:i/>
                      <w:shd w:val="clear" w:color="auto" w:fill="FFFFFF"/>
                    </w:rPr>
                  </m:ctrlPr>
                </m:dPr>
                <m:e>
                  <m:r>
                    <w:rPr>
                      <w:rFonts w:ascii="Cambria Math" w:hAnsi="Cambria Math" w:cs="Arial"/>
                      <w:shd w:val="clear" w:color="auto" w:fill="FFFFFF"/>
                    </w:rPr>
                    <m:t xml:space="preserve"> </m:t>
                  </m:r>
                </m:e>
              </m:d>
              <m:r>
                <w:rPr>
                  <w:rFonts w:ascii="Cambria Math" w:hAnsi="Cambria Math" w:cs="Arial"/>
                  <w:shd w:val="clear" w:color="auto" w:fill="FFFFFF"/>
                </w:rPr>
                <m:t>≤Pacc</m:t>
              </m:r>
            </m:oMath>
            <w:r>
              <w:rPr>
                <w:rFonts w:ascii="宋体" w:hAnsi="宋体" w:cs="Arial" w:hint="eastAsia"/>
                <w:shd w:val="clear" w:color="auto" w:fill="FFFFFF"/>
              </w:rPr>
              <w:t xml:space="preserve"> </w:t>
            </w:r>
            <w:r>
              <w:rPr>
                <w:rFonts w:ascii="Palatino Linotype" w:eastAsia="等线" w:hAnsi="Palatino Linotype"/>
                <w:color w:val="000000"/>
                <w:szCs w:val="21"/>
              </w:rPr>
              <w:t>then</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2"/>
              <w:rPr>
                <w:rFonts w:ascii="宋体" w:hAnsi="宋体" w:cs="Arial"/>
                <w:b/>
                <w:bCs/>
                <w:shd w:val="clear" w:color="auto" w:fill="FFFFFF"/>
              </w:rPr>
            </w:pPr>
          </w:p>
        </w:tc>
        <w:tc>
          <w:tcPr>
            <w:tcW w:w="4407" w:type="pct"/>
            <w:tcBorders>
              <w:top w:val="nil"/>
              <w:bottom w:val="nil"/>
              <w:right w:val="nil"/>
            </w:tcBorders>
            <w:shd w:val="clear" w:color="auto" w:fill="auto"/>
          </w:tcPr>
          <w:p w:rsidR="00F041A5" w:rsidRDefault="00000000">
            <w:pPr>
              <w:ind w:firstLine="480"/>
              <w:rPr>
                <w:rFonts w:ascii="宋体" w:hAnsi="宋体" w:cs="Arial"/>
                <w:b/>
                <w:bCs/>
                <w:shd w:val="clear" w:color="auto" w:fill="FFFFFF"/>
              </w:rPr>
            </w:pPr>
            <m:oMathPara>
              <m:oMathParaPr>
                <m:jc m:val="left"/>
              </m:oMathParaPr>
              <m:oMath>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r>
                  <w:rPr>
                    <w:rFonts w:ascii="Cambria Math" w:hAnsi="Cambria Math" w:cs="Arial"/>
                    <w:shd w:val="clear" w:color="auto" w:fill="FFFFFF"/>
                  </w:rPr>
                  <m:t xml:space="preserve"> ← </m:t>
                </m:r>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rsidR="00F041A5" w:rsidRDefault="00000000">
            <w:pPr>
              <w:ind w:firstLine="480"/>
              <w:rPr>
                <w:rFonts w:ascii="宋体" w:hAnsi="宋体" w:cs="Arial"/>
                <w:b/>
                <w:bCs/>
                <w:shd w:val="clear" w:color="auto" w:fill="FFFFFF"/>
              </w:rPr>
            </w:pPr>
            <w:r>
              <w:rPr>
                <w:rFonts w:ascii="Palatino Linotype" w:eastAsia="等线" w:hAnsi="Palatino Linotype"/>
                <w:color w:val="000000"/>
                <w:szCs w:val="21"/>
              </w:rPr>
              <w:t>End if</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宋体" w:hAnsi="宋体"/>
                <w:szCs w:val="28"/>
              </w:rPr>
            </w:pPr>
            <w:r>
              <w:rPr>
                <w:rFonts w:ascii="宋体" w:hAnsi="宋体" w:hint="eastAsia"/>
                <w:szCs w:val="28"/>
              </w:rPr>
              <w:t>更新伊辛的旋转方式与2-10号</w:t>
            </w:r>
            <w:proofErr w:type="gramStart"/>
            <w:r>
              <w:rPr>
                <w:rFonts w:ascii="宋体" w:hAnsi="宋体" w:hint="eastAsia"/>
                <w:szCs w:val="28"/>
              </w:rPr>
              <w:t>线类似</w:t>
            </w:r>
            <w:proofErr w:type="gramEnd"/>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rPr>
            </w:pPr>
            <m:oMathPara>
              <m:oMathParaPr>
                <m:jc m:val="left"/>
              </m:oMathParaPr>
              <m:oMath>
                <m:sSub>
                  <m:sSubPr>
                    <m:ctrlPr>
                      <w:rPr>
                        <w:rFonts w:ascii="Cambria Math" w:eastAsia="等线" w:hAnsi="Cambria Math"/>
                        <w:i/>
                        <w:color w:val="000000"/>
                      </w:rPr>
                    </m:ctrlPr>
                  </m:sSubPr>
                  <m:e>
                    <m:r>
                      <w:rPr>
                        <w:rFonts w:ascii="Cambria Math" w:eastAsia="等线" w:hAnsi="Cambria Math"/>
                        <w:color w:val="000000"/>
                      </w:rPr>
                      <m:t>s</m:t>
                    </m:r>
                  </m:e>
                  <m:sub>
                    <m:r>
                      <w:rPr>
                        <w:rFonts w:ascii="Cambria Math" w:eastAsia="等线" w:hAnsi="Cambria Math"/>
                        <w:color w:val="000000"/>
                      </w:rPr>
                      <m:t>k</m:t>
                    </m:r>
                  </m:sub>
                </m:sSub>
                <m:r>
                  <w:rPr>
                    <w:rFonts w:ascii="Cambria Math" w:eastAsia="等线" w:hAnsi="Cambria Math"/>
                    <w:color w:val="000000"/>
                  </w:rPr>
                  <m:t>→ -</m:t>
                </m:r>
                <m:sSub>
                  <m:sSubPr>
                    <m:ctrlPr>
                      <w:rPr>
                        <w:rFonts w:ascii="Cambria Math" w:eastAsia="等线" w:hAnsi="Cambria Math"/>
                        <w:i/>
                        <w:color w:val="000000"/>
                      </w:rPr>
                    </m:ctrlPr>
                  </m:sSubPr>
                  <m:e>
                    <m:r>
                      <w:rPr>
                        <w:rFonts w:ascii="Cambria Math" w:eastAsia="等线" w:hAnsi="Cambria Math"/>
                        <w:color w:val="000000"/>
                      </w:rPr>
                      <m:t>s</m:t>
                    </m:r>
                  </m:e>
                  <m:sub>
                    <m:r>
                      <w:rPr>
                        <w:rFonts w:ascii="Cambria Math" w:eastAsia="等线" w:hAnsi="Cambria Math"/>
                        <w:color w:val="000000"/>
                      </w:rPr>
                      <m:t>k</m:t>
                    </m:r>
                  </m:sub>
                </m:sSub>
              </m:oMath>
            </m:oMathPara>
          </w:p>
        </w:tc>
      </w:tr>
      <w:tr w:rsidR="00F041A5">
        <w:trPr>
          <w:trHeight w:val="285"/>
        </w:trPr>
        <w:tc>
          <w:tcPr>
            <w:tcW w:w="5000" w:type="pct"/>
            <w:gridSpan w:val="4"/>
            <w:tcBorders>
              <w:top w:val="nil"/>
              <w:left w:val="nil"/>
              <w:bottom w:val="single" w:sz="12" w:space="0" w:color="auto"/>
              <w:right w:val="nil"/>
            </w:tcBorders>
            <w:shd w:val="clear" w:color="auto" w:fill="auto"/>
            <w:noWrap/>
          </w:tcPr>
          <w:p w:rsidR="00F041A5" w:rsidRDefault="00000000">
            <w:pPr>
              <w:pStyle w:val="afa"/>
              <w:numPr>
                <w:ilvl w:val="0"/>
                <w:numId w:val="7"/>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rsidR="00B829D5" w:rsidRDefault="00000000" w:rsidP="00B829D5">
      <w:pPr>
        <w:ind w:firstLine="480"/>
      </w:pPr>
      <w:r>
        <w:rPr>
          <w:rFonts w:ascii="宋体" w:hAnsi="宋体" w:hint="eastAsia"/>
        </w:rPr>
        <w:t>W</w:t>
      </w:r>
      <w:r>
        <w:rPr>
          <w:rFonts w:ascii="宋体" w:hAnsi="宋体"/>
        </w:rPr>
        <w:t>o</w:t>
      </w:r>
      <w:r>
        <w:rPr>
          <w:rFonts w:ascii="宋体" w:hAnsi="宋体" w:hint="eastAsia"/>
        </w:rPr>
        <w:t>lff算法：通常情况下，</w:t>
      </w:r>
      <w:r w:rsidR="00FF4AA3">
        <w:rPr>
          <w:rFonts w:ascii="宋体" w:hAnsi="宋体" w:hint="eastAsia"/>
        </w:rPr>
        <w:t>W</w:t>
      </w:r>
      <w:r>
        <w:rPr>
          <w:rFonts w:ascii="宋体" w:hAnsi="宋体" w:hint="eastAsia"/>
        </w:rPr>
        <w:t>olff算法对于纯XY模型需要将自旋矢量分解为两个不同的相互垂直的分量，即</w:t>
      </w:r>
      <m:oMath>
        <m:acc>
          <m:accPr>
            <m:chr m:val="⃗"/>
            <m:ctrlPr>
              <w:rPr>
                <w:rFonts w:ascii="Cambria Math" w:hAnsi="Cambria Math"/>
              </w:rPr>
            </m:ctrlPr>
          </m:accPr>
          <m:e>
            <m:r>
              <w:rPr>
                <w:rFonts w:ascii="Cambria Math" w:hAnsi="Cambria Math"/>
              </w:rPr>
              <m:t>θ</m:t>
            </m:r>
          </m:e>
        </m:acc>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x</m:t>
            </m:r>
          </m:sub>
        </m:sSub>
        <m:acc>
          <m:accPr>
            <m:chr m:val="⃗"/>
            <m:ctrlPr>
              <w:rPr>
                <w:rFonts w:ascii="Cambria Math" w:hAnsi="Cambria Math"/>
              </w:rPr>
            </m:ctrlPr>
          </m:accPr>
          <m:e>
            <m:r>
              <w:rPr>
                <w:rFonts w:ascii="Cambria Math" w:hAnsi="Cambria Math"/>
              </w:rPr>
              <m:t>i</m:t>
            </m:r>
          </m:e>
        </m:acc>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y</m:t>
            </m:r>
          </m:sub>
        </m:sSub>
        <m:acc>
          <m:accPr>
            <m:chr m:val="⃗"/>
            <m:ctrlPr>
              <w:rPr>
                <w:rFonts w:ascii="Cambria Math" w:hAnsi="Cambria Math"/>
              </w:rPr>
            </m:ctrlPr>
          </m:accPr>
          <m:e>
            <m:r>
              <w:rPr>
                <w:rFonts w:ascii="Cambria Math" w:hAnsi="Cambria Math"/>
              </w:rPr>
              <m:t>j</m:t>
            </m:r>
          </m:e>
        </m:acc>
      </m:oMath>
      <w:r>
        <w:rPr>
          <w:rFonts w:ascii="宋体" w:hAnsi="宋体"/>
        </w:rPr>
        <w:t xml:space="preserve">, </w:t>
      </w:r>
      <w:r>
        <w:rPr>
          <w:rFonts w:ascii="宋体" w:hAnsi="宋体" w:hint="eastAsia"/>
        </w:rPr>
        <w:t>此时</w:t>
      </w:r>
      <m:oMath>
        <m:sSub>
          <m:sSubPr>
            <m:ctrlPr>
              <w:rPr>
                <w:rFonts w:ascii="Cambria Math" w:hAnsi="Cambria Math"/>
              </w:rPr>
            </m:ctrlPr>
          </m:sSubPr>
          <m:e>
            <m:r>
              <w:rPr>
                <w:rFonts w:ascii="Cambria Math" w:hAnsi="Cambria Math"/>
              </w:rPr>
              <m:t>H</m:t>
            </m:r>
          </m:e>
          <m:sub>
            <m:r>
              <w:rPr>
                <w:rFonts w:ascii="Cambria Math" w:hAnsi="Cambria Math"/>
              </w:rPr>
              <m:t>XY</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xx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yy</m:t>
            </m:r>
          </m:sub>
        </m:sSub>
      </m:oMath>
      <w:r>
        <w:rPr>
          <w:rFonts w:ascii="宋体" w:hAnsi="宋体" w:hint="eastAsia"/>
        </w:rPr>
        <w:t>，</w:t>
      </w:r>
      <w:r w:rsidR="00B829D5">
        <w:rPr>
          <w:rFonts w:hint="eastAsia"/>
        </w:rPr>
        <w:t>然后再分别更新</w:t>
      </w:r>
      <m:oMath>
        <m:sSub>
          <m:sSubPr>
            <m:ctrlPr>
              <w:rPr>
                <w:rFonts w:ascii="Cambria Math" w:hAnsi="Cambria Math"/>
                <w:i/>
              </w:rPr>
            </m:ctrlPr>
          </m:sSubPr>
          <m:e>
            <m:r>
              <w:rPr>
                <w:rFonts w:ascii="Cambria Math" w:hAnsi="Cambria Math"/>
              </w:rPr>
              <m:t>H</m:t>
            </m:r>
          </m:e>
          <m:sub>
            <m:r>
              <w:rPr>
                <w:rFonts w:ascii="Cambria Math" w:hAnsi="Cambria Math"/>
              </w:rPr>
              <m:t>xx</m:t>
            </m:r>
          </m:sub>
        </m:sSub>
      </m:oMath>
      <w:r w:rsidR="00B829D5">
        <w:rPr>
          <w:rFonts w:hint="eastAsia"/>
        </w:rPr>
        <w:t>和</w:t>
      </w:r>
      <m:oMath>
        <m:sSub>
          <m:sSubPr>
            <m:ctrlPr>
              <w:rPr>
                <w:rFonts w:ascii="Cambria Math" w:hAnsi="Cambria Math"/>
                <w:i/>
              </w:rPr>
            </m:ctrlPr>
          </m:sSubPr>
          <m:e>
            <m:r>
              <w:rPr>
                <w:rFonts w:ascii="Cambria Math" w:hAnsi="Cambria Math"/>
              </w:rPr>
              <m:t xml:space="preserve"> H</m:t>
            </m:r>
          </m:e>
          <m:sub>
            <m:r>
              <w:rPr>
                <w:rFonts w:ascii="Cambria Math" w:hAnsi="Cambria Math"/>
              </w:rPr>
              <m:t>yy</m:t>
            </m:r>
          </m:sub>
        </m:sSub>
      </m:oMath>
      <w:r w:rsidR="00B829D5">
        <w:rPr>
          <w:rFonts w:hint="eastAsia"/>
        </w:rPr>
        <w:t>。与更新</w:t>
      </w:r>
      <w:proofErr w:type="spellStart"/>
      <w:r w:rsidR="00B829D5">
        <w:rPr>
          <w:rFonts w:hint="eastAsia"/>
        </w:rPr>
        <w:t>Ising</w:t>
      </w:r>
      <w:proofErr w:type="spellEnd"/>
      <w:r w:rsidR="00B829D5">
        <w:rPr>
          <w:rFonts w:hint="eastAsia"/>
        </w:rPr>
        <w:t>自旋相同，当更新</w:t>
      </w:r>
      <w:r w:rsidR="00B829D5">
        <w:rPr>
          <w:rFonts w:hint="eastAsia"/>
        </w:rPr>
        <w:t>XY</w:t>
      </w:r>
      <w:r w:rsidR="00B829D5">
        <w:rPr>
          <w:rFonts w:hint="eastAsia"/>
        </w:rPr>
        <w:t>自旋值时，</w:t>
      </w:r>
      <w:proofErr w:type="spellStart"/>
      <w:r w:rsidR="00B829D5">
        <w:rPr>
          <w:rFonts w:hint="eastAsia"/>
        </w:rPr>
        <w:t>Ising</w:t>
      </w:r>
      <w:proofErr w:type="spellEnd"/>
      <w:r w:rsidR="00B829D5">
        <w:rPr>
          <w:rFonts w:hint="eastAsia"/>
        </w:rPr>
        <w:t>自旋的相互作用可以被看作是一个</w:t>
      </w:r>
      <w:r w:rsidR="00B829D5">
        <w:rPr>
          <w:rFonts w:hint="eastAsia"/>
        </w:rPr>
        <w:t>XY</w:t>
      </w:r>
      <w:r w:rsidR="00B829D5">
        <w:rPr>
          <w:rFonts w:hint="eastAsia"/>
        </w:rPr>
        <w:t>自旋的耦合系数。</w:t>
      </w:r>
    </w:p>
    <w:p w:rsidR="00F041A5" w:rsidRDefault="00000000">
      <w:pPr>
        <w:ind w:firstLine="480"/>
        <w:rPr>
          <w:rFonts w:ascii="宋体" w:hAnsi="宋体"/>
        </w:rPr>
      </w:pPr>
      <w:r>
        <w:rPr>
          <w:rFonts w:ascii="宋体" w:hAnsi="宋体" w:hint="eastAsia"/>
        </w:rPr>
        <w:t>在参考文献中，点</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 </m:t>
        </m:r>
        <m:r>
          <w:rPr>
            <w:rFonts w:ascii="Cambria Math" w:hAnsi="Cambria Math"/>
          </w:rPr>
          <m:t>j</m:t>
        </m:r>
        <m:r>
          <m:rPr>
            <m:sty m:val="p"/>
          </m:rPr>
          <w:rPr>
            <w:rFonts w:ascii="Cambria Math" w:hAnsi="Cambria Math"/>
          </w:rPr>
          <m:t xml:space="preserve"> </m:t>
        </m:r>
      </m:oMath>
      <w:r>
        <w:rPr>
          <w:rFonts w:ascii="宋体" w:hAnsi="宋体" w:hint="eastAsia"/>
        </w:rPr>
        <w:t>形成集群的概率为：</w:t>
      </w:r>
    </w:p>
    <w:p w:rsidR="00F041A5" w:rsidRDefault="00000000">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xx</m:t>
                    </m:r>
                  </m:sub>
                </m:sSub>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sup>
        </m:sSup>
        <m:r>
          <m:rPr>
            <m:sty m:val="p"/>
          </m:rPr>
          <w:rPr>
            <w:rFonts w:ascii="Cambria Math" w:hAnsi="Cambria Math"/>
          </w:rPr>
          <m:t>}</m:t>
        </m:r>
      </m:oMath>
      <w:r>
        <w:rPr>
          <w:rFonts w:ascii="宋体" w:hAnsi="宋体"/>
        </w:rPr>
        <w:tab/>
      </w:r>
      <w:r>
        <w:t>(3)</w:t>
      </w:r>
    </w:p>
    <w:p w:rsidR="00F041A5" w:rsidRDefault="00000000">
      <w:pPr>
        <w:ind w:firstLine="480"/>
      </w:pPr>
      <w:r>
        <w:rPr>
          <w:rFonts w:hint="eastAsia"/>
        </w:rPr>
        <w:t>这里，给出了一个更普遍的表达式：</w:t>
      </w:r>
    </w:p>
    <w:p w:rsidR="00F041A5" w:rsidRDefault="00000000">
      <w:pPr>
        <w:pStyle w:val="mathAndNum"/>
        <w:spacing w:line="240" w:lineRule="atLeast"/>
        <w:ind w:firstLine="480"/>
        <w:rPr>
          <w:rFonts w:ascii="宋体" w:hAnsi="宋体"/>
        </w:rPr>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=1-min⁡{1,exp⁡[</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r>
          <m:rPr>
            <m:sty m:val="p"/>
          </m:rPr>
          <w:rPr>
            <w:rFonts w:ascii="Cambria Math" w:hAnsi="Cambria Math"/>
          </w:rPr>
          <m:t>]}</m:t>
        </m:r>
      </m:oMath>
      <w:r>
        <w:rPr>
          <w:rFonts w:ascii="宋体" w:hAnsi="宋体"/>
        </w:rPr>
        <w:tab/>
      </w:r>
      <w:r>
        <w:t>(4)</w:t>
      </w:r>
    </w:p>
    <w:p w:rsidR="00F041A5" w:rsidRDefault="00000000">
      <w:pPr>
        <w:ind w:firstLine="480"/>
      </w:pPr>
      <w:r>
        <w:rPr>
          <w:rFonts w:hint="eastAsia"/>
        </w:rPr>
        <w:t>其中</w:t>
      </w: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rPr>
        <w:t>是旧的键能，新的键能是</w:t>
      </w:r>
      <m:oMath>
        <m:r>
          <w:rPr>
            <w:rFonts w:ascii="Cambria Math" w:hAnsi="Cambria Math"/>
          </w:rPr>
          <m:t>E(</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rPr>
        <w:t>；使用这种翻转概率可以之间对</w:t>
      </w:r>
      <w:r>
        <w:rPr>
          <w:rFonts w:hint="eastAsia"/>
        </w:rPr>
        <w:t>XY</w:t>
      </w:r>
      <w:r>
        <w:rPr>
          <w:rFonts w:hint="eastAsia"/>
        </w:rPr>
        <w:t>模型的自旋</w:t>
      </w:r>
      <m:oMath>
        <m:r>
          <w:rPr>
            <w:rFonts w:ascii="Cambria Math" w:hAnsi="Cambria Math"/>
          </w:rPr>
          <m:t>θ</m:t>
        </m:r>
      </m:oMath>
      <w:r>
        <w:rPr>
          <w:rFonts w:hint="eastAsia"/>
        </w:rPr>
        <w:t>进行翻转，无需分解。伪代码如下。</w:t>
      </w:r>
    </w:p>
    <w:tbl>
      <w:tblPr>
        <w:tblW w:w="5000" w:type="pct"/>
        <w:tblLook w:val="04A0" w:firstRow="1" w:lastRow="0" w:firstColumn="1" w:lastColumn="0" w:noHBand="0" w:noVBand="1"/>
      </w:tblPr>
      <w:tblGrid>
        <w:gridCol w:w="317"/>
        <w:gridCol w:w="316"/>
        <w:gridCol w:w="468"/>
        <w:gridCol w:w="567"/>
        <w:gridCol w:w="568"/>
        <w:gridCol w:w="7051"/>
      </w:tblGrid>
      <w:tr w:rsidR="00F041A5">
        <w:trPr>
          <w:trHeight w:val="300"/>
        </w:trPr>
        <w:tc>
          <w:tcPr>
            <w:tcW w:w="5000" w:type="pct"/>
            <w:gridSpan w:val="6"/>
            <w:tcBorders>
              <w:top w:val="single" w:sz="12" w:space="0" w:color="auto"/>
              <w:left w:val="nil"/>
              <w:bottom w:val="single" w:sz="4" w:space="0" w:color="auto"/>
              <w:right w:val="nil"/>
            </w:tcBorders>
            <w:shd w:val="clear" w:color="auto" w:fill="auto"/>
            <w:noWrap/>
          </w:tcPr>
          <w:p w:rsidR="00F041A5" w:rsidRDefault="00000000">
            <w:pPr>
              <w:ind w:firstLine="440"/>
              <w:rPr>
                <w:rFonts w:ascii="Palatino Linotype" w:eastAsia="等线" w:hAnsi="Palatino Linotype"/>
                <w:b/>
                <w:color w:val="000000"/>
                <w:sz w:val="22"/>
              </w:rPr>
            </w:pPr>
            <w:r>
              <w:rPr>
                <w:rFonts w:ascii="Palatino Linotype" w:eastAsia="等线" w:hAnsi="Palatino Linotype"/>
                <w:b/>
                <w:color w:val="000000"/>
                <w:sz w:val="22"/>
              </w:rPr>
              <w:lastRenderedPageBreak/>
              <w:t>Algorithm 5  Wolff</w:t>
            </w:r>
            <w:r>
              <w:rPr>
                <w:rFonts w:ascii="Palatino Linotype" w:eastAsia="等线" w:hAnsi="Palatino Linotype" w:hint="eastAsia"/>
                <w:b/>
                <w:color w:val="000000"/>
                <w:sz w:val="22"/>
              </w:rPr>
              <w:t>算法的一个</w:t>
            </w:r>
            <w:r>
              <w:rPr>
                <w:rFonts w:ascii="Palatino Linotype" w:eastAsia="等线" w:hAnsi="Palatino Linotype" w:hint="eastAsia"/>
                <w:b/>
                <w:color w:val="000000"/>
                <w:sz w:val="22"/>
              </w:rPr>
              <w:t>MC</w:t>
            </w:r>
            <w:r>
              <w:rPr>
                <w:rFonts w:ascii="Palatino Linotype" w:eastAsia="等线" w:hAnsi="Palatino Linotype" w:hint="eastAsia"/>
                <w:b/>
                <w:color w:val="000000"/>
                <w:sz w:val="22"/>
              </w:rPr>
              <w:t>步骤</w:t>
            </w:r>
          </w:p>
        </w:tc>
      </w:tr>
      <w:tr w:rsidR="00F041A5">
        <w:trPr>
          <w:trHeight w:val="285"/>
        </w:trPr>
        <w:tc>
          <w:tcPr>
            <w:tcW w:w="5000" w:type="pct"/>
            <w:gridSpan w:val="6"/>
            <w:tcBorders>
              <w:top w:val="single" w:sz="4" w:space="0" w:color="auto"/>
              <w:left w:val="nil"/>
              <w:right w:val="nil"/>
            </w:tcBorders>
            <w:shd w:val="clear" w:color="auto" w:fill="auto"/>
            <w:noWrap/>
          </w:tcPr>
          <w:p w:rsidR="00F041A5" w:rsidRDefault="00000000">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rsidR="00F041A5" w:rsidRDefault="00000000">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k←N*rand</m:t>
                </m:r>
                <m:d>
                  <m:dPr>
                    <m:ctrlPr>
                      <w:rPr>
                        <w:rFonts w:ascii="Cambria Math" w:eastAsia="等线" w:hAnsi="Cambria Math"/>
                        <w:i/>
                        <w:color w:val="000000"/>
                        <w:szCs w:val="21"/>
                      </w:rPr>
                    </m:ctrlPr>
                  </m:dPr>
                  <m:e/>
                </m:d>
                <m:r>
                  <w:rPr>
                    <w:rFonts w:ascii="Cambria Math" w:eastAsia="等线" w:hAnsi="Cambria Math"/>
                    <w:color w:val="000000"/>
                    <w:szCs w:val="21"/>
                  </w:rPr>
                  <m:t>+1,α←π*rand</m:t>
                </m:r>
                <m:d>
                  <m:dPr>
                    <m:ctrlPr>
                      <w:rPr>
                        <w:rFonts w:ascii="Cambria Math" w:eastAsia="等线" w:hAnsi="Cambria Math"/>
                        <w:i/>
                        <w:color w:val="000000"/>
                        <w:szCs w:val="21"/>
                      </w:rPr>
                    </m:ctrlPr>
                  </m:dPr>
                  <m:e/>
                </m:d>
                <m:r>
                  <w:rPr>
                    <w:rFonts w:ascii="Cambria Math" w:eastAsia="等线" w:hAnsi="Cambria Math"/>
                    <w:color w:val="000000"/>
                    <w:szCs w:val="21"/>
                  </w:rPr>
                  <m:t>,id=1</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←2α-</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1</m:t>
                    </m:r>
                  </m:e>
                </m:d>
                <m:r>
                  <w:rPr>
                    <w:rFonts w:ascii="Cambria Math" w:eastAsia="等线" w:hAnsi="Cambria Math"/>
                    <w:color w:val="000000"/>
                    <w:szCs w:val="21"/>
                  </w:rPr>
                  <m:t>←k</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hint="eastAsia"/>
                    <w:color w:val="000000"/>
                    <w:szCs w:val="21"/>
                  </w:rPr>
                  <m:t>w</m:t>
                </m:r>
                <m:r>
                  <w:rPr>
                    <w:rFonts w:ascii="Cambria Math" w:eastAsia="等线" w:hAnsi="Cambria Math"/>
                    <w:color w:val="000000"/>
                    <w:szCs w:val="21"/>
                  </w:rPr>
                  <m:t>hi</m:t>
                </m:r>
                <m:r>
                  <w:rPr>
                    <w:rFonts w:ascii="Cambria Math" w:eastAsia="等线" w:hAnsi="Cambria Math" w:hint="eastAsia"/>
                    <w:color w:val="000000"/>
                    <w:szCs w:val="21"/>
                  </w:rPr>
                  <m:t>le</m:t>
                </m:r>
                <m:r>
                  <w:rPr>
                    <w:rFonts w:ascii="Cambria Math" w:eastAsia="等线" w:hAnsi="Cambria Math"/>
                    <w:color w:val="000000"/>
                    <w:szCs w:val="21"/>
                  </w:rPr>
                  <m:t xml:space="preserve"> stack not null or id≥1 do</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k←stack[id]</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for i in all neighboring sites of site k do</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Case </w:t>
            </w:r>
            <w:r>
              <w:rPr>
                <w:rFonts w:ascii="Palatino Linotype" w:eastAsia="等线" w:hAnsi="Palatino Linotype" w:hint="eastAsia"/>
                <w:color w:val="000000"/>
                <w:szCs w:val="21"/>
              </w:rPr>
              <w:t>1</w:t>
            </w:r>
            <w:r>
              <w:rPr>
                <w:rFonts w:ascii="Palatino Linotype" w:eastAsia="等线" w:hAnsi="Palatino Linotype" w:hint="eastAsia"/>
                <w:color w:val="000000"/>
                <w:szCs w:val="21"/>
              </w:rPr>
              <w:t>：点</w:t>
            </w:r>
            <w:proofErr w:type="spellStart"/>
            <w:r>
              <w:rPr>
                <w:rFonts w:ascii="Palatino Linotype" w:eastAsia="等线" w:hAnsi="Palatino Linotype" w:hint="eastAsia"/>
                <w:color w:val="000000"/>
                <w:szCs w:val="21"/>
              </w:rPr>
              <w:t>i</w:t>
            </w:r>
            <w:proofErr w:type="spellEnd"/>
            <w:r>
              <w:rPr>
                <w:rFonts w:ascii="Palatino Linotype" w:eastAsia="等线" w:hAnsi="Palatino Linotype" w:hint="eastAsia"/>
                <w:color w:val="000000"/>
                <w:szCs w:val="21"/>
              </w:rPr>
              <w:t>没有被访问</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C</w:t>
            </w:r>
            <w:r>
              <w:rPr>
                <w:rFonts w:ascii="Palatino Linotype" w:eastAsia="等线" w:hAnsi="Palatino Linotype" w:hint="eastAsia"/>
                <w:color w:val="000000"/>
                <w:szCs w:val="21"/>
              </w:rPr>
              <w:t>ase</w:t>
            </w:r>
            <w:r>
              <w:rPr>
                <w:rFonts w:ascii="Palatino Linotype" w:eastAsia="等线" w:hAnsi="Palatino Linotype"/>
                <w:color w:val="000000"/>
                <w:szCs w:val="21"/>
              </w:rPr>
              <w:t xml:space="preserve"> </w:t>
            </w:r>
            <w:r>
              <w:rPr>
                <w:rFonts w:ascii="Palatino Linotype" w:eastAsia="等线" w:hAnsi="Palatino Linotype" w:hint="eastAsia"/>
                <w:color w:val="000000"/>
                <w:szCs w:val="21"/>
              </w:rPr>
              <w:t>2</w:t>
            </w:r>
            <w:r>
              <w:rPr>
                <w:rFonts w:ascii="Palatino Linotype" w:eastAsia="等线" w:hAnsi="Palatino Linotype" w:hint="eastAsia"/>
                <w:color w:val="000000"/>
                <w:szCs w:val="21"/>
              </w:rPr>
              <w:t>：</w:t>
            </w:r>
            <m:oMath>
              <m:r>
                <w:rPr>
                  <w:rFonts w:ascii="Cambria Math" w:eastAsia="等线" w:hAnsi="Cambria Math"/>
                  <w:color w:val="000000"/>
                  <w:szCs w:val="21"/>
                </w:rPr>
                <m:t>rand&lt;P(k,i)</m:t>
              </m:r>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If case 1 and case 2 then</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 xml:space="preserve">Split </w:t>
            </w: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r>
                <w:rPr>
                  <w:rFonts w:ascii="Cambria Math" w:eastAsia="等线" w:hAnsi="Cambria Math"/>
                  <w:color w:val="000000"/>
                  <w:szCs w:val="21"/>
                </w:rPr>
                <m:t xml:space="preserve">← 2α- </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oMath>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stack.push(i)</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id←id+1,stack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id</m:t>
                    </m:r>
                  </m:e>
                </m:d>
                <m:r>
                  <w:rPr>
                    <w:rFonts w:ascii="Cambria Math" w:eastAsia="等线" w:hAnsi="Cambria Math"/>
                    <w:color w:val="000000"/>
                    <w:szCs w:val="21"/>
                  </w:rPr>
                  <m:t>=i</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id←id-1</m:t>
                </m:r>
              </m:oMath>
            </m:oMathPara>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while</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trPr>
          <w:trHeight w:val="285"/>
        </w:trPr>
        <w:tc>
          <w:tcPr>
            <w:tcW w:w="171" w:type="pct"/>
            <w:tcBorders>
              <w:top w:val="nil"/>
              <w:left w:val="nil"/>
              <w:bottom w:val="nil"/>
              <w:right w:val="single" w:sz="4" w:space="0" w:color="auto"/>
            </w:tcBorders>
            <w:shd w:val="clear" w:color="auto" w:fill="auto"/>
            <w:noWrap/>
          </w:tcPr>
          <w:p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rsidR="00F041A5" w:rsidRDefault="00000000">
            <w:pPr>
              <w:ind w:firstLine="480"/>
              <w:rPr>
                <w:rFonts w:ascii="Palatino Linotype" w:eastAsia="等线" w:hAnsi="Palatino Linotype"/>
                <w:color w:val="000000"/>
                <w:szCs w:val="21"/>
              </w:rPr>
            </w:pPr>
            <w:r>
              <w:rPr>
                <w:rFonts w:ascii="宋体" w:hAnsi="宋体" w:hint="eastAsia"/>
                <w:szCs w:val="28"/>
              </w:rPr>
              <w:t>更新伊辛自旋的方式与2-1</w:t>
            </w:r>
            <w:r>
              <w:rPr>
                <w:rFonts w:ascii="宋体" w:hAnsi="宋体"/>
                <w:szCs w:val="28"/>
              </w:rPr>
              <w:t>7</w:t>
            </w:r>
            <w:r>
              <w:rPr>
                <w:rFonts w:ascii="宋体" w:hAnsi="宋体" w:hint="eastAsia"/>
                <w:szCs w:val="28"/>
              </w:rPr>
              <w:t>号</w:t>
            </w:r>
            <w:proofErr w:type="gramStart"/>
            <w:r>
              <w:rPr>
                <w:rFonts w:ascii="宋体" w:hAnsi="宋体" w:hint="eastAsia"/>
                <w:szCs w:val="28"/>
              </w:rPr>
              <w:t>线类似</w:t>
            </w:r>
            <w:proofErr w:type="gramEnd"/>
          </w:p>
        </w:tc>
      </w:tr>
      <w:tr w:rsidR="00F041A5">
        <w:trPr>
          <w:trHeight w:val="285"/>
        </w:trPr>
        <w:tc>
          <w:tcPr>
            <w:tcW w:w="5000" w:type="pct"/>
            <w:gridSpan w:val="6"/>
            <w:tcBorders>
              <w:top w:val="nil"/>
              <w:left w:val="nil"/>
              <w:bottom w:val="single" w:sz="12" w:space="0" w:color="auto"/>
              <w:right w:val="nil"/>
            </w:tcBorders>
            <w:shd w:val="clear" w:color="auto" w:fill="auto"/>
            <w:noWrap/>
          </w:tcPr>
          <w:p w:rsidR="00F041A5" w:rsidRDefault="00000000">
            <w:pPr>
              <w:pStyle w:val="afa"/>
              <w:numPr>
                <w:ilvl w:val="0"/>
                <w:numId w:val="8"/>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rsidR="00F041A5" w:rsidRDefault="00000000" w:rsidP="00797BDB">
      <w:pPr>
        <w:pStyle w:val="3"/>
      </w:pPr>
      <w:bookmarkStart w:id="117" w:name="_Toc126178610"/>
      <w:bookmarkStart w:id="118" w:name="_Toc128817037"/>
      <w:r>
        <w:t>4.2.3</w:t>
      </w:r>
      <w:r>
        <w:rPr>
          <w:rFonts w:hint="eastAsia"/>
        </w:rPr>
        <w:t xml:space="preserve"> </w:t>
      </w:r>
      <w:r>
        <w:t xml:space="preserve"> </w:t>
      </w:r>
      <w:bookmarkEnd w:id="115"/>
      <w:r>
        <w:rPr>
          <w:rFonts w:hint="eastAsia"/>
        </w:rPr>
        <w:t>物理量</w:t>
      </w:r>
      <w:bookmarkEnd w:id="117"/>
      <w:bookmarkEnd w:id="118"/>
    </w:p>
    <w:p w:rsidR="00576773" w:rsidRDefault="00576773">
      <w:pPr>
        <w:ind w:firstLine="480"/>
      </w:pPr>
      <w:bookmarkStart w:id="119" w:name="_Toc65833658"/>
      <w:r w:rsidRPr="00576773">
        <w:rPr>
          <w:rFonts w:hint="eastAsia"/>
        </w:rPr>
        <w:t>本研究采用了</w:t>
      </w:r>
      <w:r w:rsidRPr="00576773">
        <w:rPr>
          <w:rFonts w:hint="eastAsia"/>
        </w:rPr>
        <w:t>Metropolis</w:t>
      </w:r>
      <w:r w:rsidRPr="00576773">
        <w:rPr>
          <w:rFonts w:hint="eastAsia"/>
        </w:rPr>
        <w:t>算法和</w:t>
      </w:r>
      <w:r w:rsidRPr="00576773">
        <w:rPr>
          <w:rFonts w:hint="eastAsia"/>
        </w:rPr>
        <w:t>Wolff</w:t>
      </w:r>
      <w:r w:rsidRPr="00576773">
        <w:rPr>
          <w:rFonts w:hint="eastAsia"/>
        </w:rPr>
        <w:t>算法对正方晶格上的</w:t>
      </w:r>
      <w:proofErr w:type="spellStart"/>
      <w:r w:rsidRPr="00576773">
        <w:rPr>
          <w:rFonts w:hint="eastAsia"/>
        </w:rPr>
        <w:t>Ising</w:t>
      </w:r>
      <w:proofErr w:type="spellEnd"/>
      <w:r w:rsidRPr="00576773">
        <w:rPr>
          <w:rFonts w:hint="eastAsia"/>
        </w:rPr>
        <w:t>-XY</w:t>
      </w:r>
      <w:r w:rsidRPr="00576773">
        <w:rPr>
          <w:rFonts w:hint="eastAsia"/>
        </w:rPr>
        <w:t>模型进行了蒙特卡洛模拟，并选用了周期性边界条件。由于热力学极限下</w:t>
      </w:r>
      <w:r w:rsidRPr="00576773">
        <w:rPr>
          <w:rFonts w:hint="eastAsia"/>
        </w:rPr>
        <w:t>(</w:t>
      </w:r>
      <w:r w:rsidRPr="00576773">
        <w:rPr>
          <w:rFonts w:hint="eastAsia"/>
        </w:rPr>
        <w:t>无限大尺寸</w:t>
      </w:r>
      <w:r w:rsidRPr="00576773">
        <w:rPr>
          <w:rFonts w:hint="eastAsia"/>
        </w:rPr>
        <w:t>)</w:t>
      </w:r>
      <w:r w:rsidRPr="00576773">
        <w:rPr>
          <w:rFonts w:hint="eastAsia"/>
        </w:rPr>
        <w:t>的模拟是不现实的，因此我们选择了有限大小的系统进行模拟，并利用系统尺寸的变化和有限尺寸标度来推断系统在热力学极限下的行为。在本研究中，我们使用</w:t>
      </w:r>
      <w:r w:rsidRPr="00576773">
        <w:rPr>
          <w:rFonts w:hint="eastAsia"/>
        </w:rPr>
        <w:t>L</w:t>
      </w:r>
      <w:r w:rsidRPr="00576773">
        <w:rPr>
          <w:rFonts w:hint="eastAsia"/>
        </w:rPr>
        <w:t>来表示系统的线性尺寸，对于正方晶格而言，其格点总数为</w:t>
      </w:r>
      <w:r w:rsidRPr="00576773">
        <w:rPr>
          <w:rFonts w:hint="eastAsia"/>
        </w:rPr>
        <w:t>N=</w:t>
      </w:r>
      <w:proofErr w:type="spellStart"/>
      <w:r w:rsidRPr="00576773">
        <w:rPr>
          <w:rFonts w:hint="eastAsia"/>
        </w:rPr>
        <w:t>LxL</w:t>
      </w:r>
      <w:proofErr w:type="spellEnd"/>
      <w:r w:rsidRPr="00576773">
        <w:rPr>
          <w:rFonts w:hint="eastAsia"/>
        </w:rPr>
        <w:t>。我们采用的尺寸为</w:t>
      </w:r>
      <w:r w:rsidRPr="00576773">
        <w:rPr>
          <w:rFonts w:hint="eastAsia"/>
        </w:rPr>
        <w:t>L=16/32/48</w:t>
      </w:r>
      <w:r w:rsidRPr="00576773">
        <w:rPr>
          <w:rFonts w:hint="eastAsia"/>
        </w:rPr>
        <w:t>。接下来，我们将利用上述哈密顿量来定义</w:t>
      </w:r>
      <w:proofErr w:type="spellStart"/>
      <w:r w:rsidRPr="00576773">
        <w:rPr>
          <w:rFonts w:hint="eastAsia"/>
        </w:rPr>
        <w:t>Ising</w:t>
      </w:r>
      <w:proofErr w:type="spellEnd"/>
      <w:r w:rsidRPr="00576773">
        <w:rPr>
          <w:rFonts w:hint="eastAsia"/>
        </w:rPr>
        <w:t>-XY</w:t>
      </w:r>
      <w:r w:rsidRPr="00576773">
        <w:rPr>
          <w:rFonts w:hint="eastAsia"/>
        </w:rPr>
        <w:t>耦合模型，并计算在蒙特卡洛模拟中的能量。</w:t>
      </w:r>
    </w:p>
    <w:p w:rsidR="00F041A5" w:rsidRDefault="00000000">
      <w:pPr>
        <w:ind w:firstLine="480"/>
      </w:pPr>
      <w:r>
        <w:t>序参量</w:t>
      </w:r>
      <w:r>
        <w:rPr>
          <w:rFonts w:hint="eastAsia"/>
        </w:rPr>
        <w:t>M</w:t>
      </w:r>
      <w:r>
        <w:t>为</w:t>
      </w:r>
      <w:r>
        <w:rPr>
          <w:rFonts w:hint="eastAsia"/>
        </w:rPr>
        <w:t>铁磁</w:t>
      </w:r>
      <w:r>
        <w:t>系统的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rsidR="00F041A5" w:rsidRDefault="00000000">
      <w:pPr>
        <w:pStyle w:val="mathAndNum"/>
        <w:tabs>
          <w:tab w:val="clear" w:pos="9120"/>
          <w:tab w:val="right" w:pos="9071"/>
        </w:tabs>
        <w:ind w:firstLine="480"/>
      </w:pPr>
      <w:r>
        <w:rPr>
          <w:rFonts w:hint="eastAsia"/>
        </w:rPr>
        <w:t xml:space="preserve"> </w:t>
      </w:r>
      <w:r>
        <w:t xml:space="preserve">     </w:t>
      </w:r>
      <w:r>
        <w:tab/>
        <w:t xml:space="preserve">    </w:t>
      </w:r>
      <m:oMath>
        <m:r>
          <w:rPr>
            <w:rFonts w:ascii="Cambria Math" w:hAnsi="Cambria Math"/>
          </w:rPr>
          <m:t>M=</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nary>
      </m:oMath>
      <w:r>
        <w:t xml:space="preserve">                                      </w:t>
      </w:r>
      <w:r>
        <w:tab/>
        <w:t xml:space="preserve"> (3)</w:t>
      </w:r>
    </w:p>
    <w:p w:rsidR="00F041A5" w:rsidRDefault="00000000">
      <w:pPr>
        <w:ind w:firstLine="480"/>
      </w:pPr>
      <w:r>
        <w:t>序参量</w:t>
      </w:r>
      <m:oMath>
        <m:sSub>
          <m:sSubPr>
            <m:ctrlPr>
              <w:rPr>
                <w:rFonts w:ascii="Cambria Math" w:hAnsi="Cambria Math"/>
                <w:i/>
              </w:rPr>
            </m:ctrlPr>
          </m:sSubPr>
          <m:e>
            <m:r>
              <w:rPr>
                <w:rFonts w:ascii="Cambria Math" w:hAnsi="Cambria Math" w:hint="eastAsia"/>
              </w:rPr>
              <m:t>M</m:t>
            </m:r>
          </m:e>
          <m:sub>
            <m:r>
              <w:rPr>
                <w:rFonts w:ascii="Cambria Math" w:hAnsi="Cambria Math" w:hint="eastAsia"/>
              </w:rPr>
              <m:t>anti</m:t>
            </m:r>
          </m:sub>
        </m:sSub>
      </m:oMath>
      <w:proofErr w:type="gramStart"/>
      <w:r>
        <w:t>为</w:t>
      </w:r>
      <w:r>
        <w:rPr>
          <w:rFonts w:hint="eastAsia"/>
        </w:rPr>
        <w:t>反铁磁</w:t>
      </w:r>
      <w:r>
        <w:t>系</w:t>
      </w:r>
      <w:proofErr w:type="gramEnd"/>
      <w:r>
        <w:t>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rsidR="00F041A5" w:rsidRDefault="00000000">
      <w:pPr>
        <w:pStyle w:val="mathAndNum"/>
        <w:tabs>
          <w:tab w:val="clear" w:pos="9120"/>
          <w:tab w:val="right" w:pos="9071"/>
        </w:tabs>
        <w:ind w:firstLine="480"/>
      </w:pPr>
      <w:r>
        <w:rPr>
          <w:rFonts w:ascii="宋体" w:hAnsi="宋体" w:hint="eastAsia"/>
        </w:rPr>
        <w:lastRenderedPageBreak/>
        <w:t xml:space="preserve"> </w:t>
      </w:r>
      <w:r>
        <w:rPr>
          <w:rFonts w:ascii="宋体" w:hAnsi="宋体"/>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hint="eastAsia"/>
              </w:rPr>
              <m:t>anti</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=2</m:t>
            </m:r>
            <m:r>
              <w:rPr>
                <w:rFonts w:ascii="Cambria Math" w:hAnsi="Cambria Math"/>
              </w:rPr>
              <m:t>n</m:t>
            </m:r>
          </m:sub>
          <m:sup/>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=2</m:t>
                </m:r>
                <m:r>
                  <w:rPr>
                    <w:rFonts w:ascii="Cambria Math" w:hAnsi="Cambria Math"/>
                  </w:rPr>
                  <m:t>n</m:t>
                </m:r>
              </m:sub>
              <m:sup/>
              <m:e>
                <m:sSub>
                  <m:sSubPr>
                    <m:ctrlPr>
                      <w:rPr>
                        <w:rFonts w:ascii="Cambria Math" w:hAnsi="Cambria Math"/>
                      </w:rPr>
                    </m:ctrlPr>
                  </m:sSubPr>
                  <m:e>
                    <m:r>
                      <w:rPr>
                        <w:rFonts w:ascii="Cambria Math" w:hAnsi="Cambria Math"/>
                      </w:rPr>
                      <m:t>S</m:t>
                    </m:r>
                  </m:e>
                  <m:sub>
                    <m:r>
                      <w:rPr>
                        <w:rFonts w:ascii="Cambria Math" w:hAnsi="Cambria Math"/>
                      </w:rPr>
                      <m:t>x</m:t>
                    </m:r>
                    <m:r>
                      <m:rPr>
                        <m:sty m:val="p"/>
                      </m:rPr>
                      <w:rPr>
                        <w:rFonts w:ascii="Cambria Math" w:hAnsi="Cambria Math"/>
                      </w:rPr>
                      <m:t>,</m:t>
                    </m:r>
                    <m:r>
                      <w:rPr>
                        <w:rFonts w:ascii="Cambria Math" w:hAnsi="Cambria Math"/>
                      </w:rPr>
                      <m:t>y</m:t>
                    </m:r>
                  </m:sub>
                </m:sSub>
              </m:e>
            </m:nary>
          </m:e>
        </m:nary>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=2</m:t>
            </m:r>
            <m:r>
              <w:rPr>
                <w:rFonts w:ascii="Cambria Math" w:hAnsi="Cambria Math"/>
              </w:rPr>
              <m:t>n</m:t>
            </m:r>
            <m:r>
              <m:rPr>
                <m:sty m:val="p"/>
              </m:rPr>
              <w:rPr>
                <w:rFonts w:ascii="Cambria Math" w:hAnsi="Cambria Math"/>
              </w:rPr>
              <m:t>+1</m:t>
            </m:r>
          </m:sub>
          <m:sup/>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=2</m:t>
                </m:r>
                <m:r>
                  <w:rPr>
                    <w:rFonts w:ascii="Cambria Math" w:hAnsi="Cambria Math"/>
                  </w:rPr>
                  <m:t>n</m:t>
                </m:r>
                <m:r>
                  <m:rPr>
                    <m:sty m:val="p"/>
                  </m:rPr>
                  <w:rPr>
                    <w:rFonts w:ascii="Cambria Math" w:hAnsi="Cambria Math"/>
                  </w:rPr>
                  <m:t>+1</m:t>
                </m:r>
              </m:sub>
              <m:sup/>
              <m:e>
                <m:sSub>
                  <m:sSubPr>
                    <m:ctrlPr>
                      <w:rPr>
                        <w:rFonts w:ascii="Cambria Math" w:hAnsi="Cambria Math"/>
                      </w:rPr>
                    </m:ctrlPr>
                  </m:sSubPr>
                  <m:e>
                    <m:r>
                      <w:rPr>
                        <w:rFonts w:ascii="Cambria Math" w:hAnsi="Cambria Math"/>
                      </w:rPr>
                      <m:t>S</m:t>
                    </m:r>
                  </m:e>
                  <m:sub>
                    <m:r>
                      <w:rPr>
                        <w:rFonts w:ascii="Cambria Math" w:hAnsi="Cambria Math"/>
                      </w:rPr>
                      <m:t>x</m:t>
                    </m:r>
                    <m:r>
                      <m:rPr>
                        <m:sty m:val="p"/>
                      </m:rPr>
                      <w:rPr>
                        <w:rFonts w:ascii="Cambria Math" w:hAnsi="Cambria Math"/>
                      </w:rPr>
                      <m:t>,</m:t>
                    </m:r>
                    <m:r>
                      <w:rPr>
                        <w:rFonts w:ascii="Cambria Math" w:hAnsi="Cambria Math"/>
                      </w:rPr>
                      <m:t>y</m:t>
                    </m:r>
                  </m:sub>
                </m:sSub>
              </m:e>
            </m:nary>
          </m:e>
        </m:nary>
        <m:r>
          <m:rPr>
            <m:sty m:val="p"/>
          </m:rPr>
          <w:rPr>
            <w:rFonts w:ascii="Cambria Math" w:hAnsi="Cambria Math"/>
          </w:rPr>
          <m:t>)</m:t>
        </m:r>
      </m:oMath>
      <w:r>
        <w:rPr>
          <w:rFonts w:ascii="宋体" w:hAnsi="宋体"/>
        </w:rPr>
        <w:tab/>
      </w:r>
      <w:r>
        <w:t xml:space="preserve">(4)                                                                                  </w:t>
      </w:r>
    </w:p>
    <w:p w:rsidR="00F041A5" w:rsidRDefault="00000000">
      <w:pPr>
        <w:ind w:firstLine="480"/>
      </w:pPr>
      <w:r>
        <w:rPr>
          <w:rFonts w:hint="eastAsia"/>
        </w:rPr>
        <w:t>比热</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hint="eastAsia"/>
        </w:rPr>
        <w:t>可被定义为：</w:t>
      </w:r>
      <w:r>
        <w:rPr>
          <w:rFonts w:hint="eastAsia"/>
        </w:rPr>
        <w:t xml:space="preserve"> </w:t>
      </w:r>
      <w:r>
        <w:t xml:space="preserve">                                            </w:t>
      </w:r>
    </w:p>
    <w:p w:rsidR="00144B71" w:rsidRDefault="00000000" w:rsidP="00144B71">
      <w:pPr>
        <w:pStyle w:val="mathAndNum"/>
        <w:tabs>
          <w:tab w:val="clear" w:pos="9120"/>
          <w:tab w:val="right" w:pos="9071"/>
        </w:tabs>
        <w:spacing w:line="240" w:lineRule="atLeast"/>
        <w:ind w:firstLine="480"/>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C</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k</m:t>
                </m:r>
              </m:e>
              <m:sub>
                <m:r>
                  <w:rPr>
                    <w:rFonts w:ascii="Cambria Math" w:hAnsi="Cambria Math"/>
                  </w:rPr>
                  <m:t>B</m:t>
                </m:r>
              </m:sub>
            </m:sSub>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E</m:t>
                    </m:r>
                  </m:e>
                </m:d>
              </m:e>
              <m:sup>
                <m:r>
                  <m:rPr>
                    <m:sty m:val="p"/>
                  </m:rPr>
                  <w:rPr>
                    <w:rFonts w:ascii="Cambria Math" w:hAnsi="Cambria Math"/>
                  </w:rPr>
                  <m:t>2</m:t>
                </m:r>
              </m:sup>
            </m:sSup>
          </m:e>
        </m:d>
      </m:oMath>
      <w:r>
        <w:rPr>
          <w:rFonts w:ascii="宋体" w:hAnsi="宋体"/>
        </w:rPr>
        <w:tab/>
      </w:r>
      <w:r>
        <w:t>(5)</w:t>
      </w:r>
    </w:p>
    <w:p w:rsidR="00F041A5" w:rsidRDefault="00144B71" w:rsidP="00144B71">
      <w:pPr>
        <w:pStyle w:val="mathAndNum"/>
        <w:tabs>
          <w:tab w:val="clear" w:pos="9120"/>
          <w:tab w:val="right" w:pos="9071"/>
        </w:tabs>
        <w:spacing w:line="240" w:lineRule="atLeast"/>
        <w:ind w:firstLine="480"/>
      </w:pPr>
      <w:r>
        <w:rPr>
          <w:rFonts w:hint="eastAsia"/>
        </w:rPr>
        <w:t>其中，能量</w:t>
      </w:r>
      <m:oMath>
        <m:r>
          <w:rPr>
            <w:rFonts w:ascii="Cambria Math" w:hAnsi="Cambria Math" w:hint="eastAsia"/>
          </w:rPr>
          <m:t>E</m:t>
        </m:r>
      </m:oMath>
      <w:r>
        <w:rPr>
          <w:rFonts w:hint="eastAsia"/>
        </w:rPr>
        <w:t>即可通过模型的哈密顿量</w:t>
      </w:r>
      <m:oMath>
        <m:r>
          <w:rPr>
            <w:rFonts w:ascii="Cambria Math" w:hAnsi="Cambria Math" w:hint="eastAsia"/>
          </w:rPr>
          <m:t>H</m:t>
        </m:r>
      </m:oMath>
      <w:r>
        <w:rPr>
          <w:rFonts w:hint="eastAsia"/>
        </w:rPr>
        <w:t>计算得到。</w:t>
      </w:r>
      <w:r>
        <w:t xml:space="preserve">                                                                                        </w:t>
      </w:r>
    </w:p>
    <w:p w:rsidR="00F041A5" w:rsidRDefault="00000000">
      <w:pPr>
        <w:ind w:firstLine="480"/>
      </w:pPr>
      <w:proofErr w:type="gramStart"/>
      <w:r>
        <w:rPr>
          <w:rFonts w:hint="eastAsia"/>
        </w:rPr>
        <w:t>用宾得累积</w:t>
      </w:r>
      <w:proofErr w:type="gramEnd"/>
      <w:r>
        <w:rPr>
          <w:rFonts w:hint="eastAsia"/>
        </w:rPr>
        <w:t>量来精确判断</w:t>
      </w:r>
      <w:proofErr w:type="gramStart"/>
      <w:r>
        <w:rPr>
          <w:rFonts w:hint="eastAsia"/>
        </w:rPr>
        <w:t>伊辛型的</w:t>
      </w:r>
      <w:proofErr w:type="gramEnd"/>
      <w:r>
        <w:rPr>
          <w:rFonts w:hint="eastAsia"/>
        </w:rPr>
        <w:t>相变点的位置，</w:t>
      </w:r>
      <w:proofErr w:type="gramStart"/>
      <w:r>
        <w:rPr>
          <w:rFonts w:hint="eastAsia"/>
        </w:rPr>
        <w:t>宾得累积</w:t>
      </w:r>
      <w:proofErr w:type="gramEnd"/>
      <w:r>
        <w:rPr>
          <w:rFonts w:hint="eastAsia"/>
        </w:rPr>
        <w:t>量</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可被定义为：</w:t>
      </w:r>
    </w:p>
    <w:p w:rsidR="00F041A5" w:rsidRDefault="00000000">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4</m:t>
                </m:r>
              </m:sup>
            </m:sSup>
          </m:e>
        </m:d>
      </m:oMath>
      <w:r>
        <w:t xml:space="preserve"> </w:t>
      </w:r>
      <w:r>
        <w:tab/>
        <w:t xml:space="preserve">(6)     </w:t>
      </w:r>
      <w:r>
        <w:rPr>
          <w:rFonts w:ascii="宋体" w:hAnsi="宋体"/>
        </w:rPr>
        <w:t xml:space="preserve">                                                                                                      </w:t>
      </w:r>
    </w:p>
    <w:p w:rsidR="00F041A5" w:rsidRDefault="00000000">
      <w:pPr>
        <w:ind w:firstLine="480"/>
        <w:rPr>
          <w:rFonts w:ascii="宋体" w:hAnsi="宋体"/>
        </w:rPr>
      </w:pPr>
      <w:r>
        <w:rPr>
          <w:rFonts w:ascii="宋体" w:hAnsi="宋体"/>
        </w:rPr>
        <w:t>序参量</w:t>
      </w:r>
      <m:oMath>
        <m:sSub>
          <m:sSubPr>
            <m:ctrlPr>
              <w:rPr>
                <w:rFonts w:ascii="Cambria Math" w:hAnsi="Cambria Math"/>
                <w:i/>
              </w:rPr>
            </m:ctrlPr>
          </m:sSubPr>
          <m:e>
            <m:r>
              <w:rPr>
                <w:rFonts w:ascii="Cambria Math" w:hAnsi="Cambria Math" w:hint="eastAsia"/>
              </w:rPr>
              <m:t>M</m:t>
            </m:r>
          </m:e>
          <m:sub>
            <m:r>
              <w:rPr>
                <w:rFonts w:ascii="Cambria Math" w:hAnsi="Cambria Math" w:hint="eastAsia"/>
              </w:rPr>
              <m:t>xy</m:t>
            </m:r>
          </m:sub>
        </m:sSub>
      </m:oMath>
      <w:r>
        <w:rPr>
          <w:rFonts w:ascii="宋体" w:hAnsi="宋体"/>
        </w:rPr>
        <w:t>为系统的</w:t>
      </w:r>
      <w:r>
        <w:rPr>
          <w:rFonts w:ascii="宋体" w:hAnsi="宋体" w:hint="eastAsia"/>
        </w:rPr>
        <w:t>关于XY模型的</w:t>
      </w:r>
      <w:r>
        <w:rPr>
          <w:rFonts w:ascii="宋体" w:hAnsi="宋体"/>
        </w:rPr>
        <w:t>平均磁化强度</w:t>
      </w:r>
      <w:r>
        <w:rPr>
          <w:rFonts w:ascii="宋体" w:hAnsi="宋体" w:hint="eastAsia"/>
        </w:rPr>
        <w:t>：</w:t>
      </w:r>
    </w:p>
    <w:p w:rsidR="00F041A5" w:rsidRDefault="00000000">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hint="eastAsia"/>
              </w:rPr>
              <m:t>M</m:t>
            </m:r>
          </m:e>
          <m:sub>
            <m:r>
              <w:rPr>
                <w:rFonts w:ascii="Cambria Math" w:hAnsi="Cambria Math" w:hint="eastAsia"/>
              </w:rPr>
              <m:t>xy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rPr>
              <m:t>j</m:t>
            </m:r>
          </m:sub>
          <m:sup/>
          <m:e>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j</m:t>
                    </m:r>
                  </m:sub>
                </m:sSub>
              </m:e>
            </m:func>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e>
        </m:nary>
      </m:oMath>
      <w:r>
        <w:rPr>
          <w:rFonts w:ascii="宋体" w:hAnsi="宋体"/>
        </w:rPr>
        <w:tab/>
      </w:r>
      <w:r>
        <w:t>(7)</w:t>
      </w:r>
    </w:p>
    <w:p w:rsidR="00F041A5" w:rsidRDefault="00000000">
      <w:pPr>
        <w:ind w:firstLine="480"/>
        <w:rPr>
          <w:rFonts w:ascii="宋体" w:hAnsi="宋体"/>
        </w:rPr>
      </w:pPr>
      <w:r>
        <w:rPr>
          <w:rFonts w:ascii="宋体" w:hAnsi="宋体" w:hint="eastAsia"/>
        </w:rPr>
        <w:t>采用</w:t>
      </w:r>
      <m:oMath>
        <m:sSub>
          <m:sSubPr>
            <m:ctrlPr>
              <w:rPr>
                <w:rFonts w:ascii="Cambria Math" w:hAnsi="Cambria Math"/>
                <w:i/>
              </w:rPr>
            </m:ctrlPr>
          </m:sSubPr>
          <m:e>
            <m:r>
              <w:rPr>
                <w:rFonts w:ascii="Cambria Math" w:hAnsi="Cambria Math" w:hint="eastAsia"/>
              </w:rPr>
              <m:t>M</m:t>
            </m:r>
          </m:e>
          <m:sub>
            <m:r>
              <w:rPr>
                <w:rFonts w:ascii="Cambria Math" w:hAnsi="Cambria Math" w:hint="eastAsia"/>
              </w:rPr>
              <m:t>xy</m:t>
            </m:r>
          </m:sub>
        </m:sSub>
        <m:r>
          <w:rPr>
            <w:rFonts w:ascii="MS Gothic" w:eastAsia="MS Gothic" w:hAnsi="MS Gothic" w:cs="MS Gothic" w:hint="eastAsia"/>
          </w:rPr>
          <m:t>*</m:t>
        </m:r>
        <m:sSup>
          <m:sSupPr>
            <m:ctrlPr>
              <w:rPr>
                <w:rFonts w:ascii="Cambria Math" w:hAnsi="Cambria Math"/>
                <w:i/>
              </w:rPr>
            </m:ctrlPr>
          </m:sSupPr>
          <m:e>
            <m:r>
              <w:rPr>
                <w:rFonts w:ascii="Cambria Math" w:hAnsi="Cambria Math" w:hint="eastAsia"/>
              </w:rPr>
              <m:t>L</m:t>
            </m:r>
          </m:e>
          <m:sup>
            <m:f>
              <m:fPr>
                <m:type m:val="lin"/>
                <m:ctrlPr>
                  <w:rPr>
                    <w:rFonts w:ascii="Cambria Math" w:hAnsi="Cambria Math"/>
                    <w:i/>
                  </w:rPr>
                </m:ctrlPr>
              </m:fPr>
              <m:num>
                <m:r>
                  <w:rPr>
                    <w:rFonts w:ascii="Cambria Math" w:hAnsi="Cambria Math"/>
                  </w:rPr>
                  <m:t>1</m:t>
                </m:r>
              </m:num>
              <m:den>
                <m:r>
                  <w:rPr>
                    <w:rFonts w:ascii="Cambria Math" w:hAnsi="Cambria Math"/>
                  </w:rPr>
                  <m:t>8</m:t>
                </m:r>
              </m:den>
            </m:f>
          </m:sup>
        </m:sSup>
      </m:oMath>
      <w:r>
        <w:rPr>
          <w:rFonts w:ascii="宋体" w:hAnsi="宋体" w:hint="eastAsia"/>
        </w:rPr>
        <w:t>来确定XY型的相变点的具体位置。</w:t>
      </w:r>
    </w:p>
    <w:p w:rsidR="00F041A5" w:rsidRDefault="00000000" w:rsidP="00797BDB">
      <w:pPr>
        <w:pStyle w:val="2"/>
      </w:pPr>
      <w:bookmarkStart w:id="120" w:name="_Toc126178611"/>
      <w:bookmarkStart w:id="121" w:name="_Toc128817038"/>
      <w:r>
        <w:t>4</w:t>
      </w:r>
      <w:r>
        <w:rPr>
          <w:rFonts w:hint="eastAsia"/>
        </w:rPr>
        <w:t>.</w:t>
      </w:r>
      <w:r>
        <w:t xml:space="preserve">3  </w:t>
      </w:r>
      <w:bookmarkEnd w:id="119"/>
      <w:r>
        <w:rPr>
          <w:rFonts w:hint="eastAsia"/>
        </w:rPr>
        <w:t>结果与讨论</w:t>
      </w:r>
      <w:bookmarkEnd w:id="120"/>
      <w:bookmarkEnd w:id="121"/>
    </w:p>
    <w:p w:rsidR="00F041A5" w:rsidRDefault="00000000" w:rsidP="00797BDB">
      <w:pPr>
        <w:pStyle w:val="3"/>
      </w:pPr>
      <w:bookmarkStart w:id="122" w:name="_Toc65833659"/>
      <w:bookmarkStart w:id="123" w:name="_Toc126178612"/>
      <w:bookmarkStart w:id="124" w:name="_Toc128817039"/>
      <w:r>
        <w:t>4.3</w:t>
      </w:r>
      <w:bookmarkEnd w:id="122"/>
      <w:r>
        <w:rPr>
          <w:rFonts w:hint="eastAsia"/>
        </w:rPr>
        <w:t>.</w:t>
      </w:r>
      <w:r>
        <w:rPr>
          <w:rFonts w:ascii="宋体" w:hAnsi="宋体"/>
        </w:rPr>
        <w:t>1</w:t>
      </w:r>
      <m:oMath>
        <m:r>
          <w:rPr>
            <w:rFonts w:ascii="Cambria Math" w:hAnsi="Cambria Math"/>
          </w:rPr>
          <m:t xml:space="preserve"> </m:t>
        </m:r>
        <m:r>
          <w:rPr>
            <w:rFonts w:ascii="Cambria Math" w:hAnsi="Cambria Math" w:hint="eastAsia"/>
          </w:rPr>
          <m:t>A=B</m:t>
        </m:r>
      </m:oMath>
      <w:r>
        <w:rPr>
          <w:rFonts w:ascii="宋体" w:hAnsi="宋体" w:hint="eastAsia"/>
        </w:rPr>
        <w:t>相图</w:t>
      </w:r>
      <w:bookmarkEnd w:id="123"/>
      <w:bookmarkEnd w:id="124"/>
    </w:p>
    <w:p w:rsidR="00F041A5" w:rsidRDefault="00000000">
      <w:pPr>
        <w:ind w:firstLine="480"/>
      </w:pPr>
      <w:r>
        <w:rPr>
          <w:rFonts w:hint="eastAsia"/>
        </w:rPr>
        <w:t>在各向同性极限</w:t>
      </w:r>
      <w:r>
        <w:rPr>
          <w:rFonts w:hint="eastAsia"/>
        </w:rPr>
        <w:t>A=B</w:t>
      </w:r>
      <w:r>
        <w:rPr>
          <w:rFonts w:hint="eastAsia"/>
        </w:rPr>
        <w:t>的情况下，在温度</w:t>
      </w:r>
      <w:r>
        <w:rPr>
          <w:rFonts w:hint="eastAsia"/>
        </w:rPr>
        <w:t>T</w:t>
      </w:r>
      <w:r>
        <w:rPr>
          <w:rFonts w:hint="eastAsia"/>
        </w:rPr>
        <w:t>固定为</w:t>
      </w:r>
      <w:r>
        <w:rPr>
          <w:rFonts w:hint="eastAsia"/>
        </w:rPr>
        <w:t>1</w:t>
      </w:r>
      <m:oMath>
        <m:r>
          <w:rPr>
            <w:rFonts w:ascii="Cambria Math" w:hAnsi="Cambria Math"/>
          </w:rPr>
          <m:t>℃</m:t>
        </m:r>
      </m:oMath>
      <w:r>
        <w:rPr>
          <w:rFonts w:hint="eastAsia"/>
        </w:rPr>
        <w:t>时，通过改变参数</w:t>
      </w:r>
      <w:r>
        <w:rPr>
          <w:rFonts w:hint="eastAsia"/>
        </w:rPr>
        <w:t>A</w:t>
      </w:r>
      <w:r>
        <w:rPr>
          <w:rFonts w:hint="eastAsia"/>
        </w:rPr>
        <w:t>和</w:t>
      </w:r>
      <w:r>
        <w:rPr>
          <w:rFonts w:hint="eastAsia"/>
        </w:rPr>
        <w:t>C</w:t>
      </w:r>
      <w:r>
        <w:rPr>
          <w:rFonts w:hint="eastAsia"/>
        </w:rPr>
        <w:t>可以观察到相变的变化情况：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spacing w:line="360" w:lineRule="auto"/>
              <w:ind w:firstLineChars="0" w:firstLine="0"/>
              <w:jc w:val="left"/>
              <w:textAlignment w:val="center"/>
              <w:rPr>
                <w:rFonts w:ascii="宋体" w:hAnsi="宋体"/>
                <w:color w:val="000000"/>
              </w:rPr>
            </w:pPr>
            <w:r>
              <w:rPr>
                <w:noProof/>
              </w:rPr>
              <w:drawing>
                <wp:anchor distT="0" distB="0" distL="114300" distR="114300" simplePos="0" relativeHeight="251646464" behindDoc="0" locked="0" layoutInCell="1" allowOverlap="1">
                  <wp:simplePos x="0" y="0"/>
                  <wp:positionH relativeFrom="margin">
                    <wp:posOffset>1075690</wp:posOffset>
                  </wp:positionH>
                  <wp:positionV relativeFrom="margin">
                    <wp:align>top</wp:align>
                  </wp:positionV>
                  <wp:extent cx="2964180" cy="228981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964180" cy="2289810"/>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rPr>
                <w:rFonts w:hint="eastAsia"/>
              </w:rPr>
              <w:t>图</w:t>
            </w:r>
            <w:r>
              <w:rPr>
                <w:rFonts w:hint="eastAsia"/>
              </w:rPr>
              <w:t>4</w:t>
            </w:r>
            <w:r>
              <w:t xml:space="preserve">-2 </w:t>
            </w:r>
            <w:r>
              <w:rPr>
                <w:rFonts w:hint="eastAsia"/>
              </w:rPr>
              <w:t>在各向同性极限的情况下通过改变参数</w:t>
            </w:r>
            <w:r>
              <w:rPr>
                <w:rFonts w:hint="eastAsia"/>
              </w:rPr>
              <w:t>A</w:t>
            </w:r>
            <w:r>
              <w:rPr>
                <w:rFonts w:hint="eastAsia"/>
              </w:rPr>
              <w:t>和</w:t>
            </w:r>
            <w:r>
              <w:rPr>
                <w:rFonts w:hint="eastAsia"/>
              </w:rPr>
              <w:t>C</w:t>
            </w:r>
            <w:r>
              <w:rPr>
                <w:rFonts w:hint="eastAsia"/>
              </w:rPr>
              <w:t>进行蒙特卡罗模拟得到的相图</w:t>
            </w:r>
          </w:p>
        </w:tc>
      </w:tr>
      <w:tr w:rsidR="00F041A5">
        <w:tc>
          <w:tcPr>
            <w:tcW w:w="9287" w:type="dxa"/>
          </w:tcPr>
          <w:p w:rsidR="00F041A5" w:rsidRDefault="00000000">
            <w:pPr>
              <w:pStyle w:val="afc"/>
              <w:ind w:firstLine="420"/>
            </w:pPr>
            <w:r>
              <w:t>Figure 4-2 Phase diagram obtained by Monte Carlo simulation in the anisotropic limit</w:t>
            </w:r>
          </w:p>
        </w:tc>
      </w:tr>
    </w:tbl>
    <w:p w:rsidR="00F041A5" w:rsidRDefault="00000000">
      <w:pPr>
        <w:ind w:firstLine="480"/>
      </w:pPr>
      <w:r>
        <w:rPr>
          <w:rFonts w:hint="eastAsia"/>
        </w:rPr>
        <w:t>针对</w:t>
      </w:r>
      <w:proofErr w:type="spellStart"/>
      <w:r>
        <w:rPr>
          <w:rFonts w:hint="eastAsia"/>
        </w:rPr>
        <w:t>Ising</w:t>
      </w:r>
      <w:proofErr w:type="spellEnd"/>
      <w:r>
        <w:rPr>
          <w:rFonts w:hint="eastAsia"/>
        </w:rPr>
        <w:t>-XY</w:t>
      </w:r>
      <w:r>
        <w:rPr>
          <w:rFonts w:hint="eastAsia"/>
        </w:rPr>
        <w:t>耦合模型中</w:t>
      </w:r>
      <m:oMath>
        <m:r>
          <w:rPr>
            <w:rFonts w:ascii="Cambria Math" w:hAnsi="Cambria Math" w:hint="eastAsia"/>
          </w:rPr>
          <m:t>A=B</m:t>
        </m:r>
      </m:oMath>
      <w:r>
        <w:rPr>
          <w:rFonts w:hint="eastAsia"/>
        </w:rPr>
        <w:t>的相位图，本文通过</w:t>
      </w:r>
      <w:r>
        <w:rPr>
          <w:rFonts w:hint="eastAsia"/>
        </w:rPr>
        <w:t>Metropolis</w:t>
      </w:r>
      <w:r>
        <w:rPr>
          <w:rFonts w:hint="eastAsia"/>
        </w:rPr>
        <w:t>算法进行了模拟。我们研究这个</w:t>
      </w:r>
      <w:r>
        <w:rPr>
          <w:rFonts w:hint="eastAsia"/>
        </w:rPr>
        <w:t>A=B</w:t>
      </w:r>
      <w:r>
        <w:rPr>
          <w:rFonts w:hint="eastAsia"/>
        </w:rPr>
        <w:t>的相图的动机如下：首先</w:t>
      </w:r>
      <w:r>
        <w:t>，</w:t>
      </w:r>
      <w:r>
        <w:rPr>
          <w:rFonts w:hint="eastAsia"/>
        </w:rPr>
        <w:t>我们需要一个相图，从这个相图中得出的结果是仿真的出发点，以确保我们的代码和结果是可靠的</w:t>
      </w:r>
      <w:r>
        <w:fldChar w:fldCharType="begin"/>
      </w:r>
      <w:r>
        <w:instrText xml:space="preserve"> ADDIN ZOTERO_ITEM CSL_CITATION {"citationID":"cS6nmsAO","properties":{"formattedCitation":"\\super [16]\\nosupersub{}","plainCitation":"[16]","noteIndex":0},"citationItems":[{"id":"a3HorVFy/ista8p6L","uris":["http://zotero.org/users/local/TJ2yx5Oi/items/MKTDQS7I"],"itemData":{"id":38,"type":"article-journal","container-title":"Physical Review Letters","DOI":"10.1103/PhysRevLett.62.2056","ISSN":"0031-9007","issue":"17","journalAbbreviation":"Phys. Rev. Lett.","language":"en","page":"2056-2059","source":"DOI.org (Crossref)","title":"Ordering due to disorder in a frustrated vector antiferromagnet","volume":"62","author":[{"family":"Henley","given":"Christopher L."}],"issued":{"date-parts":[["1989",4,24]]}}}],"schema":"https://github.com/citation-style-language/schema/raw/master/csl-citation.json"} </w:instrText>
      </w:r>
      <w:r>
        <w:fldChar w:fldCharType="separate"/>
      </w:r>
      <w:r>
        <w:rPr>
          <w:rFonts w:cs="Times New Roman"/>
          <w:kern w:val="0"/>
          <w:vertAlign w:val="superscript"/>
        </w:rPr>
        <w:t>[16]</w:t>
      </w:r>
      <w:r>
        <w:fldChar w:fldCharType="end"/>
      </w:r>
      <w:r>
        <w:rPr>
          <w:rFonts w:hint="eastAsia"/>
        </w:rPr>
        <w:t>。第二，</w:t>
      </w:r>
      <m:oMath>
        <m:r>
          <w:rPr>
            <w:rFonts w:ascii="Cambria Math" w:hAnsi="Cambria Math" w:hint="eastAsia"/>
          </w:rPr>
          <m:t>A</m:t>
        </m:r>
        <m:r>
          <w:rPr>
            <w:rFonts w:ascii="Cambria Math" w:hAnsi="Cambria Math"/>
          </w:rPr>
          <m:t>≠</m:t>
        </m:r>
        <m:r>
          <w:rPr>
            <w:rFonts w:ascii="Cambria Math" w:hAnsi="Cambria Math" w:hint="eastAsia"/>
          </w:rPr>
          <m:t>B</m:t>
        </m:r>
      </m:oMath>
      <w:r>
        <w:rPr>
          <w:rFonts w:hint="eastAsia"/>
        </w:rPr>
        <w:t>相图的结构需要由</w:t>
      </w:r>
      <m:oMath>
        <m:r>
          <w:rPr>
            <w:rFonts w:ascii="Cambria Math" w:hAnsi="Cambria Math" w:hint="eastAsia"/>
          </w:rPr>
          <m:t>A=B</m:t>
        </m:r>
      </m:oMath>
      <w:r>
        <w:rPr>
          <w:rFonts w:hint="eastAsia"/>
        </w:rPr>
        <w:t>相图来验证。另外，还需要对尚未报道的相的存在进行测试。最重要的是，这一结果有助于检查有空间各向异性</w:t>
      </w:r>
      <w:proofErr w:type="spellStart"/>
      <w:r>
        <w:rPr>
          <w:rFonts w:hint="eastAsia"/>
        </w:rPr>
        <w:t>Ising</w:t>
      </w:r>
      <w:proofErr w:type="spellEnd"/>
      <w:r>
        <w:rPr>
          <w:rFonts w:hint="eastAsia"/>
        </w:rPr>
        <w:t>-XY</w:t>
      </w:r>
      <w:r>
        <w:rPr>
          <w:rFonts w:hint="eastAsia"/>
        </w:rPr>
        <w:t>耦合模型的相图是否正确。通过比热尖峰的个数粗略判断相变的个数及位置，并在图</w:t>
      </w:r>
      <w:r>
        <w:t>2</w:t>
      </w:r>
      <w:r>
        <w:rPr>
          <w:rFonts w:hint="eastAsia"/>
        </w:rPr>
        <w:t>中，全局相位图在</w:t>
      </w:r>
      <w:r>
        <w:rPr>
          <w:rFonts w:hint="eastAsia"/>
        </w:rPr>
        <w:t>C-A</w:t>
      </w:r>
      <w:r>
        <w:rPr>
          <w:rFonts w:hint="eastAsia"/>
        </w:rPr>
        <w:t>参数平面中展示。值得注意的是，当</w:t>
      </w:r>
      <m:oMath>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r>
          <w:rPr>
            <w:rFonts w:ascii="Cambria Math" w:hAnsi="Cambria Math"/>
          </w:rPr>
          <m:t xml:space="preserve"> &lt;C &lt;</m:t>
        </m:r>
        <m:sSub>
          <m:sSubPr>
            <m:ctrlPr>
              <w:rPr>
                <w:rFonts w:ascii="Cambria Math" w:hAnsi="Cambria Math"/>
                <w:i/>
              </w:rPr>
            </m:ctrlPr>
          </m:sSubPr>
          <m:e>
            <m:r>
              <w:rPr>
                <w:rFonts w:ascii="Cambria Math" w:hAnsi="Cambria Math"/>
              </w:rPr>
              <m:t>C</m:t>
            </m:r>
          </m:e>
          <m:sub>
            <m:r>
              <w:rPr>
                <w:rFonts w:ascii="Cambria Math" w:hAnsi="Cambria Math"/>
              </w:rPr>
              <m:t>b</m:t>
            </m:r>
          </m:sub>
        </m:sSub>
      </m:oMath>
      <w:r>
        <w:rPr>
          <w:rFonts w:hint="eastAsia"/>
        </w:rPr>
        <w:t>时，系统发生两次相变，由</w:t>
      </w:r>
      <w:proofErr w:type="spellStart"/>
      <w:r>
        <w:rPr>
          <w:rFonts w:hint="eastAsia"/>
        </w:rPr>
        <w:t>I</w:t>
      </w:r>
      <w:r w:rsidR="00152464">
        <w:rPr>
          <w:rFonts w:hint="eastAsia"/>
        </w:rPr>
        <w:t>s</w:t>
      </w:r>
      <w:r>
        <w:rPr>
          <w:rFonts w:hint="eastAsia"/>
        </w:rPr>
        <w:t>ing</w:t>
      </w:r>
      <w:proofErr w:type="spellEnd"/>
      <w:r>
        <w:rPr>
          <w:rFonts w:hint="eastAsia"/>
        </w:rPr>
        <w:t>自旋磁化强度和</w:t>
      </w:r>
      <w:r>
        <w:rPr>
          <w:rFonts w:hint="eastAsia"/>
        </w:rPr>
        <w:t>XY</w:t>
      </w:r>
      <w:r>
        <w:rPr>
          <w:rFonts w:hint="eastAsia"/>
        </w:rPr>
        <w:t>自旋磁化强度可判定先发生</w:t>
      </w:r>
      <w:proofErr w:type="spellStart"/>
      <w:r>
        <w:rPr>
          <w:rFonts w:hint="eastAsia"/>
        </w:rPr>
        <w:t>Ising</w:t>
      </w:r>
      <w:proofErr w:type="spellEnd"/>
      <w:r>
        <w:rPr>
          <w:rFonts w:hint="eastAsia"/>
        </w:rPr>
        <w:t>型</w:t>
      </w:r>
      <w:proofErr w:type="gramStart"/>
      <w:r>
        <w:rPr>
          <w:rFonts w:hint="eastAsia"/>
        </w:rPr>
        <w:t>相变再</w:t>
      </w:r>
      <w:proofErr w:type="gramEnd"/>
      <w:r>
        <w:rPr>
          <w:rFonts w:hint="eastAsia"/>
        </w:rPr>
        <w:t>发生</w:t>
      </w:r>
      <w:r>
        <w:rPr>
          <w:rFonts w:hint="eastAsia"/>
        </w:rPr>
        <w:t>XY</w:t>
      </w:r>
      <w:r>
        <w:rPr>
          <w:rFonts w:hint="eastAsia"/>
        </w:rPr>
        <w:t>型相变；当</w:t>
      </w:r>
      <m:oMath>
        <m:r>
          <w:rPr>
            <w:rFonts w:ascii="Cambria Math" w:hAnsi="Cambria Math"/>
          </w:rPr>
          <m:t xml:space="preserve"> </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r>
          <w:rPr>
            <w:rFonts w:ascii="Cambria Math" w:hAnsi="Cambria Math"/>
          </w:rPr>
          <m:t xml:space="preserve"> </m:t>
        </m:r>
      </m:oMath>
      <w:r>
        <w:rPr>
          <w:rFonts w:hint="eastAsia"/>
        </w:rPr>
        <w:t>或</w:t>
      </w:r>
      <m:oMath>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hint="eastAsia"/>
              </w:rPr>
              <m:t>C</m:t>
            </m:r>
          </m:e>
          <m:sub>
            <m:r>
              <w:rPr>
                <w:rFonts w:ascii="Cambria Math" w:hAnsi="Cambria Math"/>
              </w:rPr>
              <m:t>b</m:t>
            </m:r>
          </m:sub>
        </m:sSub>
      </m:oMath>
      <w:r>
        <w:rPr>
          <w:rFonts w:hint="eastAsia"/>
        </w:rPr>
        <w:t>时，系统只发生一次相变，</w:t>
      </w:r>
      <w:proofErr w:type="spellStart"/>
      <w:r>
        <w:rPr>
          <w:rFonts w:hint="eastAsia"/>
        </w:rPr>
        <w:t>Ising</w:t>
      </w:r>
      <w:proofErr w:type="spellEnd"/>
      <w:r>
        <w:rPr>
          <w:rFonts w:hint="eastAsia"/>
        </w:rPr>
        <w:t>型相变和</w:t>
      </w:r>
      <w:r>
        <w:rPr>
          <w:rFonts w:hint="eastAsia"/>
        </w:rPr>
        <w:t>XY</w:t>
      </w:r>
      <w:r>
        <w:rPr>
          <w:rFonts w:hint="eastAsia"/>
        </w:rPr>
        <w:t>型相变同时发生。此外，在</w:t>
      </w:r>
      <w:r>
        <w:rPr>
          <w:rFonts w:hint="eastAsia"/>
        </w:rPr>
        <w:t>C-A</w:t>
      </w:r>
      <w:r>
        <w:rPr>
          <w:rFonts w:hint="eastAsia"/>
        </w:rPr>
        <w:t>参数平面中还可以观察到反铁磁相，在</w:t>
      </w:r>
      <w:r>
        <w:rPr>
          <w:rFonts w:hint="eastAsia"/>
        </w:rPr>
        <w:t>A</w:t>
      </w:r>
      <w:r>
        <w:rPr>
          <w:rFonts w:hint="eastAsia"/>
        </w:rPr>
        <w:t>值较小时，若</w:t>
      </w:r>
      <w:r>
        <w:rPr>
          <w:rFonts w:hint="eastAsia"/>
        </w:rPr>
        <w:t>C</w:t>
      </w:r>
      <w:r>
        <w:rPr>
          <w:rFonts w:hint="eastAsia"/>
        </w:rPr>
        <w:t>值从</w:t>
      </w:r>
      <w:r>
        <w:rPr>
          <w:rFonts w:hint="eastAsia"/>
        </w:rPr>
        <w:t>-</w:t>
      </w:r>
      <w:r>
        <w:t>0.44</w:t>
      </w:r>
      <w:r>
        <w:rPr>
          <w:rFonts w:hint="eastAsia"/>
        </w:rPr>
        <w:t>以下开始增加，可观察到</w:t>
      </w:r>
      <w:proofErr w:type="spellStart"/>
      <w:r>
        <w:rPr>
          <w:rFonts w:hint="eastAsia"/>
        </w:rPr>
        <w:t>Ising</w:t>
      </w:r>
      <w:proofErr w:type="spellEnd"/>
      <w:r>
        <w:rPr>
          <w:rFonts w:hint="eastAsia"/>
        </w:rPr>
        <w:t>自旋由反铁磁相</w:t>
      </w:r>
      <w:r>
        <w:rPr>
          <w:rFonts w:hint="eastAsia"/>
        </w:rPr>
        <w:t>-</w:t>
      </w:r>
      <w:r>
        <w:rPr>
          <w:rFonts w:hint="eastAsia"/>
        </w:rPr>
        <w:t>无序相</w:t>
      </w:r>
      <w:r>
        <w:rPr>
          <w:rFonts w:hint="eastAsia"/>
        </w:rPr>
        <w:t xml:space="preserve"> -</w:t>
      </w:r>
      <w:r>
        <w:rPr>
          <w:rFonts w:hint="eastAsia"/>
        </w:rPr>
        <w:t>铁磁相的转变。</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F041A5">
        <w:tc>
          <w:tcPr>
            <w:tcW w:w="3095" w:type="dxa"/>
          </w:tcPr>
          <w:p w:rsidR="00F041A5" w:rsidRDefault="00000000">
            <w:pPr>
              <w:ind w:firstLineChars="0" w:firstLine="0"/>
            </w:pPr>
            <w:r>
              <w:rPr>
                <w:rFonts w:ascii="宋体" w:hAnsi="宋体"/>
                <w:noProof/>
              </w:rPr>
              <w:drawing>
                <wp:anchor distT="0" distB="0" distL="114300" distR="114300" simplePos="0" relativeHeight="251649536" behindDoc="0" locked="0" layoutInCell="1" allowOverlap="1">
                  <wp:simplePos x="0" y="0"/>
                  <wp:positionH relativeFrom="margin">
                    <wp:posOffset>542925</wp:posOffset>
                  </wp:positionH>
                  <wp:positionV relativeFrom="margin">
                    <wp:posOffset>-30480</wp:posOffset>
                  </wp:positionV>
                  <wp:extent cx="1122680" cy="114046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7" cstate="print">
                            <a:extLst>
                              <a:ext uri="{28A0092B-C50C-407E-A947-70E740481C1C}">
                                <a14:useLocalDpi xmlns:a14="http://schemas.microsoft.com/office/drawing/2010/main" val="0"/>
                              </a:ext>
                            </a:extLst>
                          </a:blip>
                          <a:srcRect l="22875" t="11508" r="19853" b="11048"/>
                          <a:stretch>
                            <a:fillRect/>
                          </a:stretch>
                        </pic:blipFill>
                        <pic:spPr>
                          <a:xfrm>
                            <a:off x="0" y="0"/>
                            <a:ext cx="1122680" cy="1140460"/>
                          </a:xfrm>
                          <a:prstGeom prst="rect">
                            <a:avLst/>
                          </a:prstGeom>
                          <a:noFill/>
                          <a:ln>
                            <a:noFill/>
                          </a:ln>
                        </pic:spPr>
                      </pic:pic>
                    </a:graphicData>
                  </a:graphic>
                </wp:anchor>
              </w:drawing>
            </w:r>
          </w:p>
        </w:tc>
        <w:tc>
          <w:tcPr>
            <w:tcW w:w="3096" w:type="dxa"/>
          </w:tcPr>
          <w:p w:rsidR="00F041A5" w:rsidRDefault="00000000">
            <w:pPr>
              <w:ind w:firstLineChars="0" w:firstLine="0"/>
            </w:pPr>
            <w:r>
              <w:rPr>
                <w:rFonts w:ascii="宋体" w:hAnsi="宋体"/>
                <w:noProof/>
              </w:rPr>
              <w:drawing>
                <wp:anchor distT="0" distB="0" distL="114300" distR="114300" simplePos="0" relativeHeight="251652608" behindDoc="0" locked="0" layoutInCell="1" allowOverlap="1">
                  <wp:simplePos x="0" y="0"/>
                  <wp:positionH relativeFrom="margin">
                    <wp:posOffset>564515</wp:posOffset>
                  </wp:positionH>
                  <wp:positionV relativeFrom="margin">
                    <wp:posOffset>-15240</wp:posOffset>
                  </wp:positionV>
                  <wp:extent cx="1131570" cy="1139825"/>
                  <wp:effectExtent l="0" t="0" r="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8" cstate="print">
                            <a:extLst>
                              <a:ext uri="{28A0092B-C50C-407E-A947-70E740481C1C}">
                                <a14:useLocalDpi xmlns:a14="http://schemas.microsoft.com/office/drawing/2010/main" val="0"/>
                              </a:ext>
                            </a:extLst>
                          </a:blip>
                          <a:srcRect l="22263" t="11852" r="20217" b="10946"/>
                          <a:stretch>
                            <a:fillRect/>
                          </a:stretch>
                        </pic:blipFill>
                        <pic:spPr>
                          <a:xfrm>
                            <a:off x="0" y="0"/>
                            <a:ext cx="1131570" cy="1139825"/>
                          </a:xfrm>
                          <a:prstGeom prst="rect">
                            <a:avLst/>
                          </a:prstGeom>
                          <a:noFill/>
                          <a:ln>
                            <a:noFill/>
                          </a:ln>
                        </pic:spPr>
                      </pic:pic>
                    </a:graphicData>
                  </a:graphic>
                </wp:anchor>
              </w:drawing>
            </w:r>
          </w:p>
        </w:tc>
        <w:tc>
          <w:tcPr>
            <w:tcW w:w="3096" w:type="dxa"/>
          </w:tcPr>
          <w:p w:rsidR="00F041A5" w:rsidRDefault="00000000">
            <w:pPr>
              <w:ind w:firstLineChars="0" w:firstLine="0"/>
            </w:pPr>
            <w:r>
              <w:rPr>
                <w:rFonts w:ascii="宋体" w:hAnsi="宋体"/>
                <w:noProof/>
              </w:rPr>
              <w:drawing>
                <wp:anchor distT="0" distB="0" distL="114300" distR="114300" simplePos="0" relativeHeight="251655680" behindDoc="0" locked="0" layoutInCell="1" allowOverlap="1">
                  <wp:simplePos x="0" y="0"/>
                  <wp:positionH relativeFrom="margin">
                    <wp:posOffset>489585</wp:posOffset>
                  </wp:positionH>
                  <wp:positionV relativeFrom="margin">
                    <wp:posOffset>22860</wp:posOffset>
                  </wp:positionV>
                  <wp:extent cx="1152525" cy="1139825"/>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9" cstate="print">
                            <a:extLst>
                              <a:ext uri="{28A0092B-C50C-407E-A947-70E740481C1C}">
                                <a14:useLocalDpi xmlns:a14="http://schemas.microsoft.com/office/drawing/2010/main" val="0"/>
                              </a:ext>
                            </a:extLst>
                          </a:blip>
                          <a:srcRect l="22580" t="13813" r="20319" b="10926"/>
                          <a:stretch>
                            <a:fillRect/>
                          </a:stretch>
                        </pic:blipFill>
                        <pic:spPr>
                          <a:xfrm>
                            <a:off x="0" y="0"/>
                            <a:ext cx="1152525" cy="1139825"/>
                          </a:xfrm>
                          <a:prstGeom prst="rect">
                            <a:avLst/>
                          </a:prstGeom>
                          <a:noFill/>
                          <a:ln>
                            <a:noFill/>
                          </a:ln>
                        </pic:spPr>
                      </pic:pic>
                    </a:graphicData>
                  </a:graphic>
                </wp:anchor>
              </w:drawing>
            </w:r>
          </w:p>
        </w:tc>
      </w:tr>
      <w:tr w:rsidR="00F041A5">
        <w:tc>
          <w:tcPr>
            <w:tcW w:w="3095" w:type="dxa"/>
          </w:tcPr>
          <w:p w:rsidR="00F041A5" w:rsidRDefault="00000000">
            <w:pPr>
              <w:pStyle w:val="afc"/>
              <w:ind w:firstLine="420"/>
            </w:pPr>
            <w:r>
              <w:rPr>
                <w:rFonts w:hint="eastAsia"/>
              </w:rPr>
              <w:t>(</w:t>
            </w:r>
            <w:r>
              <w:t>a)</w:t>
            </w:r>
            <w:r>
              <w:rPr>
                <w:rFonts w:hint="eastAsia"/>
              </w:rPr>
              <w:t>（</w:t>
            </w:r>
            <w:r>
              <w:rPr>
                <w:rFonts w:hint="eastAsia"/>
              </w:rPr>
              <w:t>C=</w:t>
            </w:r>
            <w:r>
              <w:t>0.8</w:t>
            </w:r>
            <w:r>
              <w:rPr>
                <w:rFonts w:hint="eastAsia"/>
              </w:rPr>
              <w:t>）</w:t>
            </w:r>
          </w:p>
        </w:tc>
        <w:tc>
          <w:tcPr>
            <w:tcW w:w="3096" w:type="dxa"/>
          </w:tcPr>
          <w:p w:rsidR="00F041A5" w:rsidRDefault="00000000">
            <w:pPr>
              <w:pStyle w:val="afc"/>
              <w:ind w:firstLine="420"/>
            </w:pPr>
            <w:r>
              <w:rPr>
                <w:rFonts w:hint="eastAsia"/>
              </w:rPr>
              <w:t>(</w:t>
            </w:r>
            <w:r>
              <w:t>b)</w:t>
            </w:r>
            <w:r>
              <w:rPr>
                <w:rFonts w:hint="eastAsia"/>
              </w:rPr>
              <w:t>（</w:t>
            </w:r>
            <w:r>
              <w:rPr>
                <w:rFonts w:hint="eastAsia"/>
              </w:rPr>
              <w:t>C=</w:t>
            </w:r>
            <w:r>
              <w:t>0.02</w:t>
            </w:r>
            <w:r>
              <w:rPr>
                <w:rFonts w:hint="eastAsia"/>
              </w:rPr>
              <w:t>）</w:t>
            </w:r>
          </w:p>
        </w:tc>
        <w:tc>
          <w:tcPr>
            <w:tcW w:w="3096" w:type="dxa"/>
          </w:tcPr>
          <w:p w:rsidR="00F041A5" w:rsidRDefault="00000000">
            <w:pPr>
              <w:pStyle w:val="afc"/>
              <w:ind w:firstLine="420"/>
            </w:pPr>
            <w:r>
              <w:rPr>
                <w:rFonts w:hint="eastAsia"/>
              </w:rPr>
              <w:t>(</w:t>
            </w:r>
            <w:r>
              <w:t>c)</w:t>
            </w:r>
            <w:r>
              <w:rPr>
                <w:rFonts w:hint="eastAsia"/>
              </w:rPr>
              <w:t>（</w:t>
            </w:r>
            <w:r>
              <w:rPr>
                <w:rFonts w:hint="eastAsia"/>
              </w:rPr>
              <w:t>C=</w:t>
            </w:r>
            <w:r>
              <w:t>0.52</w:t>
            </w:r>
            <w:r>
              <w:rPr>
                <w:rFonts w:hint="eastAsia"/>
              </w:rPr>
              <w:t>）</w:t>
            </w:r>
          </w:p>
        </w:tc>
      </w:tr>
      <w:tr w:rsidR="00F041A5">
        <w:tc>
          <w:tcPr>
            <w:tcW w:w="9287" w:type="dxa"/>
            <w:gridSpan w:val="3"/>
          </w:tcPr>
          <w:p w:rsidR="00F041A5" w:rsidRDefault="00000000">
            <w:pPr>
              <w:pStyle w:val="afc"/>
              <w:ind w:firstLine="420"/>
            </w:pPr>
            <w:r>
              <w:rPr>
                <w:rFonts w:hint="eastAsia"/>
              </w:rPr>
              <w:t>图</w:t>
            </w:r>
            <w:r>
              <w:rPr>
                <w:rFonts w:hint="eastAsia"/>
              </w:rPr>
              <w:t>4</w:t>
            </w:r>
            <w:r>
              <w:t>-</w:t>
            </w:r>
            <w:r>
              <w:rPr>
                <w:rFonts w:hint="eastAsia"/>
              </w:rPr>
              <w:t>3</w:t>
            </w:r>
            <w:r>
              <w:t xml:space="preserve"> </w:t>
            </w:r>
            <w:r>
              <w:rPr>
                <w:rFonts w:hint="eastAsia"/>
              </w:rPr>
              <w:t>在</w:t>
            </w:r>
            <w:r>
              <w:rPr>
                <w:rFonts w:hint="eastAsia"/>
              </w:rPr>
              <w:t>A=B=</w:t>
            </w:r>
            <w:r>
              <w:t>0.4</w:t>
            </w:r>
            <w:r>
              <w:rPr>
                <w:rFonts w:hint="eastAsia"/>
              </w:rPr>
              <w:t>的情况下，</w:t>
            </w:r>
            <w:r>
              <w:rPr>
                <w:rFonts w:hint="eastAsia"/>
              </w:rPr>
              <w:t>C</w:t>
            </w:r>
            <w:r>
              <w:rPr>
                <w:rFonts w:hint="eastAsia"/>
              </w:rPr>
              <w:t>值不同时</w:t>
            </w:r>
            <w:proofErr w:type="spellStart"/>
            <w:r>
              <w:rPr>
                <w:rFonts w:hint="eastAsia"/>
              </w:rPr>
              <w:t>Ising</w:t>
            </w:r>
            <w:proofErr w:type="spellEnd"/>
            <w:r>
              <w:rPr>
                <w:rFonts w:hint="eastAsia"/>
              </w:rPr>
              <w:t>-XY</w:t>
            </w:r>
            <w:r>
              <w:rPr>
                <w:rFonts w:hint="eastAsia"/>
              </w:rPr>
              <w:t>耦合模型的</w:t>
            </w:r>
            <w:proofErr w:type="gramStart"/>
            <w:r>
              <w:rPr>
                <w:rFonts w:hint="eastAsia"/>
              </w:rPr>
              <w:t>构型图</w:t>
            </w:r>
            <w:proofErr w:type="gramEnd"/>
          </w:p>
        </w:tc>
      </w:tr>
      <w:tr w:rsidR="00F041A5">
        <w:tc>
          <w:tcPr>
            <w:tcW w:w="9287" w:type="dxa"/>
            <w:gridSpan w:val="3"/>
          </w:tcPr>
          <w:p w:rsidR="00F041A5" w:rsidRDefault="00000000">
            <w:pPr>
              <w:pStyle w:val="afc"/>
              <w:ind w:firstLine="420"/>
            </w:pPr>
            <w:r>
              <w:t xml:space="preserve">Fig.4-3 Conformation diagram of </w:t>
            </w:r>
            <w:proofErr w:type="spellStart"/>
            <w:r>
              <w:t>Ising</w:t>
            </w:r>
            <w:proofErr w:type="spellEnd"/>
            <w:r>
              <w:t>-XY coupling model with different values of C for A=B=0.4</w:t>
            </w:r>
          </w:p>
        </w:tc>
      </w:tr>
    </w:tbl>
    <w:p w:rsidR="00F041A5" w:rsidRDefault="00000000">
      <w:pPr>
        <w:spacing w:line="360" w:lineRule="auto"/>
        <w:ind w:firstLineChars="150" w:firstLine="360"/>
        <w:jc w:val="left"/>
        <w:textAlignment w:val="center"/>
        <w:rPr>
          <w:rFonts w:ascii="宋体" w:hAnsi="宋体"/>
        </w:rPr>
      </w:pPr>
      <w:r>
        <w:rPr>
          <w:rFonts w:ascii="宋体" w:hAnsi="宋体" w:hint="eastAsia"/>
          <w:color w:val="000000"/>
        </w:rPr>
        <w:t>图4</w:t>
      </w:r>
      <w:r>
        <w:rPr>
          <w:rFonts w:ascii="宋体" w:hAnsi="宋体"/>
          <w:color w:val="000000"/>
        </w:rPr>
        <w:t>-</w:t>
      </w:r>
      <w:r>
        <w:rPr>
          <w:rFonts w:ascii="宋体" w:hAnsi="宋体" w:hint="eastAsia"/>
          <w:color w:val="000000"/>
        </w:rPr>
        <w:t>3的三种</w:t>
      </w:r>
      <w:proofErr w:type="gramStart"/>
      <w:r>
        <w:rPr>
          <w:rFonts w:ascii="宋体" w:hAnsi="宋体" w:hint="eastAsia"/>
          <w:color w:val="000000"/>
        </w:rPr>
        <w:t>构型图</w:t>
      </w:r>
      <w:proofErr w:type="gramEnd"/>
      <w:r>
        <w:rPr>
          <w:rFonts w:ascii="宋体" w:hAnsi="宋体" w:hint="eastAsia"/>
          <w:color w:val="000000"/>
        </w:rPr>
        <w:t>所描述的都是A=B=0.4的情况，图中方格颜色代表</w:t>
      </w:r>
      <w:proofErr w:type="spellStart"/>
      <w:r>
        <w:rPr>
          <w:rFonts w:ascii="宋体" w:hAnsi="宋体" w:hint="eastAsia"/>
          <w:color w:val="000000"/>
        </w:rPr>
        <w:t>ISing</w:t>
      </w:r>
      <w:proofErr w:type="spellEnd"/>
      <w:r>
        <w:rPr>
          <w:rFonts w:ascii="宋体" w:hAnsi="宋体" w:hint="eastAsia"/>
          <w:color w:val="000000"/>
        </w:rPr>
        <w:t>自旋值</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ascii="宋体" w:hAnsi="宋体"/>
        </w:rPr>
        <w:t>—</w:t>
      </w:r>
      <w:r>
        <w:rPr>
          <w:rFonts w:ascii="宋体" w:hAnsi="宋体" w:hint="eastAsia"/>
        </w:rPr>
        <w:t>深色代表1、浅色代表-</w:t>
      </w:r>
      <w:r>
        <w:rPr>
          <w:rFonts w:ascii="宋体" w:hAnsi="宋体"/>
        </w:rPr>
        <w:t>1</w:t>
      </w:r>
      <w:r>
        <w:rPr>
          <w:rFonts w:ascii="宋体" w:hAnsi="宋体" w:hint="eastAsia"/>
          <w:color w:val="000000"/>
        </w:rPr>
        <w:t>，箭头角度代表XY自旋值</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ascii="宋体" w:hAnsi="宋体" w:hint="eastAsia"/>
        </w:rPr>
        <w:t>。忽略XY的自旋只考虑</w:t>
      </w:r>
      <w:proofErr w:type="spellStart"/>
      <w:r>
        <w:rPr>
          <w:rFonts w:ascii="宋体" w:hAnsi="宋体" w:hint="eastAsia"/>
        </w:rPr>
        <w:t>Ising</w:t>
      </w:r>
      <w:proofErr w:type="spellEnd"/>
      <w:r>
        <w:rPr>
          <w:rFonts w:ascii="宋体" w:hAnsi="宋体" w:hint="eastAsia"/>
        </w:rPr>
        <w:t>的自旋时，我们发现在C=</w:t>
      </w:r>
      <w:r>
        <w:rPr>
          <w:rFonts w:ascii="宋体" w:hAnsi="宋体"/>
        </w:rPr>
        <w:t>0.8</w:t>
      </w:r>
      <w:r>
        <w:rPr>
          <w:rFonts w:ascii="宋体" w:hAnsi="宋体" w:hint="eastAsia"/>
        </w:rPr>
        <w:t>时，自旋取值为1或-</w:t>
      </w:r>
      <w:r>
        <w:rPr>
          <w:rFonts w:ascii="宋体" w:hAnsi="宋体"/>
        </w:rPr>
        <w:t>1</w:t>
      </w:r>
      <w:r>
        <w:rPr>
          <w:rFonts w:ascii="宋体" w:hAnsi="宋体" w:hint="eastAsia"/>
        </w:rPr>
        <w:t>交替出现，任意格点与最近邻自旋的乘积为-</w:t>
      </w:r>
      <w:r>
        <w:rPr>
          <w:rFonts w:ascii="宋体" w:hAnsi="宋体"/>
        </w:rPr>
        <w:t>1</w:t>
      </w:r>
      <w:r>
        <w:rPr>
          <w:rFonts w:ascii="宋体" w:hAnsi="宋体" w:hint="eastAsia"/>
        </w:rPr>
        <w:t>；C=0.52时，所有自旋取值相同，任意格点与最近邻自旋的乘积为-</w:t>
      </w:r>
      <w:r>
        <w:rPr>
          <w:rFonts w:ascii="宋体" w:hAnsi="宋体"/>
        </w:rPr>
        <w:t>1</w:t>
      </w:r>
      <w:r>
        <w:rPr>
          <w:rFonts w:ascii="宋体" w:hAnsi="宋体" w:hint="eastAsia"/>
        </w:rPr>
        <w:t>；C=</w:t>
      </w:r>
      <w:r>
        <w:rPr>
          <w:rFonts w:ascii="宋体" w:hAnsi="宋体"/>
        </w:rPr>
        <w:t>0.02</w:t>
      </w:r>
      <w:r>
        <w:rPr>
          <w:rFonts w:ascii="宋体" w:hAnsi="宋体" w:hint="eastAsia"/>
        </w:rPr>
        <w:t>时，自旋取值看起来比较随机、无明显规律。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spacing w:line="360" w:lineRule="auto"/>
              <w:ind w:firstLineChars="0" w:firstLine="0"/>
              <w:jc w:val="left"/>
              <w:textAlignment w:val="center"/>
              <w:rPr>
                <w:rFonts w:ascii="宋体" w:hAnsi="宋体"/>
              </w:rPr>
            </w:pPr>
            <w:r>
              <w:rPr>
                <w:noProof/>
              </w:rPr>
              <w:drawing>
                <wp:anchor distT="0" distB="0" distL="114300" distR="114300" simplePos="0" relativeHeight="251658752" behindDoc="0" locked="0" layoutInCell="1" allowOverlap="1">
                  <wp:simplePos x="0" y="0"/>
                  <wp:positionH relativeFrom="margin">
                    <wp:align>center</wp:align>
                  </wp:positionH>
                  <wp:positionV relativeFrom="margin">
                    <wp:align>center</wp:align>
                  </wp:positionV>
                  <wp:extent cx="3162300" cy="2442845"/>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162300" cy="2442845"/>
                          </a:xfrm>
                          <a:prstGeom prst="rect">
                            <a:avLst/>
                          </a:prstGeom>
                          <a:noFill/>
                          <a:ln>
                            <a:noFill/>
                          </a:ln>
                        </pic:spPr>
                      </pic:pic>
                    </a:graphicData>
                  </a:graphic>
                </wp:anchor>
              </w:drawing>
            </w:r>
          </w:p>
        </w:tc>
      </w:tr>
      <w:tr w:rsidR="00F041A5">
        <w:tc>
          <w:tcPr>
            <w:tcW w:w="9287" w:type="dxa"/>
          </w:tcPr>
          <w:p w:rsidR="00F041A5" w:rsidRDefault="00000000">
            <w:pPr>
              <w:pStyle w:val="afc"/>
              <w:ind w:firstLine="420"/>
            </w:pPr>
            <w:r>
              <w:rPr>
                <w:rFonts w:hint="eastAsia"/>
                <w:color w:val="000000"/>
              </w:rPr>
              <w:t>图</w:t>
            </w:r>
            <w:r>
              <w:rPr>
                <w:rFonts w:hint="eastAsia"/>
                <w:color w:val="000000"/>
              </w:rPr>
              <w:t>4</w:t>
            </w:r>
            <w:r>
              <w:rPr>
                <w:color w:val="000000"/>
              </w:rPr>
              <w:t>-</w:t>
            </w:r>
            <w:r>
              <w:rPr>
                <w:rFonts w:hint="eastAsia"/>
                <w:color w:val="000000"/>
              </w:rPr>
              <w:t>4</w:t>
            </w:r>
            <w:r>
              <w:rPr>
                <w:color w:val="000000"/>
              </w:rPr>
              <w:t xml:space="preserve"> </w:t>
            </w:r>
            <w:r>
              <w:rPr>
                <w:rFonts w:hint="eastAsia"/>
                <w:color w:val="000000"/>
              </w:rPr>
              <w:t>A=B</w:t>
            </w:r>
            <w:r>
              <w:rPr>
                <w:rFonts w:hint="eastAsia"/>
                <w:color w:val="000000"/>
              </w:rPr>
              <w:t>时，不同</w:t>
            </w:r>
            <w:r>
              <w:rPr>
                <w:rFonts w:hint="eastAsia"/>
                <w:color w:val="000000"/>
              </w:rPr>
              <w:t>A</w:t>
            </w:r>
            <w:proofErr w:type="gramStart"/>
            <w:r>
              <w:rPr>
                <w:rFonts w:hint="eastAsia"/>
                <w:color w:val="000000"/>
              </w:rPr>
              <w:t>值下序参量</w:t>
            </w:r>
            <w:proofErr w:type="gramEnd"/>
            <m:oMath>
              <m:sSub>
                <m:sSubPr>
                  <m:ctrlPr>
                    <w:rPr>
                      <w:rFonts w:ascii="Cambria Math" w:hAnsi="Cambria Math"/>
                      <w:i/>
                    </w:rPr>
                  </m:ctrlPr>
                </m:sSubPr>
                <m:e>
                  <m:r>
                    <w:rPr>
                      <w:rFonts w:ascii="Cambria Math" w:hAnsi="Cambria Math" w:hint="eastAsia"/>
                    </w:rPr>
                    <m:t>M</m:t>
                  </m:r>
                </m:e>
                <m:sub>
                  <m:r>
                    <w:rPr>
                      <w:rFonts w:ascii="Cambria Math" w:hAnsi="Cambria Math" w:hint="eastAsia"/>
                    </w:rPr>
                    <m:t>anti</m:t>
                  </m:r>
                </m:sub>
              </m:sSub>
            </m:oMath>
            <w:r>
              <w:rPr>
                <w:rFonts w:hint="eastAsia"/>
              </w:rPr>
              <w:t>随</w:t>
            </w:r>
            <w:r>
              <w:rPr>
                <w:rFonts w:hint="eastAsia"/>
              </w:rPr>
              <w:t>C</w:t>
            </w:r>
            <w:r>
              <w:rPr>
                <w:rFonts w:hint="eastAsia"/>
              </w:rPr>
              <w:t>值的变化情况</w:t>
            </w:r>
          </w:p>
        </w:tc>
      </w:tr>
      <w:tr w:rsidR="00F041A5">
        <w:tc>
          <w:tcPr>
            <w:tcW w:w="9287" w:type="dxa"/>
          </w:tcPr>
          <w:p w:rsidR="00F041A5" w:rsidRDefault="00000000">
            <w:pPr>
              <w:pStyle w:val="afc"/>
              <w:ind w:firstLine="420"/>
            </w:pPr>
            <w:r>
              <w:t xml:space="preserve">Fig. 4-4 Variation of the sequential parameter </w:t>
            </w:r>
            <w:proofErr w:type="spellStart"/>
            <w:r>
              <w:t>M_anti</w:t>
            </w:r>
            <w:proofErr w:type="spellEnd"/>
            <w:r>
              <w:t xml:space="preserve"> with the value of C for different values of A=B</w:t>
            </w:r>
          </w:p>
        </w:tc>
      </w:tr>
    </w:tbl>
    <w:p w:rsidR="00F041A5" w:rsidRDefault="00000000">
      <w:pPr>
        <w:spacing w:line="360" w:lineRule="auto"/>
        <w:ind w:firstLine="480"/>
        <w:jc w:val="left"/>
        <w:textAlignment w:val="center"/>
        <w:rPr>
          <w:rFonts w:ascii="宋体" w:hAnsi="宋体"/>
        </w:rPr>
      </w:pPr>
      <w:r>
        <w:rPr>
          <w:rFonts w:ascii="宋体" w:hAnsi="宋体" w:hint="eastAsia"/>
        </w:rPr>
        <w:t>从图4</w:t>
      </w:r>
      <w:r>
        <w:rPr>
          <w:rFonts w:ascii="宋体" w:hAnsi="宋体"/>
        </w:rPr>
        <w:t>-2</w:t>
      </w:r>
      <w:r>
        <w:rPr>
          <w:rFonts w:ascii="宋体" w:hAnsi="宋体" w:hint="eastAsia"/>
        </w:rPr>
        <w:t>观察到当C取值较小时，随着A值增加</w:t>
      </w:r>
      <w:proofErr w:type="spellStart"/>
      <w:r>
        <w:rPr>
          <w:rFonts w:ascii="宋体" w:hAnsi="宋体" w:hint="eastAsia"/>
        </w:rPr>
        <w:t>ISing</w:t>
      </w:r>
      <w:proofErr w:type="spellEnd"/>
      <w:r>
        <w:rPr>
          <w:rFonts w:ascii="宋体" w:hAnsi="宋体" w:hint="eastAsia"/>
        </w:rPr>
        <w:t>模型自旋分布从反铁磁</w:t>
      </w:r>
      <w:proofErr w:type="gramStart"/>
      <w:r>
        <w:rPr>
          <w:rFonts w:ascii="宋体" w:hAnsi="宋体" w:hint="eastAsia"/>
        </w:rPr>
        <w:t>序变成无序态最后</w:t>
      </w:r>
      <w:proofErr w:type="gramEnd"/>
      <w:r>
        <w:rPr>
          <w:rFonts w:ascii="宋体" w:hAnsi="宋体" w:hint="eastAsia"/>
        </w:rPr>
        <w:t>至铁磁序。图4给出了A=B的情况下，随着C值的增加，反铁磁磁化强度</w:t>
      </w:r>
      <m:oMath>
        <m:sSub>
          <m:sSubPr>
            <m:ctrlPr>
              <w:rPr>
                <w:rFonts w:ascii="Cambria Math" w:hAnsi="Cambria Math"/>
              </w:rPr>
            </m:ctrlPr>
          </m:sSubPr>
          <m:e>
            <m:r>
              <w:rPr>
                <w:rFonts w:ascii="Cambria Math" w:hAnsi="Cambria Math" w:hint="eastAsia"/>
              </w:rPr>
              <m:t>M</m:t>
            </m:r>
          </m:e>
          <m:sub>
            <m:r>
              <w:rPr>
                <w:rFonts w:ascii="Cambria Math" w:hAnsi="Cambria Math" w:hint="eastAsia"/>
              </w:rPr>
              <m:t>anti</m:t>
            </m:r>
          </m:sub>
        </m:sSub>
      </m:oMath>
      <w:r>
        <w:rPr>
          <w:rFonts w:ascii="宋体" w:hAnsi="宋体" w:hint="eastAsia"/>
        </w:rPr>
        <w:t>由1逐渐减小至0，并且A=</w:t>
      </w:r>
      <w:r>
        <w:rPr>
          <w:rFonts w:ascii="宋体" w:hAnsi="宋体"/>
        </w:rPr>
        <w:t>0.3\0.4\0.5</w:t>
      </w:r>
      <w:r>
        <w:rPr>
          <w:rFonts w:ascii="宋体" w:hAnsi="宋体" w:hint="eastAsia"/>
        </w:rPr>
        <w:t>时发生突变的位置随A值的增大而减小。</w:t>
      </w:r>
    </w:p>
    <w:p w:rsidR="00F041A5" w:rsidRDefault="00000000" w:rsidP="00797BDB">
      <w:pPr>
        <w:pStyle w:val="3"/>
        <w:rPr>
          <w:rFonts w:ascii="黑体" w:hAnsi="黑体" w:cs="黑体"/>
          <w:szCs w:val="21"/>
          <w:shd w:val="clear" w:color="auto" w:fill="FFFFFF"/>
        </w:rPr>
      </w:pPr>
      <w:bookmarkStart w:id="125" w:name="_Toc126178613"/>
      <w:bookmarkStart w:id="126" w:name="_Toc128817040"/>
      <w:r>
        <w:lastRenderedPageBreak/>
        <w:t>4.3.2</w:t>
      </w:r>
      <w:r>
        <w:rPr>
          <w:rFonts w:hint="eastAsia"/>
        </w:rPr>
        <w:t xml:space="preserve"> </w:t>
      </w:r>
      <w:r>
        <w:rPr>
          <w:rFonts w:asciiTheme="minorEastAsia" w:hAnsiTheme="minorEastAsia"/>
        </w:rPr>
        <w:t xml:space="preserve"> </w:t>
      </w:r>
      <m:oMath>
        <m:r>
          <w:rPr>
            <w:rFonts w:ascii="Cambria Math" w:hAnsi="Cambria Math" w:hint="eastAsia"/>
          </w:rPr>
          <m:t>A</m:t>
        </m:r>
        <m:r>
          <w:rPr>
            <w:rFonts w:ascii="Cambria Math" w:hAnsi="Cambria Math"/>
          </w:rPr>
          <m:t>≠</m:t>
        </m:r>
        <m:r>
          <w:rPr>
            <w:rFonts w:ascii="Cambria Math" w:hAnsi="Cambria Math" w:hint="eastAsia"/>
          </w:rPr>
          <m:t>B</m:t>
        </m:r>
      </m:oMath>
      <w:r>
        <w:rPr>
          <w:rFonts w:asciiTheme="minorEastAsia" w:hAnsiTheme="minorEastAsia" w:cs="黑体" w:hint="eastAsia"/>
          <w:shd w:val="clear" w:color="auto" w:fill="FFFFFF"/>
        </w:rPr>
        <w:t>相图</w:t>
      </w:r>
      <w:bookmarkEnd w:id="125"/>
      <w:bookmarkEnd w:id="126"/>
    </w:p>
    <w:tbl>
      <w:tblPr>
        <w:tblStyle w:val="af2"/>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F041A5">
        <w:trPr>
          <w:trHeight w:val="2465"/>
        </w:trPr>
        <w:tc>
          <w:tcPr>
            <w:tcW w:w="7371" w:type="dxa"/>
          </w:tcPr>
          <w:p w:rsidR="00F041A5" w:rsidRDefault="00000000">
            <w:pPr>
              <w:spacing w:line="360" w:lineRule="auto"/>
              <w:ind w:firstLineChars="0" w:firstLine="0"/>
              <w:jc w:val="left"/>
              <w:textAlignment w:val="center"/>
              <w:rPr>
                <w:rFonts w:ascii="黑体" w:eastAsia="黑体" w:hAnsi="黑体" w:cs="黑体"/>
                <w:color w:val="000000"/>
                <w:szCs w:val="21"/>
                <w:shd w:val="clear" w:color="auto" w:fill="FFFFFF"/>
              </w:rPr>
            </w:pPr>
            <w:r>
              <w:rPr>
                <w:rFonts w:ascii="黑体" w:eastAsia="黑体" w:hAnsi="黑体" w:cs="黑体"/>
                <w:noProof/>
                <w:color w:val="000000"/>
                <w:szCs w:val="21"/>
                <w:shd w:val="clear" w:color="auto" w:fill="FFFFFF"/>
              </w:rPr>
              <w:drawing>
                <wp:anchor distT="0" distB="0" distL="114300" distR="114300" simplePos="0" relativeHeight="251643392" behindDoc="0" locked="0" layoutInCell="1" allowOverlap="1">
                  <wp:simplePos x="0" y="0"/>
                  <wp:positionH relativeFrom="margin">
                    <wp:align>center</wp:align>
                  </wp:positionH>
                  <wp:positionV relativeFrom="margin">
                    <wp:align>center</wp:align>
                  </wp:positionV>
                  <wp:extent cx="3802380" cy="151384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02380" cy="1513788"/>
                          </a:xfrm>
                          <a:prstGeom prst="rect">
                            <a:avLst/>
                          </a:prstGeom>
                        </pic:spPr>
                      </pic:pic>
                    </a:graphicData>
                  </a:graphic>
                </wp:anchor>
              </w:drawing>
            </w:r>
          </w:p>
        </w:tc>
      </w:tr>
      <w:tr w:rsidR="00F041A5">
        <w:trPr>
          <w:trHeight w:val="5095"/>
        </w:trPr>
        <w:tc>
          <w:tcPr>
            <w:tcW w:w="7371" w:type="dxa"/>
          </w:tcPr>
          <w:p w:rsidR="00F041A5" w:rsidRDefault="00000000">
            <w:pPr>
              <w:spacing w:line="360" w:lineRule="auto"/>
              <w:ind w:firstLineChars="0" w:firstLine="0"/>
              <w:jc w:val="left"/>
              <w:textAlignment w:val="center"/>
              <w:rPr>
                <w:rFonts w:ascii="黑体" w:eastAsia="黑体" w:hAnsi="黑体" w:cs="黑体"/>
                <w:color w:val="000000"/>
                <w:szCs w:val="21"/>
                <w:shd w:val="clear" w:color="auto" w:fill="FFFFFF"/>
              </w:rPr>
            </w:pPr>
            <w:r>
              <w:rPr>
                <w:noProof/>
              </w:rPr>
              <w:drawing>
                <wp:anchor distT="0" distB="0" distL="114300" distR="114300" simplePos="0" relativeHeight="251661824" behindDoc="0" locked="0" layoutInCell="1" allowOverlap="1">
                  <wp:simplePos x="0" y="0"/>
                  <wp:positionH relativeFrom="margin">
                    <wp:posOffset>314960</wp:posOffset>
                  </wp:positionH>
                  <wp:positionV relativeFrom="margin">
                    <wp:posOffset>102235</wp:posOffset>
                  </wp:positionV>
                  <wp:extent cx="3913505" cy="302387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13300" cy="3023785"/>
                          </a:xfrm>
                          <a:prstGeom prst="rect">
                            <a:avLst/>
                          </a:prstGeom>
                          <a:noFill/>
                          <a:ln>
                            <a:noFill/>
                          </a:ln>
                        </pic:spPr>
                      </pic:pic>
                    </a:graphicData>
                  </a:graphic>
                </wp:anchor>
              </w:drawing>
            </w:r>
          </w:p>
        </w:tc>
      </w:tr>
      <w:tr w:rsidR="00F041A5">
        <w:trPr>
          <w:trHeight w:val="557"/>
        </w:trPr>
        <w:tc>
          <w:tcPr>
            <w:tcW w:w="7371" w:type="dxa"/>
          </w:tcPr>
          <w:p w:rsidR="00F041A5" w:rsidRDefault="00000000">
            <w:pPr>
              <w:pStyle w:val="afc"/>
              <w:ind w:firstLine="420"/>
              <w:rPr>
                <w:color w:val="000000"/>
                <w:shd w:val="clear" w:color="auto" w:fill="FFFFFF"/>
              </w:rPr>
            </w:pPr>
            <w:r>
              <w:rPr>
                <w:rFonts w:hint="eastAsia"/>
              </w:rPr>
              <w:t>图</w:t>
            </w:r>
            <w:r>
              <w:rPr>
                <w:rFonts w:hint="eastAsia"/>
              </w:rPr>
              <w:t>4</w:t>
            </w:r>
            <w:r>
              <w:t>-5</w:t>
            </w:r>
            <w:r>
              <w:rPr>
                <w:rFonts w:hint="eastAsia"/>
              </w:rPr>
              <w:t xml:space="preserve"> </w:t>
            </w:r>
            <w:r>
              <w:rPr>
                <w:rFonts w:hint="eastAsia"/>
              </w:rPr>
              <w:t>（</w:t>
            </w:r>
            <w:r>
              <w:rPr>
                <w:rFonts w:hint="eastAsia"/>
              </w:rPr>
              <w:t>a</w:t>
            </w:r>
            <w:r>
              <w:rPr>
                <w:rFonts w:hint="eastAsia"/>
              </w:rPr>
              <w:t>）（</w:t>
            </w:r>
            <w:r>
              <w:t>b</w:t>
            </w:r>
            <w:r>
              <w:rPr>
                <w:rFonts w:hint="eastAsia"/>
              </w:rPr>
              <w:t>）</w:t>
            </w:r>
            <w:r>
              <w:rPr>
                <w:rFonts w:hint="eastAsia"/>
                <w:color w:val="000000"/>
                <w:shd w:val="clear" w:color="auto" w:fill="FFFFFF"/>
              </w:rPr>
              <w:t>在</w:t>
            </w:r>
            <m:oMath>
              <m:r>
                <w:rPr>
                  <w:rFonts w:ascii="Cambria Math" w:hAnsi="Cambria Math"/>
                  <w:color w:val="000000"/>
                  <w:shd w:val="clear" w:color="auto" w:fill="FFFFFF"/>
                </w:rPr>
                <m:t>C</m:t>
              </m:r>
            </m:oMath>
            <w:r>
              <w:rPr>
                <w:rFonts w:hint="eastAsia"/>
                <w:color w:val="000000"/>
                <w:shd w:val="clear" w:color="auto" w:fill="FFFFFF"/>
              </w:rPr>
              <w:t>=</w:t>
            </w:r>
            <w:r>
              <w:rPr>
                <w:color w:val="000000"/>
                <w:shd w:val="clear" w:color="auto" w:fill="FFFFFF"/>
              </w:rPr>
              <w:t>0</w:t>
            </w:r>
            <w:r>
              <w:rPr>
                <w:rFonts w:hint="eastAsia"/>
                <w:color w:val="000000"/>
                <w:shd w:val="clear" w:color="auto" w:fill="FFFFFF"/>
              </w:rPr>
              <w:t>、</w:t>
            </w:r>
            <m:oMath>
              <m:r>
                <w:rPr>
                  <w:rFonts w:ascii="Cambria Math" w:hAnsi="Cambria Math"/>
                  <w:color w:val="000000"/>
                  <w:shd w:val="clear" w:color="auto" w:fill="FFFFFF"/>
                </w:rPr>
                <m:t>C</m:t>
              </m:r>
            </m:oMath>
            <w:r>
              <w:rPr>
                <w:rFonts w:hint="eastAsia"/>
                <w:color w:val="000000"/>
                <w:shd w:val="clear" w:color="auto" w:fill="FFFFFF"/>
              </w:rPr>
              <w:t>=</w:t>
            </w:r>
            <w:r>
              <w:rPr>
                <w:color w:val="000000"/>
                <w:shd w:val="clear" w:color="auto" w:fill="FFFFFF"/>
              </w:rPr>
              <w:t>0.38</w:t>
            </w:r>
            <w:r>
              <w:rPr>
                <w:rFonts w:hint="eastAsia"/>
                <w:color w:val="000000"/>
                <w:shd w:val="clear" w:color="auto" w:fill="FFFFFF"/>
              </w:rPr>
              <w:t>时，</w:t>
            </w:r>
            <w:proofErr w:type="spellStart"/>
            <w:r>
              <w:rPr>
                <w:rFonts w:hint="eastAsia"/>
              </w:rPr>
              <w:t>Ising_XY</w:t>
            </w:r>
            <w:proofErr w:type="spellEnd"/>
            <w:r>
              <w:rPr>
                <w:rFonts w:hint="eastAsia"/>
              </w:rPr>
              <w:t>模型在</w:t>
            </w:r>
            <w:r>
              <w:rPr>
                <w:rFonts w:hint="eastAsia"/>
              </w:rPr>
              <w:t>A</w:t>
            </w:r>
            <w:r>
              <w:rPr>
                <w:rFonts w:hint="eastAsia"/>
              </w:rPr>
              <w:t>，</w:t>
            </w:r>
            <w:r>
              <w:rPr>
                <w:rFonts w:hint="eastAsia"/>
              </w:rPr>
              <w:t>B</w:t>
            </w:r>
            <w:r>
              <w:rPr>
                <w:rFonts w:hint="eastAsia"/>
              </w:rPr>
              <w:t>参数平面上的经典相图。蓝线是</w:t>
            </w:r>
            <w:r>
              <w:rPr>
                <w:rFonts w:hint="eastAsia"/>
              </w:rPr>
              <w:t>XY</w:t>
            </w:r>
            <w:r>
              <w:rPr>
                <w:rFonts w:hint="eastAsia"/>
              </w:rPr>
              <w:t>相变，红线是</w:t>
            </w:r>
            <w:proofErr w:type="spellStart"/>
            <w:r>
              <w:rPr>
                <w:rFonts w:hint="eastAsia"/>
              </w:rPr>
              <w:t>ISing</w:t>
            </w:r>
            <w:proofErr w:type="spellEnd"/>
            <w:r>
              <w:rPr>
                <w:rFonts w:hint="eastAsia"/>
              </w:rPr>
              <w:t>相变；（</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）分别为不同参数下比热尖峰</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hint="eastAsia"/>
              </w:rPr>
              <w:t>随参数</w:t>
            </w:r>
            <w:r>
              <w:rPr>
                <w:rFonts w:hint="eastAsia"/>
              </w:rPr>
              <w:t>A</w:t>
            </w:r>
            <w:r>
              <w:rPr>
                <w:rFonts w:hint="eastAsia"/>
              </w:rPr>
              <w:t>的变化，（</w:t>
            </w:r>
            <w:r>
              <w:rPr>
                <w:rFonts w:hint="eastAsia"/>
              </w:rPr>
              <w:t>c</w:t>
            </w:r>
            <w:r>
              <w:rPr>
                <w:rFonts w:hint="eastAsia"/>
              </w:rPr>
              <w:t>）</w:t>
            </w:r>
            <w:r>
              <w:rPr>
                <w:rFonts w:hint="eastAsia"/>
              </w:rPr>
              <w:t>C=</w:t>
            </w:r>
            <w:r>
              <w:t>0.0</w:t>
            </w:r>
            <w:r>
              <w:rPr>
                <w:rFonts w:hint="eastAsia"/>
              </w:rPr>
              <w:t>，</w:t>
            </w:r>
            <w:r>
              <w:rPr>
                <w:rFonts w:hint="eastAsia"/>
              </w:rPr>
              <w:t>B</w:t>
            </w:r>
            <w:r>
              <w:t>/A=1</w:t>
            </w:r>
            <w:r>
              <w:rPr>
                <w:rFonts w:hint="eastAsia"/>
              </w:rPr>
              <w:t>；（</w:t>
            </w:r>
            <w:r>
              <w:rPr>
                <w:rFonts w:hint="eastAsia"/>
              </w:rPr>
              <w:t>d</w:t>
            </w:r>
            <w:r>
              <w:rPr>
                <w:rFonts w:hint="eastAsia"/>
              </w:rPr>
              <w:t>）</w:t>
            </w:r>
            <w:r>
              <w:rPr>
                <w:rFonts w:hint="eastAsia"/>
              </w:rPr>
              <w:t>C=</w:t>
            </w:r>
            <w:r>
              <w:t>0.38</w:t>
            </w:r>
            <w:r>
              <w:rPr>
                <w:rFonts w:hint="eastAsia"/>
              </w:rPr>
              <w:t>，</w:t>
            </w:r>
            <w:r>
              <w:rPr>
                <w:rFonts w:hint="eastAsia"/>
              </w:rPr>
              <w:t>B</w:t>
            </w:r>
            <w:r>
              <w:t>/A=1</w:t>
            </w:r>
            <w:r>
              <w:rPr>
                <w:rFonts w:hint="eastAsia"/>
              </w:rPr>
              <w:t>；（</w:t>
            </w:r>
            <w:r>
              <w:rPr>
                <w:rFonts w:hint="eastAsia"/>
              </w:rPr>
              <w:t>e</w:t>
            </w:r>
            <w:r>
              <w:rPr>
                <w:rFonts w:hint="eastAsia"/>
              </w:rPr>
              <w:t>）</w:t>
            </w:r>
            <w:r>
              <w:rPr>
                <w:rFonts w:hint="eastAsia"/>
              </w:rPr>
              <w:t>C=</w:t>
            </w:r>
            <w:r>
              <w:t>0.0</w:t>
            </w:r>
            <w:r>
              <w:rPr>
                <w:rFonts w:hint="eastAsia"/>
              </w:rPr>
              <w:t>，</w:t>
            </w:r>
            <w:r>
              <w:rPr>
                <w:rFonts w:hint="eastAsia"/>
              </w:rPr>
              <w:t>B</w:t>
            </w:r>
            <w:r>
              <w:t>/A=0.2</w:t>
            </w:r>
            <w:r>
              <w:rPr>
                <w:rFonts w:hint="eastAsia"/>
              </w:rPr>
              <w:t>；（</w:t>
            </w:r>
            <w:r>
              <w:rPr>
                <w:rFonts w:hint="eastAsia"/>
              </w:rPr>
              <w:t>f</w:t>
            </w:r>
            <w:r>
              <w:rPr>
                <w:rFonts w:hint="eastAsia"/>
              </w:rPr>
              <w:t>）</w:t>
            </w:r>
            <w:r>
              <w:rPr>
                <w:rFonts w:hint="eastAsia"/>
              </w:rPr>
              <w:t>C=</w:t>
            </w:r>
            <w:r>
              <w:t>0.38</w:t>
            </w:r>
            <w:r>
              <w:rPr>
                <w:rFonts w:hint="eastAsia"/>
              </w:rPr>
              <w:t>，</w:t>
            </w:r>
            <w:r>
              <w:rPr>
                <w:rFonts w:hint="eastAsia"/>
              </w:rPr>
              <w:t>B</w:t>
            </w:r>
            <w:r>
              <w:t>/A=0.01</w:t>
            </w:r>
            <w:r>
              <w:rPr>
                <w:rFonts w:hint="eastAsia"/>
              </w:rPr>
              <w:t>；</w:t>
            </w:r>
          </w:p>
        </w:tc>
      </w:tr>
      <w:tr w:rsidR="00F041A5">
        <w:trPr>
          <w:trHeight w:val="1691"/>
        </w:trPr>
        <w:tc>
          <w:tcPr>
            <w:tcW w:w="7371" w:type="dxa"/>
          </w:tcPr>
          <w:p w:rsidR="00F041A5" w:rsidRDefault="00000000">
            <w:pPr>
              <w:pStyle w:val="afc"/>
              <w:ind w:firstLine="420"/>
              <w:rPr>
                <w:shd w:val="clear" w:color="auto" w:fill="FFFFFF"/>
              </w:rPr>
            </w:pPr>
            <w:r>
              <w:rPr>
                <w:shd w:val="clear" w:color="auto" w:fill="FFFFFF"/>
              </w:rPr>
              <w:t>Fig. 4-</w:t>
            </w:r>
            <w:proofErr w:type="gramStart"/>
            <w:r>
              <w:rPr>
                <w:shd w:val="clear" w:color="auto" w:fill="FFFFFF"/>
              </w:rPr>
              <w:t>5  (</w:t>
            </w:r>
            <w:proofErr w:type="gramEnd"/>
            <w:r>
              <w:rPr>
                <w:shd w:val="clear" w:color="auto" w:fill="FFFFFF"/>
              </w:rPr>
              <w:t xml:space="preserve">a) (b) Classical phase diagram of the </w:t>
            </w:r>
            <w:proofErr w:type="spellStart"/>
            <w:r>
              <w:rPr>
                <w:shd w:val="clear" w:color="auto" w:fill="FFFFFF"/>
              </w:rPr>
              <w:t>Ising_XY</w:t>
            </w:r>
            <w:proofErr w:type="spellEnd"/>
            <w:r>
              <w:rPr>
                <w:shd w:val="clear" w:color="auto" w:fill="FFFFFF"/>
              </w:rPr>
              <w:t xml:space="preserve"> model in the A, B parameter plane at C = 0 and C = 0.38. The blue line is the XY phase transition and the red line is the </w:t>
            </w:r>
            <w:proofErr w:type="spellStart"/>
            <w:r>
              <w:rPr>
                <w:shd w:val="clear" w:color="auto" w:fill="FFFFFF"/>
              </w:rPr>
              <w:t>ISing</w:t>
            </w:r>
            <w:proofErr w:type="spellEnd"/>
            <w:r>
              <w:rPr>
                <w:shd w:val="clear" w:color="auto" w:fill="FFFFFF"/>
              </w:rPr>
              <w:t xml:space="preserve"> phase transition</w:t>
            </w:r>
            <w:r>
              <w:rPr>
                <w:rFonts w:hint="eastAsia"/>
                <w:shd w:val="clear" w:color="auto" w:fill="FFFFFF"/>
              </w:rPr>
              <w:t>;</w:t>
            </w:r>
            <w:r>
              <w:t xml:space="preserve"> </w:t>
            </w:r>
            <w:r>
              <w:rPr>
                <w:shd w:val="clear" w:color="auto" w:fill="FFFFFF"/>
              </w:rPr>
              <w:t xml:space="preserve">(c) (d) (e) (f) Variation of specific heat spike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shd w:val="clear" w:color="auto" w:fill="FFFFFF"/>
              </w:rPr>
              <w:t xml:space="preserve"> with parameter A for different parameters, (c) C=0.0, B/A=1; (d) C=0.38, B/A=1; (e) C=0.0, B/A=0.2; (f) C=0.38, B/A=0.01, respectively.</w:t>
            </w:r>
          </w:p>
        </w:tc>
      </w:tr>
    </w:tbl>
    <w:p w:rsidR="00F041A5" w:rsidRDefault="00000000">
      <w:pPr>
        <w:ind w:firstLine="480"/>
      </w:pPr>
      <w:r>
        <w:rPr>
          <w:rFonts w:hint="eastAsia"/>
        </w:rPr>
        <w:t>图</w:t>
      </w:r>
      <w:r>
        <w:rPr>
          <w:rFonts w:hint="eastAsia"/>
        </w:rPr>
        <w:t>4</w:t>
      </w:r>
      <w:r>
        <w:t>-5</w:t>
      </w:r>
      <w:r>
        <w:rPr>
          <w:rFonts w:hint="eastAsia"/>
        </w:rPr>
        <w:t>（</w:t>
      </w:r>
      <w:r>
        <w:rPr>
          <w:rFonts w:hint="eastAsia"/>
        </w:rPr>
        <w:t>a</w:t>
      </w:r>
      <w:r>
        <w:rPr>
          <w:rFonts w:hint="eastAsia"/>
        </w:rPr>
        <w:t>）（</w:t>
      </w:r>
      <w:r>
        <w:rPr>
          <w:rFonts w:hint="eastAsia"/>
        </w:rPr>
        <w:t>b</w:t>
      </w:r>
      <w:r>
        <w:rPr>
          <w:rFonts w:hint="eastAsia"/>
        </w:rPr>
        <w:t>）中蓝色虚线表示</w:t>
      </w:r>
      <w:r>
        <w:rPr>
          <w:rFonts w:hint="eastAsia"/>
        </w:rPr>
        <w:t>XY</w:t>
      </w:r>
      <w:r>
        <w:rPr>
          <w:rFonts w:hint="eastAsia"/>
        </w:rPr>
        <w:t>相变的边界，另一条线表示</w:t>
      </w:r>
      <w:proofErr w:type="spellStart"/>
      <w:r>
        <w:rPr>
          <w:rFonts w:hint="eastAsia"/>
        </w:rPr>
        <w:t>Ising</w:t>
      </w:r>
      <w:proofErr w:type="spellEnd"/>
      <w:r>
        <w:rPr>
          <w:rFonts w:hint="eastAsia"/>
        </w:rPr>
        <w:t>相变，分别描述了</w:t>
      </w:r>
      <w:r>
        <w:rPr>
          <w:rFonts w:hint="eastAsia"/>
        </w:rPr>
        <w:t>C=0</w:t>
      </w:r>
      <w:r>
        <w:rPr>
          <w:rFonts w:hint="eastAsia"/>
        </w:rPr>
        <w:t>和</w:t>
      </w:r>
      <w:r>
        <w:rPr>
          <w:rFonts w:hint="eastAsia"/>
        </w:rPr>
        <w:t>C=0.38</w:t>
      </w:r>
      <w:r>
        <w:rPr>
          <w:rFonts w:hint="eastAsia"/>
        </w:rPr>
        <w:t>情况</w:t>
      </w:r>
      <w:proofErr w:type="gramStart"/>
      <w:r>
        <w:rPr>
          <w:rFonts w:hint="eastAsia"/>
        </w:rPr>
        <w:t>下关于</w:t>
      </w:r>
      <w:proofErr w:type="gramEnd"/>
      <w:r>
        <w:rPr>
          <w:rFonts w:hint="eastAsia"/>
        </w:rPr>
        <w:t>参数</w:t>
      </w:r>
      <w:r>
        <w:rPr>
          <w:rFonts w:hint="eastAsia"/>
        </w:rPr>
        <w:t>AB</w:t>
      </w:r>
      <w:r>
        <w:rPr>
          <w:rFonts w:hint="eastAsia"/>
        </w:rPr>
        <w:t>平面的相图。两条线在</w:t>
      </w:r>
      <w:r>
        <w:rPr>
          <w:rFonts w:hint="eastAsia"/>
        </w:rPr>
        <w:t>A</w:t>
      </w:r>
      <w:r>
        <w:rPr>
          <w:rFonts w:hint="eastAsia"/>
        </w:rPr>
        <w:t>、</w:t>
      </w:r>
      <w:r>
        <w:rPr>
          <w:rFonts w:hint="eastAsia"/>
        </w:rPr>
        <w:t>B</w:t>
      </w:r>
      <w:r>
        <w:rPr>
          <w:rFonts w:hint="eastAsia"/>
        </w:rPr>
        <w:t>比较接近且</w:t>
      </w:r>
      <w:r>
        <w:rPr>
          <w:rFonts w:hint="eastAsia"/>
        </w:rPr>
        <w:t>C=0</w:t>
      </w:r>
      <w:r>
        <w:rPr>
          <w:rFonts w:hint="eastAsia"/>
        </w:rPr>
        <w:t>的区域重叠，</w:t>
      </w:r>
      <w:r>
        <w:rPr>
          <w:rFonts w:hint="eastAsia"/>
        </w:rPr>
        <w:t>C = 0</w:t>
      </w:r>
      <w:r>
        <w:rPr>
          <w:rFonts w:hint="eastAsia"/>
        </w:rPr>
        <w:t>时，沿切线</w:t>
      </w:r>
      <w:r>
        <w:rPr>
          <w:rFonts w:hint="eastAsia"/>
        </w:rPr>
        <w:t>A = B</w:t>
      </w:r>
      <w:r>
        <w:rPr>
          <w:rFonts w:hint="eastAsia"/>
        </w:rPr>
        <w:t>（棕色虚线）扫描，两种类型的相变同时发生，在图</w:t>
      </w:r>
      <w:r>
        <w:rPr>
          <w:rFonts w:hint="eastAsia"/>
        </w:rPr>
        <w:t>3(c)</w:t>
      </w:r>
      <w:r>
        <w:rPr>
          <w:rFonts w:hint="eastAsia"/>
        </w:rPr>
        <w:t>中，比热尖峰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只有一个峰值证实了这一点。然而，当</w:t>
      </w:r>
      <w:r>
        <w:rPr>
          <w:rFonts w:hint="eastAsia"/>
        </w:rPr>
        <w:t>C=0.38</w:t>
      </w:r>
      <w:r>
        <w:rPr>
          <w:rFonts w:hint="eastAsia"/>
        </w:rPr>
        <w:t>时，沿切线</w:t>
      </w:r>
      <w:r>
        <w:rPr>
          <w:rFonts w:hint="eastAsia"/>
        </w:rPr>
        <w:t>A = B</w:t>
      </w:r>
      <w:r>
        <w:rPr>
          <w:rFonts w:hint="eastAsia"/>
        </w:rPr>
        <w:t>（棕色虚线）扫描，在图</w:t>
      </w:r>
      <w:r>
        <w:t>3</w:t>
      </w:r>
      <w:r>
        <w:rPr>
          <w:rFonts w:hint="eastAsia"/>
        </w:rPr>
        <w:t>(d)</w:t>
      </w:r>
      <w:r>
        <w:rPr>
          <w:rFonts w:hint="eastAsia"/>
        </w:rPr>
        <w:t>中，对于比热尖峰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除了一个主峰外，还有一个较小的扭结，意味着这里可能还存在一个相变。在图</w:t>
      </w:r>
      <w:r>
        <w:t>3</w:t>
      </w:r>
      <w:r>
        <w:rPr>
          <w:rFonts w:hint="eastAsia"/>
        </w:rPr>
        <w:t>(</w:t>
      </w:r>
      <w:r>
        <w:t>e</w:t>
      </w:r>
      <w:r>
        <w:rPr>
          <w:rFonts w:hint="eastAsia"/>
        </w:rPr>
        <w:t>)</w:t>
      </w:r>
      <w:r>
        <w:rPr>
          <w:rFonts w:hint="eastAsia"/>
        </w:rPr>
        <w:t>和图</w:t>
      </w:r>
      <w:r>
        <w:t>3</w:t>
      </w:r>
      <w:r>
        <w:rPr>
          <w:rFonts w:hint="eastAsia"/>
        </w:rPr>
        <w:t>(f)</w:t>
      </w:r>
      <w:r>
        <w:rPr>
          <w:rFonts w:hint="eastAsia"/>
        </w:rPr>
        <w:t>中，即</w:t>
      </w:r>
      <w:r>
        <w:rPr>
          <w:rFonts w:hint="eastAsia"/>
          <w:szCs w:val="28"/>
        </w:rPr>
        <w:t>C=</w:t>
      </w:r>
      <w:r>
        <w:rPr>
          <w:szCs w:val="28"/>
        </w:rPr>
        <w:t>0.0</w:t>
      </w:r>
      <w:r>
        <w:rPr>
          <w:rFonts w:hint="eastAsia"/>
          <w:szCs w:val="28"/>
        </w:rPr>
        <w:t>，</w:t>
      </w:r>
      <w:r>
        <w:rPr>
          <w:rFonts w:hint="eastAsia"/>
          <w:szCs w:val="28"/>
        </w:rPr>
        <w:lastRenderedPageBreak/>
        <w:t>B</w:t>
      </w:r>
      <w:r>
        <w:rPr>
          <w:szCs w:val="28"/>
        </w:rPr>
        <w:t>/A=0.2</w:t>
      </w:r>
      <w:r>
        <w:rPr>
          <w:rFonts w:hint="eastAsia"/>
          <w:szCs w:val="28"/>
        </w:rPr>
        <w:t>和</w:t>
      </w:r>
      <w:r>
        <w:rPr>
          <w:rFonts w:hint="eastAsia"/>
          <w:szCs w:val="28"/>
        </w:rPr>
        <w:t>C=</w:t>
      </w:r>
      <w:r>
        <w:rPr>
          <w:szCs w:val="28"/>
        </w:rPr>
        <w:t>0.38</w:t>
      </w:r>
      <w:r>
        <w:rPr>
          <w:rFonts w:hint="eastAsia"/>
          <w:szCs w:val="28"/>
        </w:rPr>
        <w:t>，</w:t>
      </w:r>
      <w:r>
        <w:rPr>
          <w:rFonts w:hint="eastAsia"/>
          <w:szCs w:val="28"/>
        </w:rPr>
        <w:t>B</w:t>
      </w:r>
      <w:r>
        <w:rPr>
          <w:szCs w:val="28"/>
        </w:rPr>
        <w:t>/A=0.01</w:t>
      </w:r>
      <w:r>
        <w:rPr>
          <w:rFonts w:hint="eastAsia"/>
          <w:szCs w:val="28"/>
        </w:rPr>
        <w:t>两种情况下</w:t>
      </w:r>
      <w:r>
        <w:rPr>
          <w:rFonts w:hint="eastAsia"/>
        </w:rPr>
        <w:t>对于比热尖峰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很明显有两个峰存在，意味着这里存在两个相变。就如前面所讲的一样，通过比热尖峰我们只能判断相变的个数无法判断相变的类型及先后顺序，接下来我们需要</w:t>
      </w:r>
      <w:proofErr w:type="gramStart"/>
      <w:r>
        <w:rPr>
          <w:rFonts w:hint="eastAsia"/>
        </w:rPr>
        <w:t>计算宾得累积</w:t>
      </w:r>
      <w:proofErr w:type="gramEnd"/>
      <w:r>
        <w:rPr>
          <w:rFonts w:hint="eastAsia"/>
        </w:rPr>
        <w:t>量</w:t>
      </w:r>
      <m:oMath>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hint="eastAsia"/>
              </w:rPr>
              <m:t>r</m:t>
            </m:r>
            <m:r>
              <w:rPr>
                <w:rFonts w:ascii="Cambria Math" w:hAnsi="Cambria Math"/>
              </w:rPr>
              <m:t xml:space="preserve"> </m:t>
            </m:r>
          </m:sub>
        </m:sSub>
      </m:oMath>
      <w:r>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hint="eastAsia"/>
              </w:rPr>
              <m:t>M</m:t>
            </m:r>
          </m:e>
          <m:sub>
            <m:r>
              <w:rPr>
                <w:rFonts w:ascii="Cambria Math" w:hAnsi="Cambria Math" w:hint="eastAsia"/>
              </w:rPr>
              <m:t>xy</m:t>
            </m:r>
            <m:r>
              <w:rPr>
                <w:rFonts w:ascii="Cambria Math" w:hAnsi="Cambria Math"/>
              </w:rPr>
              <m:t xml:space="preserve"> </m:t>
            </m:r>
          </m:sub>
        </m:sSub>
      </m:oMath>
      <w:r>
        <w:rPr>
          <w:rFonts w:hint="eastAsia"/>
        </w:rPr>
        <w:t>随参数</w:t>
      </w:r>
      <w:r>
        <w:rPr>
          <w:rFonts w:hint="eastAsia"/>
        </w:rPr>
        <w:t>A</w:t>
      </w:r>
      <w:r>
        <w:rPr>
          <w:rFonts w:hint="eastAsia"/>
        </w:rPr>
        <w:t>变化的关系才能判断</w:t>
      </w:r>
      <w:proofErr w:type="spellStart"/>
      <w:r>
        <w:rPr>
          <w:rFonts w:hint="eastAsia"/>
        </w:rPr>
        <w:t>Ising</w:t>
      </w:r>
      <w:proofErr w:type="spellEnd"/>
      <w:r>
        <w:rPr>
          <w:rFonts w:hint="eastAsia"/>
        </w:rPr>
        <w:t>型相变以及</w:t>
      </w:r>
      <w:r>
        <w:rPr>
          <w:rFonts w:hint="eastAsia"/>
        </w:rPr>
        <w:t>XY</w:t>
      </w:r>
      <w:r>
        <w:rPr>
          <w:rFonts w:hint="eastAsia"/>
        </w:rPr>
        <w:t>型相变的位置并确定同一系统中两个相变发生的先后关系。</w:t>
      </w:r>
    </w:p>
    <w:tbl>
      <w:tblPr>
        <w:tblStyle w:val="af2"/>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F041A5" w:rsidTr="005A4325">
        <w:trPr>
          <w:trHeight w:val="2371"/>
        </w:trPr>
        <w:tc>
          <w:tcPr>
            <w:tcW w:w="6237" w:type="dxa"/>
            <w:tcBorders>
              <w:top w:val="single" w:sz="4" w:space="0" w:color="auto"/>
              <w:left w:val="single" w:sz="4" w:space="0" w:color="auto"/>
              <w:bottom w:val="single" w:sz="4" w:space="0" w:color="auto"/>
              <w:right w:val="single" w:sz="4" w:space="0" w:color="auto"/>
            </w:tcBorders>
          </w:tcPr>
          <w:p w:rsidR="00F041A5" w:rsidRDefault="00000000">
            <w:pPr>
              <w:ind w:firstLineChars="0" w:firstLine="0"/>
              <w:rPr>
                <w:rFonts w:ascii="宋体" w:hAnsi="宋体" w:cstheme="minorBidi"/>
              </w:rPr>
            </w:pPr>
            <w:r>
              <w:rPr>
                <w:noProof/>
              </w:rPr>
              <w:drawing>
                <wp:anchor distT="0" distB="0" distL="114300" distR="114300" simplePos="0" relativeHeight="251659776" behindDoc="0" locked="0" layoutInCell="1" allowOverlap="1">
                  <wp:simplePos x="0" y="0"/>
                  <wp:positionH relativeFrom="margin">
                    <wp:align>center</wp:align>
                  </wp:positionH>
                  <wp:positionV relativeFrom="margin">
                    <wp:align>center</wp:align>
                  </wp:positionV>
                  <wp:extent cx="3594735" cy="1560195"/>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3">
                            <a:extLst>
                              <a:ext uri="{28A0092B-C50C-407E-A947-70E740481C1C}">
                                <a14:useLocalDpi xmlns:a14="http://schemas.microsoft.com/office/drawing/2010/main" val="0"/>
                              </a:ext>
                            </a:extLst>
                          </a:blip>
                          <a:srcRect b="43813"/>
                          <a:stretch>
                            <a:fillRect/>
                          </a:stretch>
                        </pic:blipFill>
                        <pic:spPr>
                          <a:xfrm>
                            <a:off x="0" y="0"/>
                            <a:ext cx="3594735" cy="1560195"/>
                          </a:xfrm>
                          <a:prstGeom prst="rect">
                            <a:avLst/>
                          </a:prstGeom>
                          <a:noFill/>
                          <a:ln>
                            <a:noFill/>
                          </a:ln>
                        </pic:spPr>
                      </pic:pic>
                    </a:graphicData>
                  </a:graphic>
                </wp:anchor>
              </w:drawing>
            </w:r>
          </w:p>
        </w:tc>
      </w:tr>
      <w:tr w:rsidR="00F041A5" w:rsidTr="005A4325">
        <w:tc>
          <w:tcPr>
            <w:tcW w:w="6237" w:type="dxa"/>
            <w:tcBorders>
              <w:top w:val="single" w:sz="4" w:space="0" w:color="auto"/>
              <w:left w:val="single" w:sz="4" w:space="0" w:color="auto"/>
              <w:bottom w:val="single" w:sz="4" w:space="0" w:color="auto"/>
              <w:right w:val="single" w:sz="4" w:space="0" w:color="auto"/>
            </w:tcBorders>
          </w:tcPr>
          <w:p w:rsidR="00F041A5" w:rsidRDefault="005A4325">
            <w:pPr>
              <w:ind w:firstLineChars="0" w:firstLine="0"/>
              <w:rPr>
                <w:rFonts w:ascii="宋体" w:hAnsi="宋体" w:cstheme="minorBidi" w:hint="eastAsia"/>
              </w:rPr>
            </w:pPr>
            <w:r>
              <w:rPr>
                <w:rFonts w:ascii="宋体" w:hAnsi="宋体" w:cstheme="minorBidi"/>
                <w:noProof/>
              </w:rPr>
              <w:drawing>
                <wp:anchor distT="0" distB="0" distL="114300" distR="114300" simplePos="0" relativeHeight="251721216" behindDoc="1" locked="0" layoutInCell="1" allowOverlap="1">
                  <wp:simplePos x="0" y="0"/>
                  <wp:positionH relativeFrom="column">
                    <wp:posOffset>72390</wp:posOffset>
                  </wp:positionH>
                  <wp:positionV relativeFrom="paragraph">
                    <wp:posOffset>194945</wp:posOffset>
                  </wp:positionV>
                  <wp:extent cx="3596400" cy="1524400"/>
                  <wp:effectExtent l="0" t="0" r="0" b="0"/>
                  <wp:wrapThrough wrapText="bothSides">
                    <wp:wrapPolygon edited="0">
                      <wp:start x="0" y="0"/>
                      <wp:lineTo x="0" y="21330"/>
                      <wp:lineTo x="21512" y="21330"/>
                      <wp:lineTo x="2151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4">
                            <a:extLst>
                              <a:ext uri="{28A0092B-C50C-407E-A947-70E740481C1C}">
                                <a14:useLocalDpi xmlns:a14="http://schemas.microsoft.com/office/drawing/2010/main" val="0"/>
                              </a:ext>
                            </a:extLst>
                          </a:blip>
                          <a:stretch>
                            <a:fillRect/>
                          </a:stretch>
                        </pic:blipFill>
                        <pic:spPr>
                          <a:xfrm>
                            <a:off x="0" y="0"/>
                            <a:ext cx="3596400" cy="1524400"/>
                          </a:xfrm>
                          <a:prstGeom prst="rect">
                            <a:avLst/>
                          </a:prstGeom>
                        </pic:spPr>
                      </pic:pic>
                    </a:graphicData>
                  </a:graphic>
                  <wp14:sizeRelH relativeFrom="page">
                    <wp14:pctWidth>0</wp14:pctWidth>
                  </wp14:sizeRelH>
                  <wp14:sizeRelV relativeFrom="page">
                    <wp14:pctHeight>0</wp14:pctHeight>
                  </wp14:sizeRelV>
                </wp:anchor>
              </w:drawing>
            </w:r>
          </w:p>
        </w:tc>
      </w:tr>
      <w:tr w:rsidR="00F041A5" w:rsidTr="005A4325">
        <w:tc>
          <w:tcPr>
            <w:tcW w:w="6237" w:type="dxa"/>
            <w:tcBorders>
              <w:top w:val="single" w:sz="4" w:space="0" w:color="auto"/>
              <w:left w:val="single" w:sz="4" w:space="0" w:color="auto"/>
              <w:bottom w:val="single" w:sz="4" w:space="0" w:color="auto"/>
              <w:right w:val="single" w:sz="4" w:space="0" w:color="auto"/>
            </w:tcBorders>
          </w:tcPr>
          <w:p w:rsidR="00F041A5" w:rsidRDefault="00000000">
            <w:pPr>
              <w:ind w:firstLineChars="0" w:firstLine="0"/>
              <w:rPr>
                <w:rFonts w:ascii="宋体" w:hAnsi="宋体" w:cstheme="minorBidi"/>
              </w:rPr>
            </w:pPr>
            <w:r>
              <w:rPr>
                <w:noProof/>
              </w:rPr>
              <w:drawing>
                <wp:anchor distT="0" distB="0" distL="114300" distR="114300" simplePos="0" relativeHeight="251657728" behindDoc="0" locked="0" layoutInCell="1" allowOverlap="1">
                  <wp:simplePos x="0" y="0"/>
                  <wp:positionH relativeFrom="margin">
                    <wp:align>center</wp:align>
                  </wp:positionH>
                  <wp:positionV relativeFrom="margin">
                    <wp:align>center</wp:align>
                  </wp:positionV>
                  <wp:extent cx="3643630" cy="155956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5">
                            <a:extLst>
                              <a:ext uri="{28A0092B-C50C-407E-A947-70E740481C1C}">
                                <a14:useLocalDpi xmlns:a14="http://schemas.microsoft.com/office/drawing/2010/main" val="0"/>
                              </a:ext>
                            </a:extLst>
                          </a:blip>
                          <a:srcRect b="44591"/>
                          <a:stretch>
                            <a:fillRect/>
                          </a:stretch>
                        </pic:blipFill>
                        <pic:spPr>
                          <a:xfrm>
                            <a:off x="0" y="0"/>
                            <a:ext cx="3643746" cy="1559770"/>
                          </a:xfrm>
                          <a:prstGeom prst="rect">
                            <a:avLst/>
                          </a:prstGeom>
                          <a:noFill/>
                          <a:ln>
                            <a:noFill/>
                          </a:ln>
                        </pic:spPr>
                      </pic:pic>
                    </a:graphicData>
                  </a:graphic>
                </wp:anchor>
              </w:drawing>
            </w:r>
          </w:p>
        </w:tc>
      </w:tr>
      <w:tr w:rsidR="00F041A5" w:rsidTr="005A4325">
        <w:tc>
          <w:tcPr>
            <w:tcW w:w="6237" w:type="dxa"/>
            <w:tcBorders>
              <w:top w:val="single" w:sz="4" w:space="0" w:color="auto"/>
              <w:left w:val="single" w:sz="4" w:space="0" w:color="auto"/>
              <w:bottom w:val="single" w:sz="4" w:space="0" w:color="auto"/>
              <w:right w:val="single" w:sz="4" w:space="0" w:color="auto"/>
            </w:tcBorders>
          </w:tcPr>
          <w:p w:rsidR="00F041A5" w:rsidRDefault="00000000">
            <w:pPr>
              <w:ind w:firstLineChars="0" w:firstLine="0"/>
              <w:rPr>
                <w:rFonts w:ascii="宋体" w:hAnsi="宋体" w:cstheme="minorBidi"/>
              </w:rPr>
            </w:pPr>
            <w:r>
              <w:rPr>
                <w:noProof/>
              </w:rPr>
              <w:drawing>
                <wp:anchor distT="0" distB="0" distL="114300" distR="114300" simplePos="0" relativeHeight="251655680" behindDoc="0" locked="0" layoutInCell="1" allowOverlap="1">
                  <wp:simplePos x="0" y="0"/>
                  <wp:positionH relativeFrom="margin">
                    <wp:align>center</wp:align>
                  </wp:positionH>
                  <wp:positionV relativeFrom="margin">
                    <wp:align>center</wp:align>
                  </wp:positionV>
                  <wp:extent cx="3629660" cy="156718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6">
                            <a:extLst>
                              <a:ext uri="{28A0092B-C50C-407E-A947-70E740481C1C}">
                                <a14:useLocalDpi xmlns:a14="http://schemas.microsoft.com/office/drawing/2010/main" val="0"/>
                              </a:ext>
                            </a:extLst>
                          </a:blip>
                          <a:srcRect b="44120"/>
                          <a:stretch>
                            <a:fillRect/>
                          </a:stretch>
                        </pic:blipFill>
                        <pic:spPr>
                          <a:xfrm>
                            <a:off x="0" y="0"/>
                            <a:ext cx="3629891" cy="1567189"/>
                          </a:xfrm>
                          <a:prstGeom prst="rect">
                            <a:avLst/>
                          </a:prstGeom>
                          <a:noFill/>
                          <a:ln>
                            <a:noFill/>
                          </a:ln>
                        </pic:spPr>
                      </pic:pic>
                    </a:graphicData>
                  </a:graphic>
                </wp:anchor>
              </w:drawing>
            </w:r>
          </w:p>
        </w:tc>
      </w:tr>
      <w:tr w:rsidR="00F041A5" w:rsidTr="005A4325">
        <w:tc>
          <w:tcPr>
            <w:tcW w:w="6237" w:type="dxa"/>
            <w:tcBorders>
              <w:top w:val="single" w:sz="4" w:space="0" w:color="auto"/>
            </w:tcBorders>
          </w:tcPr>
          <w:p w:rsidR="00F041A5" w:rsidRDefault="00000000">
            <w:pPr>
              <w:pStyle w:val="afc"/>
              <w:ind w:firstLine="420"/>
            </w:pPr>
            <w:r>
              <w:rPr>
                <w:rFonts w:cstheme="minorBidi" w:hint="eastAsia"/>
              </w:rPr>
              <w:lastRenderedPageBreak/>
              <w:t>图</w:t>
            </w:r>
            <w:r>
              <w:rPr>
                <w:rFonts w:cstheme="minorBidi" w:hint="eastAsia"/>
              </w:rPr>
              <w:t>4</w:t>
            </w:r>
            <w:r>
              <w:rPr>
                <w:rFonts w:cstheme="minorBidi"/>
              </w:rPr>
              <w:t>-</w:t>
            </w:r>
            <w:r>
              <w:rPr>
                <w:rFonts w:cstheme="minorBidi" w:hint="eastAsia"/>
              </w:rPr>
              <w:t>6</w:t>
            </w:r>
            <w:r>
              <w:rPr>
                <w:rFonts w:cstheme="minorBidi"/>
              </w:rPr>
              <w:t xml:space="preserve"> </w:t>
            </w:r>
            <w:r>
              <w:rPr>
                <w:rFonts w:hint="eastAsia"/>
              </w:rPr>
              <w:t>（</w:t>
            </w:r>
            <w:r>
              <w:rPr>
                <w:rFonts w:hint="eastAsia"/>
              </w:rPr>
              <w:t>1a</w:t>
            </w:r>
            <w:r>
              <w:rPr>
                <w:rFonts w:hint="eastAsia"/>
              </w:rPr>
              <w:t>）（</w:t>
            </w:r>
            <w:r>
              <w:rPr>
                <w:rFonts w:hint="eastAsia"/>
              </w:rPr>
              <w:t>1b</w:t>
            </w:r>
            <w:r>
              <w:rPr>
                <w:rFonts w:hint="eastAsia"/>
              </w:rPr>
              <w:t>）</w:t>
            </w:r>
            <w:r>
              <w:rPr>
                <w:rFonts w:hint="eastAsia"/>
              </w:rPr>
              <w:t>-</w:t>
            </w:r>
            <w:r>
              <w:rPr>
                <w:rFonts w:hint="eastAsia"/>
              </w:rPr>
              <w:t>（</w:t>
            </w:r>
            <w:r>
              <w:t>4</w:t>
            </w:r>
            <w:r>
              <w:rPr>
                <w:rFonts w:hint="eastAsia"/>
              </w:rPr>
              <w:t>a</w:t>
            </w:r>
            <w:r>
              <w:rPr>
                <w:rFonts w:hint="eastAsia"/>
              </w:rPr>
              <w:t>）（</w:t>
            </w:r>
            <w:r>
              <w:rPr>
                <w:rFonts w:hint="eastAsia"/>
              </w:rPr>
              <w:t>4b</w:t>
            </w:r>
            <w:r>
              <w:rPr>
                <w:rFonts w:hint="eastAsia"/>
              </w:rPr>
              <w:t>）分别为不同参数</w:t>
            </w:r>
            <w:proofErr w:type="gramStart"/>
            <w:r>
              <w:rPr>
                <w:rFonts w:hint="eastAsia"/>
              </w:rPr>
              <w:t>下宾得</w:t>
            </w:r>
            <w:proofErr w:type="gramEnd"/>
            <w:r>
              <w:rPr>
                <w:rFonts w:hint="eastAsia"/>
              </w:rPr>
              <w:t>累积量</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m:t>
              </m:r>
            </m:oMath>
            <w:r>
              <w:rPr>
                <w:rFonts w:hint="eastAsia"/>
              </w:rPr>
              <w:t>与物理量</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8</m:t>
                      </m:r>
                    </m:den>
                  </m:f>
                </m:sup>
              </m:sSup>
              <m:r>
                <w:rPr>
                  <w:rFonts w:ascii="Cambria Math" w:hAnsi="Cambria Math"/>
                </w:rPr>
                <m:t xml:space="preserve"> </m:t>
              </m:r>
            </m:oMath>
            <w:r>
              <w:rPr>
                <w:rFonts w:hint="eastAsia"/>
              </w:rPr>
              <w:t>随参数</w:t>
            </w:r>
            <w:r>
              <w:rPr>
                <w:rFonts w:hint="eastAsia"/>
              </w:rPr>
              <w:t>A</w:t>
            </w:r>
            <w:r>
              <w:rPr>
                <w:rFonts w:hint="eastAsia"/>
              </w:rPr>
              <w:t>的变化，（</w:t>
            </w:r>
            <w:r>
              <w:t>1a</w:t>
            </w:r>
            <w:r>
              <w:rPr>
                <w:rFonts w:hint="eastAsia"/>
              </w:rPr>
              <w:t>）、（</w:t>
            </w:r>
            <w:r>
              <w:rPr>
                <w:rFonts w:hint="eastAsia"/>
              </w:rPr>
              <w:t>1b</w:t>
            </w:r>
            <w:r>
              <w:rPr>
                <w:rFonts w:hint="eastAsia"/>
              </w:rPr>
              <w:t>）</w:t>
            </w:r>
            <w:r>
              <w:rPr>
                <w:rFonts w:hint="eastAsia"/>
              </w:rPr>
              <w:t>C=</w:t>
            </w:r>
            <w:r>
              <w:t>0.0</w:t>
            </w:r>
            <w:r>
              <w:rPr>
                <w:rFonts w:hint="eastAsia"/>
              </w:rPr>
              <w:t>，</w:t>
            </w:r>
            <w:r>
              <w:rPr>
                <w:rFonts w:hint="eastAsia"/>
              </w:rPr>
              <w:t>B</w:t>
            </w:r>
            <w:r>
              <w:t>/A=1</w:t>
            </w:r>
            <w:r>
              <w:rPr>
                <w:rFonts w:hint="eastAsia"/>
              </w:rPr>
              <w:t>；（</w:t>
            </w:r>
            <w:r>
              <w:rPr>
                <w:rFonts w:hint="eastAsia"/>
              </w:rPr>
              <w:t>2</w:t>
            </w:r>
            <w:r>
              <w:t>a</w:t>
            </w:r>
            <w:r>
              <w:rPr>
                <w:rFonts w:hint="eastAsia"/>
              </w:rPr>
              <w:t>）、（</w:t>
            </w:r>
            <w:r>
              <w:rPr>
                <w:rFonts w:hint="eastAsia"/>
              </w:rPr>
              <w:t>2b</w:t>
            </w:r>
            <w:r>
              <w:rPr>
                <w:rFonts w:hint="eastAsia"/>
              </w:rPr>
              <w:t>）</w:t>
            </w:r>
            <w:r>
              <w:rPr>
                <w:rFonts w:hint="eastAsia"/>
              </w:rPr>
              <w:t>C=</w:t>
            </w:r>
            <w:r>
              <w:t>0.38</w:t>
            </w:r>
            <w:r>
              <w:rPr>
                <w:rFonts w:hint="eastAsia"/>
              </w:rPr>
              <w:t>，</w:t>
            </w:r>
            <w:r>
              <w:rPr>
                <w:rFonts w:hint="eastAsia"/>
              </w:rPr>
              <w:t>B</w:t>
            </w:r>
            <w:r>
              <w:t>/A=1</w:t>
            </w:r>
            <w:r>
              <w:rPr>
                <w:rFonts w:hint="eastAsia"/>
              </w:rPr>
              <w:t>；（</w:t>
            </w:r>
            <w:r>
              <w:t>3a</w:t>
            </w:r>
            <w:r>
              <w:rPr>
                <w:rFonts w:hint="eastAsia"/>
              </w:rPr>
              <w:t>）、（</w:t>
            </w:r>
            <w:r>
              <w:t>3</w:t>
            </w:r>
            <w:r>
              <w:rPr>
                <w:rFonts w:hint="eastAsia"/>
              </w:rPr>
              <w:t>b</w:t>
            </w:r>
            <w:r>
              <w:rPr>
                <w:rFonts w:hint="eastAsia"/>
              </w:rPr>
              <w:t>）</w:t>
            </w:r>
            <w:r>
              <w:rPr>
                <w:rFonts w:hint="eastAsia"/>
              </w:rPr>
              <w:t>C=</w:t>
            </w:r>
            <w:r>
              <w:t>0.0</w:t>
            </w:r>
            <w:r>
              <w:rPr>
                <w:rFonts w:hint="eastAsia"/>
              </w:rPr>
              <w:t>，</w:t>
            </w:r>
            <w:r>
              <w:rPr>
                <w:rFonts w:hint="eastAsia"/>
              </w:rPr>
              <w:t>B</w:t>
            </w:r>
            <w:r>
              <w:t>/A=0.2</w:t>
            </w:r>
            <w:r>
              <w:rPr>
                <w:rFonts w:hint="eastAsia"/>
              </w:rPr>
              <w:t>；（</w:t>
            </w:r>
            <w:r>
              <w:t>4a</w:t>
            </w:r>
            <w:r>
              <w:rPr>
                <w:rFonts w:hint="eastAsia"/>
              </w:rPr>
              <w:t>）、（</w:t>
            </w:r>
            <w:r>
              <w:t>4</w:t>
            </w:r>
            <w:r>
              <w:rPr>
                <w:rFonts w:hint="eastAsia"/>
              </w:rPr>
              <w:t>b</w:t>
            </w:r>
            <w:r>
              <w:rPr>
                <w:rFonts w:hint="eastAsia"/>
              </w:rPr>
              <w:t>）</w:t>
            </w:r>
            <w:r>
              <w:rPr>
                <w:rFonts w:hint="eastAsia"/>
              </w:rPr>
              <w:t>C=</w:t>
            </w:r>
            <w:r>
              <w:t>0.38</w:t>
            </w:r>
            <w:r>
              <w:rPr>
                <w:rFonts w:hint="eastAsia"/>
              </w:rPr>
              <w:t>，</w:t>
            </w:r>
            <w:r>
              <w:rPr>
                <w:rFonts w:hint="eastAsia"/>
              </w:rPr>
              <w:t>B</w:t>
            </w:r>
            <w:r>
              <w:t>/A=0.01</w:t>
            </w:r>
            <w:r>
              <w:rPr>
                <w:rFonts w:hint="eastAsia"/>
              </w:rPr>
              <w:t>；</w:t>
            </w:r>
          </w:p>
        </w:tc>
      </w:tr>
      <w:tr w:rsidR="00F041A5">
        <w:tc>
          <w:tcPr>
            <w:tcW w:w="6237" w:type="dxa"/>
          </w:tcPr>
          <w:p w:rsidR="00F041A5" w:rsidRDefault="00000000">
            <w:pPr>
              <w:pStyle w:val="afc"/>
              <w:ind w:firstLine="420"/>
            </w:pPr>
            <w:r>
              <w:t xml:space="preserve">Figure.4-6 (1a)(1b)-(4a)(4b) shows the variation of the cumulative quantity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oMath>
            <w:r>
              <w:t xml:space="preserve"> and the physical quantity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8</m:t>
                      </m:r>
                    </m:den>
                  </m:f>
                </m:sup>
              </m:sSup>
            </m:oMath>
            <w:r>
              <w:t xml:space="preserve"> with parameter A for different parameters, (1a), (1b) C=0.0, B/A=1; (2a), (2b) C=0.38, B/A=1; (3a), (3b) C=0.0, B/A=0.2; (4a), (4b) (4b) C=0.38, B/A=0.01.</w:t>
            </w:r>
          </w:p>
        </w:tc>
      </w:tr>
    </w:tbl>
    <w:p w:rsidR="00F041A5" w:rsidRDefault="00000000">
      <w:pPr>
        <w:ind w:firstLine="480"/>
      </w:pPr>
      <w:r>
        <w:rPr>
          <w:rFonts w:hint="eastAsia"/>
        </w:rPr>
        <w:t>图</w:t>
      </w:r>
      <w:r>
        <w:rPr>
          <w:rFonts w:hint="eastAsia"/>
        </w:rPr>
        <w:t>6</w:t>
      </w:r>
      <w:proofErr w:type="gramStart"/>
      <w:r>
        <w:rPr>
          <w:rFonts w:hint="eastAsia"/>
        </w:rPr>
        <w:t>中宾得</w:t>
      </w:r>
      <w:proofErr w:type="gramEnd"/>
      <w:r>
        <w:rPr>
          <w:rFonts w:hint="eastAsia"/>
        </w:rPr>
        <w:t>累积量</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 xml:space="preserve"> </m:t>
        </m:r>
      </m:oMath>
      <w:r>
        <w:rPr>
          <w:rFonts w:hint="eastAsia"/>
        </w:rPr>
        <w:t>在不同尺寸下的交点可用来相对精确判断</w:t>
      </w:r>
      <w:proofErr w:type="spellStart"/>
      <w:r>
        <w:rPr>
          <w:rFonts w:hint="eastAsia"/>
        </w:rPr>
        <w:t>Ising</w:t>
      </w:r>
      <w:proofErr w:type="spellEnd"/>
      <w:r>
        <w:rPr>
          <w:rFonts w:hint="eastAsia"/>
        </w:rPr>
        <w:t>型相变点的位置，而</w:t>
      </w:r>
      <w:r>
        <w:rPr>
          <w:rFonts w:hint="eastAsia"/>
        </w:rPr>
        <w:t>XY</w:t>
      </w:r>
      <w:r>
        <w:rPr>
          <w:rFonts w:hint="eastAsia"/>
        </w:rPr>
        <w:t>的磁化强度与尺寸的八分之一次方的乘积</w:t>
      </w:r>
      <m:oMath>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xy</m:t>
            </m:r>
          </m:sub>
        </m:sSub>
        <m:r>
          <m:rPr>
            <m:sty m:val="p"/>
          </m:rPr>
          <w:rPr>
            <w:rFonts w:ascii="Cambria Math" w:hAnsi="Cambria Math"/>
          </w:rPr>
          <m:t>*</m:t>
        </m:r>
        <m:sSup>
          <m:sSupPr>
            <m:ctrlPr>
              <w:rPr>
                <w:rFonts w:ascii="Cambria Math" w:hAnsi="Cambria Math"/>
              </w:rPr>
            </m:ctrlPr>
          </m:sSupPr>
          <m:e>
            <m:r>
              <w:rPr>
                <w:rFonts w:ascii="Cambria Math" w:hAnsi="Cambria Math"/>
              </w:rPr>
              <m:t>L</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sup>
        </m:sSup>
        <m:r>
          <m:rPr>
            <m:sty m:val="p"/>
          </m:rPr>
          <w:rPr>
            <w:rFonts w:ascii="Cambria Math" w:hAnsi="Cambria Math"/>
          </w:rPr>
          <m:t xml:space="preserve"> </m:t>
        </m:r>
      </m:oMath>
      <w:r>
        <w:rPr>
          <w:rFonts w:hint="eastAsia"/>
        </w:rPr>
        <w:t>在不同尺寸下的交点可用来相对精确判断</w:t>
      </w:r>
      <w:r>
        <w:rPr>
          <w:rFonts w:hint="eastAsia"/>
        </w:rPr>
        <w:t>XY</w:t>
      </w:r>
      <w:r>
        <w:rPr>
          <w:rFonts w:hint="eastAsia"/>
        </w:rPr>
        <w:t>型相变点的位置。从上图（</w:t>
      </w:r>
      <w:r>
        <w:rPr>
          <w:rFonts w:hint="eastAsia"/>
        </w:rPr>
        <w:t>1a</w:t>
      </w:r>
      <w:r>
        <w:rPr>
          <w:rFonts w:hint="eastAsia"/>
        </w:rPr>
        <w:t>）（</w:t>
      </w:r>
      <w:r>
        <w:rPr>
          <w:rFonts w:hint="eastAsia"/>
        </w:rPr>
        <w:t>1b</w:t>
      </w:r>
      <w:r>
        <w:rPr>
          <w:rFonts w:hint="eastAsia"/>
        </w:rPr>
        <w:t>）观察到在</w:t>
      </w:r>
      <w:r>
        <w:rPr>
          <w:rFonts w:hint="eastAsia"/>
        </w:rPr>
        <w:t>C=</w:t>
      </w:r>
      <w:r>
        <w:t>0.0</w:t>
      </w:r>
      <w:r>
        <w:rPr>
          <w:rFonts w:hint="eastAsia"/>
        </w:rPr>
        <w:t>，</w:t>
      </w:r>
      <w:r>
        <w:rPr>
          <w:rFonts w:hint="eastAsia"/>
        </w:rPr>
        <w:t>B</w:t>
      </w:r>
      <w:r>
        <w:t>/A=1</w:t>
      </w:r>
      <w:r>
        <w:rPr>
          <w:rFonts w:hint="eastAsia"/>
        </w:rPr>
        <w:t>时，</w:t>
      </w:r>
      <w:proofErr w:type="spellStart"/>
      <w:r>
        <w:rPr>
          <w:rFonts w:hint="eastAsia"/>
        </w:rPr>
        <w:t>Ising</w:t>
      </w:r>
      <w:proofErr w:type="spellEnd"/>
      <w:r>
        <w:rPr>
          <w:rFonts w:hint="eastAsia"/>
        </w:rPr>
        <w:t>型相变和</w:t>
      </w:r>
      <w:r>
        <w:rPr>
          <w:rFonts w:hint="eastAsia"/>
        </w:rPr>
        <w:t>XY</w:t>
      </w:r>
      <w:r>
        <w:rPr>
          <w:rFonts w:hint="eastAsia"/>
        </w:rPr>
        <w:t>型相变都在</w:t>
      </w:r>
      <w:r>
        <w:rPr>
          <w:rFonts w:hint="eastAsia"/>
        </w:rPr>
        <w:t>A=</w:t>
      </w:r>
      <w:r>
        <w:t>0.731</w:t>
      </w:r>
      <w:r>
        <w:rPr>
          <w:rFonts w:hint="eastAsia"/>
        </w:rPr>
        <w:t>时刻发生；从上图（</w:t>
      </w:r>
      <w:r>
        <w:t>2</w:t>
      </w:r>
      <w:r>
        <w:rPr>
          <w:rFonts w:hint="eastAsia"/>
        </w:rPr>
        <w:t>a</w:t>
      </w:r>
      <w:r>
        <w:rPr>
          <w:rFonts w:hint="eastAsia"/>
        </w:rPr>
        <w:t>）（</w:t>
      </w:r>
      <w:r>
        <w:t>2</w:t>
      </w:r>
      <w:r>
        <w:rPr>
          <w:rFonts w:hint="eastAsia"/>
        </w:rPr>
        <w:t>b</w:t>
      </w:r>
      <w:r>
        <w:rPr>
          <w:rFonts w:hint="eastAsia"/>
        </w:rPr>
        <w:t>）观察到在</w:t>
      </w:r>
      <w:r>
        <w:rPr>
          <w:rFonts w:hint="eastAsia"/>
        </w:rPr>
        <w:t>C=</w:t>
      </w:r>
      <w:r>
        <w:t>0.38</w:t>
      </w:r>
      <w:r>
        <w:rPr>
          <w:rFonts w:hint="eastAsia"/>
        </w:rPr>
        <w:t>，</w:t>
      </w:r>
      <w:r>
        <w:rPr>
          <w:rFonts w:hint="eastAsia"/>
        </w:rPr>
        <w:t>B</w:t>
      </w:r>
      <w:r>
        <w:t>/A=1</w:t>
      </w:r>
      <w:r>
        <w:rPr>
          <w:rFonts w:hint="eastAsia"/>
        </w:rPr>
        <w:t>时，</w:t>
      </w:r>
      <w:proofErr w:type="spellStart"/>
      <w:r>
        <w:rPr>
          <w:rFonts w:hint="eastAsia"/>
        </w:rPr>
        <w:t>Ising</w:t>
      </w:r>
      <w:proofErr w:type="spellEnd"/>
      <w:r>
        <w:rPr>
          <w:rFonts w:hint="eastAsia"/>
        </w:rPr>
        <w:t>型相变在</w:t>
      </w:r>
      <w:r>
        <w:rPr>
          <w:rFonts w:hint="eastAsia"/>
        </w:rPr>
        <w:t>A=</w:t>
      </w:r>
      <w:r>
        <w:t>0.331</w:t>
      </w:r>
      <w:r>
        <w:rPr>
          <w:rFonts w:hint="eastAsia"/>
        </w:rPr>
        <w:t>时刻发生、</w:t>
      </w:r>
      <w:r>
        <w:rPr>
          <w:rFonts w:hint="eastAsia"/>
        </w:rPr>
        <w:t>XY</w:t>
      </w:r>
      <w:r>
        <w:rPr>
          <w:rFonts w:hint="eastAsia"/>
        </w:rPr>
        <w:t>型相变都在</w:t>
      </w:r>
      <w:r>
        <w:rPr>
          <w:rFonts w:hint="eastAsia"/>
        </w:rPr>
        <w:t>A=</w:t>
      </w:r>
      <w:r>
        <w:t>0.561</w:t>
      </w:r>
      <w:r>
        <w:rPr>
          <w:rFonts w:hint="eastAsia"/>
        </w:rPr>
        <w:t>时刻发生；从上图（</w:t>
      </w:r>
      <w:r>
        <w:t>3</w:t>
      </w:r>
      <w:r>
        <w:rPr>
          <w:rFonts w:hint="eastAsia"/>
        </w:rPr>
        <w:t>a</w:t>
      </w:r>
      <w:r>
        <w:rPr>
          <w:rFonts w:hint="eastAsia"/>
        </w:rPr>
        <w:t>）（</w:t>
      </w:r>
      <w:r>
        <w:t>3</w:t>
      </w:r>
      <w:r>
        <w:rPr>
          <w:rFonts w:hint="eastAsia"/>
        </w:rPr>
        <w:t>b</w:t>
      </w:r>
      <w:r>
        <w:rPr>
          <w:rFonts w:hint="eastAsia"/>
        </w:rPr>
        <w:t>）观察到在</w:t>
      </w:r>
      <w:r>
        <w:rPr>
          <w:rFonts w:hint="eastAsia"/>
        </w:rPr>
        <w:t>C=</w:t>
      </w:r>
      <w:r>
        <w:t>0.0</w:t>
      </w:r>
      <w:r>
        <w:rPr>
          <w:rFonts w:hint="eastAsia"/>
        </w:rPr>
        <w:t>，</w:t>
      </w:r>
      <w:r>
        <w:rPr>
          <w:rFonts w:hint="eastAsia"/>
        </w:rPr>
        <w:t>B</w:t>
      </w:r>
      <w:r>
        <w:t>/A=0.2</w:t>
      </w:r>
      <w:r>
        <w:rPr>
          <w:rFonts w:hint="eastAsia"/>
        </w:rPr>
        <w:t>时，</w:t>
      </w:r>
      <w:proofErr w:type="spellStart"/>
      <w:r>
        <w:rPr>
          <w:rFonts w:hint="eastAsia"/>
        </w:rPr>
        <w:t>Ising</w:t>
      </w:r>
      <w:proofErr w:type="spellEnd"/>
      <w:r>
        <w:rPr>
          <w:rFonts w:hint="eastAsia"/>
        </w:rPr>
        <w:t>型相变在</w:t>
      </w:r>
      <w:r>
        <w:rPr>
          <w:rFonts w:hint="eastAsia"/>
        </w:rPr>
        <w:t>A=2.441</w:t>
      </w:r>
      <w:r>
        <w:rPr>
          <w:rFonts w:hint="eastAsia"/>
        </w:rPr>
        <w:t>时刻发生、</w:t>
      </w:r>
      <w:r>
        <w:rPr>
          <w:rFonts w:hint="eastAsia"/>
        </w:rPr>
        <w:t>XY</w:t>
      </w:r>
      <w:r>
        <w:rPr>
          <w:rFonts w:hint="eastAsia"/>
        </w:rPr>
        <w:t>型相变在</w:t>
      </w:r>
      <w:r>
        <w:rPr>
          <w:rFonts w:hint="eastAsia"/>
        </w:rPr>
        <w:t>A=2.441</w:t>
      </w:r>
      <w:r>
        <w:rPr>
          <w:rFonts w:hint="eastAsia"/>
        </w:rPr>
        <w:t>时刻发生</w:t>
      </w:r>
      <w:r>
        <w:rPr>
          <w:rFonts w:hint="eastAsia"/>
        </w:rPr>
        <w:t>A=0.4882</w:t>
      </w:r>
      <w:r>
        <w:rPr>
          <w:rFonts w:hint="eastAsia"/>
        </w:rPr>
        <w:t>；从上图（</w:t>
      </w:r>
      <w:r>
        <w:t>4</w:t>
      </w:r>
      <w:r>
        <w:rPr>
          <w:rFonts w:hint="eastAsia"/>
        </w:rPr>
        <w:t>a</w:t>
      </w:r>
      <w:r>
        <w:rPr>
          <w:rFonts w:hint="eastAsia"/>
        </w:rPr>
        <w:t>）（</w:t>
      </w:r>
      <w:r>
        <w:t>4</w:t>
      </w:r>
      <w:r>
        <w:rPr>
          <w:rFonts w:hint="eastAsia"/>
        </w:rPr>
        <w:t>b</w:t>
      </w:r>
      <w:r>
        <w:rPr>
          <w:rFonts w:hint="eastAsia"/>
        </w:rPr>
        <w:t>）观察到在</w:t>
      </w:r>
      <w:r>
        <w:rPr>
          <w:rFonts w:hint="eastAsia"/>
        </w:rPr>
        <w:t>C=</w:t>
      </w:r>
      <w:r>
        <w:t>0.38</w:t>
      </w:r>
      <w:r>
        <w:rPr>
          <w:rFonts w:hint="eastAsia"/>
        </w:rPr>
        <w:t>，</w:t>
      </w:r>
      <w:r>
        <w:rPr>
          <w:rFonts w:hint="eastAsia"/>
        </w:rPr>
        <w:t>B</w:t>
      </w:r>
      <w:r>
        <w:t>/A=0.05</w:t>
      </w:r>
      <w:r>
        <w:rPr>
          <w:rFonts w:hint="eastAsia"/>
        </w:rPr>
        <w:t>时，</w:t>
      </w:r>
      <w:proofErr w:type="spellStart"/>
      <w:r>
        <w:rPr>
          <w:rFonts w:hint="eastAsia"/>
        </w:rPr>
        <w:t>Ising</w:t>
      </w:r>
      <w:proofErr w:type="spellEnd"/>
      <w:r>
        <w:rPr>
          <w:rFonts w:hint="eastAsia"/>
        </w:rPr>
        <w:t>型相变在</w:t>
      </w:r>
      <w:r>
        <w:rPr>
          <w:rFonts w:hint="eastAsia"/>
        </w:rPr>
        <w:t>A=0.32</w:t>
      </w:r>
      <w:r>
        <w:rPr>
          <w:rFonts w:hint="eastAsia"/>
        </w:rPr>
        <w:t>时刻发生、</w:t>
      </w:r>
      <w:r>
        <w:rPr>
          <w:rFonts w:hint="eastAsia"/>
        </w:rPr>
        <w:t>XY</w:t>
      </w:r>
      <w:r>
        <w:rPr>
          <w:rFonts w:hint="eastAsia"/>
        </w:rPr>
        <w:t>型相变在</w:t>
      </w:r>
      <w:r>
        <w:rPr>
          <w:rFonts w:hint="eastAsia"/>
        </w:rPr>
        <w:t>A=0.461</w:t>
      </w:r>
      <w:r>
        <w:rPr>
          <w:rFonts w:hint="eastAsia"/>
        </w:rPr>
        <w:t>时刻发生。也就是说除了</w:t>
      </w:r>
      <w:r>
        <w:rPr>
          <w:rFonts w:hint="eastAsia"/>
        </w:rPr>
        <w:t>C=</w:t>
      </w:r>
      <w:r>
        <w:t>0.0</w:t>
      </w:r>
      <w:r>
        <w:rPr>
          <w:rFonts w:hint="eastAsia"/>
        </w:rPr>
        <w:t>，</w:t>
      </w:r>
      <w:r>
        <w:rPr>
          <w:rFonts w:hint="eastAsia"/>
        </w:rPr>
        <w:t>B</w:t>
      </w:r>
      <w:r>
        <w:t>/A=1</w:t>
      </w:r>
      <w:r>
        <w:rPr>
          <w:rFonts w:hint="eastAsia"/>
        </w:rPr>
        <w:t>的情况之外，其他三种情况下都能观察到两个相变，该结果与比热尖峰</w:t>
      </w:r>
      <m:oMath>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v</m:t>
            </m:r>
          </m:sub>
        </m:sSub>
        <m:r>
          <m:rPr>
            <m:sty m:val="p"/>
          </m:rPr>
          <w:rPr>
            <w:rFonts w:ascii="Cambria Math" w:hAnsi="Cambria Math"/>
          </w:rPr>
          <m:t xml:space="preserve"> </m:t>
        </m:r>
      </m:oMath>
      <w:r>
        <w:rPr>
          <w:rFonts w:hint="eastAsia"/>
        </w:rPr>
        <w:t>相吻合。</w:t>
      </w:r>
    </w:p>
    <w:p w:rsidR="00F041A5" w:rsidRDefault="00000000" w:rsidP="00797BDB">
      <w:pPr>
        <w:pStyle w:val="2"/>
      </w:pPr>
      <w:bookmarkStart w:id="127" w:name="_Toc65833662"/>
      <w:bookmarkStart w:id="128" w:name="_Toc126178614"/>
      <w:bookmarkStart w:id="129" w:name="_Toc128817041"/>
      <w:r>
        <w:t>4</w:t>
      </w:r>
      <w:r>
        <w:rPr>
          <w:rFonts w:hint="eastAsia"/>
        </w:rPr>
        <w:t>.</w:t>
      </w:r>
      <w:r>
        <w:t xml:space="preserve">4 </w:t>
      </w:r>
      <w:r>
        <w:rPr>
          <w:rFonts w:hint="eastAsia"/>
        </w:rPr>
        <w:t>本章小结</w:t>
      </w:r>
      <w:bookmarkEnd w:id="127"/>
      <w:bookmarkEnd w:id="128"/>
      <w:bookmarkEnd w:id="129"/>
    </w:p>
    <w:p w:rsidR="00F041A5" w:rsidRDefault="00F6124E" w:rsidP="00F6124E">
      <w:pPr>
        <w:ind w:firstLine="480"/>
      </w:pPr>
      <w:r w:rsidRPr="00F6124E">
        <w:t>本研究使用了蒙特卡罗方法中最为常用的</w:t>
      </w:r>
      <w:r w:rsidRPr="00F6124E">
        <w:t>Metropolis</w:t>
      </w:r>
      <w:r w:rsidRPr="00F6124E">
        <w:t>算法以及效率更高的</w:t>
      </w:r>
      <w:r w:rsidRPr="00F6124E">
        <w:t>Wolff</w:t>
      </w:r>
      <w:r w:rsidRPr="00F6124E">
        <w:t>算法，对空间各向异性的</w:t>
      </w:r>
      <w:proofErr w:type="spellStart"/>
      <w:r w:rsidRPr="00F6124E">
        <w:t>Ising</w:t>
      </w:r>
      <w:proofErr w:type="spellEnd"/>
      <w:r w:rsidRPr="00F6124E">
        <w:t>-XY</w:t>
      </w:r>
      <w:r w:rsidRPr="00F6124E">
        <w:t>耦合模型的相变情况进行了计算研究。在研究过程中，我们发现了许多有趣的现象，并成功绘制出了该模型在空间各向异性情况下的相图。在研究各向同性极限（</w:t>
      </w:r>
      <w:r w:rsidRPr="00F6124E">
        <w:t>A=B</w:t>
      </w:r>
      <w:r w:rsidRPr="00F6124E">
        <w:t>）下的情况时，我们得到了图</w:t>
      </w:r>
      <w:r w:rsidRPr="00F6124E">
        <w:t>2</w:t>
      </w:r>
      <w:r w:rsidRPr="00F6124E">
        <w:t>，并发现不同的</w:t>
      </w:r>
      <w:r w:rsidRPr="00F6124E">
        <w:t>C</w:t>
      </w:r>
      <w:r w:rsidRPr="00F6124E">
        <w:t>值对应的相变情况也不同。</w:t>
      </w:r>
      <w:r>
        <w:rPr>
          <w:rFonts w:hint="eastAsia"/>
        </w:rPr>
        <w:t>当</w:t>
      </w:r>
      <m:oMath>
        <m:r>
          <w:rPr>
            <w:rFonts w:ascii="Cambria Math" w:hAnsi="Cambria Math"/>
          </w:rPr>
          <m:t xml:space="preserve"> </m:t>
        </m:r>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 </m:t>
        </m:r>
      </m:oMath>
      <w:r>
        <w:rPr>
          <w:rFonts w:hint="eastAsia"/>
        </w:rPr>
        <w:t>时，只有</w:t>
      </w:r>
      <w:r>
        <w:rPr>
          <w:rFonts w:hint="eastAsia"/>
        </w:rPr>
        <w:t>XY</w:t>
      </w:r>
      <w:r>
        <w:rPr>
          <w:rFonts w:hint="eastAsia"/>
        </w:rPr>
        <w:t>型相变，</w:t>
      </w:r>
      <w:proofErr w:type="spellStart"/>
      <w:r>
        <w:rPr>
          <w:rFonts w:hint="eastAsia"/>
        </w:rPr>
        <w:t>Ising</w:t>
      </w:r>
      <w:proofErr w:type="spellEnd"/>
      <w:r>
        <w:rPr>
          <w:rFonts w:hint="eastAsia"/>
        </w:rPr>
        <w:t>自旋一直有序分布；当</w:t>
      </w:r>
      <m:oMath>
        <m:sSub>
          <m:sSubPr>
            <m:ctrlPr>
              <w:rPr>
                <w:rFonts w:ascii="Cambria Math" w:hAnsi="Cambria Math"/>
                <w:i/>
              </w:rPr>
            </m:ctrlPr>
          </m:sSubPr>
          <m:e>
            <m:r>
              <w:rPr>
                <w:rFonts w:ascii="Cambria Math" w:hAnsi="Cambria Math"/>
              </w:rPr>
              <m:t xml:space="preserve"> C</m:t>
            </m:r>
          </m:e>
          <m:sub>
            <m:r>
              <w:rPr>
                <w:rFonts w:ascii="Cambria Math" w:hAnsi="Cambria Math" w:hint="eastAsia"/>
              </w:rPr>
              <m:t>a</m:t>
            </m:r>
          </m:sub>
        </m:sSub>
        <m:r>
          <w:rPr>
            <w:rFonts w:ascii="Cambria Math" w:hAnsi="Cambria Math"/>
          </w:rPr>
          <m:t>&lt;</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eqArr>
              <m:eqArrPr>
                <m:ctrlPr>
                  <w:rPr>
                    <w:rFonts w:ascii="Cambria Math" w:hAnsi="Cambria Math"/>
                    <w:i/>
                  </w:rPr>
                </m:ctrlPr>
              </m:eqArrPr>
              <m:e>
                <m:r>
                  <w:rPr>
                    <w:rFonts w:ascii="Cambria Math" w:hAnsi="Cambria Math"/>
                  </w:rPr>
                  <m:t>b</m:t>
                </m:r>
              </m:e>
              <m:e/>
            </m:eqArr>
          </m:sub>
        </m:sSub>
        <m:r>
          <w:rPr>
            <w:rFonts w:ascii="Cambria Math" w:hAnsi="Cambria Math"/>
          </w:rPr>
          <m:t xml:space="preserve"> </m:t>
        </m:r>
      </m:oMath>
      <w:r>
        <w:rPr>
          <w:rFonts w:hint="eastAsia"/>
        </w:rPr>
        <w:t>时，先发生</w:t>
      </w:r>
      <w:r>
        <w:rPr>
          <w:rFonts w:hint="eastAsia"/>
        </w:rPr>
        <w:t>XY</w:t>
      </w:r>
      <w:r>
        <w:rPr>
          <w:rFonts w:hint="eastAsia"/>
        </w:rPr>
        <w:t>型</w:t>
      </w:r>
      <w:proofErr w:type="gramStart"/>
      <w:r>
        <w:rPr>
          <w:rFonts w:hint="eastAsia"/>
        </w:rPr>
        <w:t>相变再</w:t>
      </w:r>
      <w:proofErr w:type="gramEnd"/>
      <w:r>
        <w:rPr>
          <w:rFonts w:hint="eastAsia"/>
        </w:rPr>
        <w:t>发生</w:t>
      </w:r>
      <w:proofErr w:type="spellStart"/>
      <w:r>
        <w:rPr>
          <w:rFonts w:hint="eastAsia"/>
        </w:rPr>
        <w:t>Ising</w:t>
      </w:r>
      <w:proofErr w:type="spellEnd"/>
      <w:r>
        <w:rPr>
          <w:rFonts w:hint="eastAsia"/>
        </w:rPr>
        <w:t>型相变；当</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&lt;</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oMath>
      <w:r>
        <w:rPr>
          <w:rFonts w:hint="eastAsia"/>
        </w:rPr>
        <w:t>时，</w:t>
      </w:r>
      <w:proofErr w:type="spellStart"/>
      <w:r>
        <w:rPr>
          <w:rFonts w:hint="eastAsia"/>
        </w:rPr>
        <w:t>I</w:t>
      </w:r>
      <w:r>
        <w:t>sing</w:t>
      </w:r>
      <w:proofErr w:type="spellEnd"/>
      <w:r>
        <w:rPr>
          <w:rFonts w:hint="eastAsia"/>
        </w:rPr>
        <w:t>型相变和</w:t>
      </w:r>
      <w:r>
        <w:rPr>
          <w:rFonts w:hint="eastAsia"/>
        </w:rPr>
        <w:t>XY</w:t>
      </w:r>
      <w:r>
        <w:rPr>
          <w:rFonts w:hint="eastAsia"/>
        </w:rPr>
        <w:t>型相变同时发生；当</w:t>
      </w:r>
      <m:oMath>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eastAsia="MS Gothic" w:hAnsi="Cambria Math" w:cs="MS Gothic" w:hint="eastAsia"/>
              </w:rPr>
              <m:t>*</m:t>
            </m:r>
          </m:sub>
        </m:sSub>
      </m:oMath>
      <w:r>
        <w:rPr>
          <w:rFonts w:hint="eastAsia"/>
        </w:rPr>
        <w:t xml:space="preserve"> </w:t>
      </w:r>
      <w:r>
        <w:rPr>
          <w:rFonts w:hint="eastAsia"/>
        </w:rPr>
        <w:t>时，先发生相变，</w:t>
      </w:r>
      <w:proofErr w:type="spellStart"/>
      <w:r>
        <w:rPr>
          <w:rFonts w:hint="eastAsia"/>
        </w:rPr>
        <w:t>Ising</w:t>
      </w:r>
      <w:proofErr w:type="spellEnd"/>
      <w:r>
        <w:rPr>
          <w:rFonts w:hint="eastAsia"/>
        </w:rPr>
        <w:t>自旋和</w:t>
      </w:r>
      <w:r>
        <w:rPr>
          <w:rFonts w:hint="eastAsia"/>
        </w:rPr>
        <w:t>XY</w:t>
      </w:r>
      <w:r>
        <w:rPr>
          <w:rFonts w:hint="eastAsia"/>
        </w:rPr>
        <w:t>自旋同时由</w:t>
      </w:r>
      <w:proofErr w:type="gramStart"/>
      <w:r>
        <w:rPr>
          <w:rFonts w:hint="eastAsia"/>
        </w:rPr>
        <w:t>有序变</w:t>
      </w:r>
      <w:proofErr w:type="gramEnd"/>
      <w:r>
        <w:rPr>
          <w:rFonts w:hint="eastAsia"/>
        </w:rPr>
        <w:t>无序然后</w:t>
      </w:r>
      <w:proofErr w:type="spellStart"/>
      <w:r>
        <w:rPr>
          <w:rFonts w:hint="eastAsia"/>
        </w:rPr>
        <w:t>Ising</w:t>
      </w:r>
      <w:proofErr w:type="spellEnd"/>
      <w:r>
        <w:rPr>
          <w:rFonts w:hint="eastAsia"/>
        </w:rPr>
        <w:t>自旋再由无序变成反铁磁序。根据图</w:t>
      </w:r>
      <w:r>
        <w:rPr>
          <w:rFonts w:hint="eastAsia"/>
        </w:rPr>
        <w:t>2</w:t>
      </w:r>
      <w:r>
        <w:rPr>
          <w:rFonts w:hint="eastAsia"/>
        </w:rPr>
        <w:t>我们选定</w:t>
      </w:r>
      <w:r>
        <w:rPr>
          <w:rFonts w:hint="eastAsia"/>
        </w:rPr>
        <w:t>C=0.38</w:t>
      </w:r>
      <w:r>
        <w:rPr>
          <w:rFonts w:hint="eastAsia"/>
        </w:rPr>
        <w:t>分析</w:t>
      </w:r>
      <m:oMath>
        <m:r>
          <w:rPr>
            <w:rFonts w:ascii="Cambria Math" w:hAnsi="Cambria Math" w:hint="eastAsia"/>
          </w:rPr>
          <m:t>A</m:t>
        </m:r>
        <m:r>
          <w:rPr>
            <w:rFonts w:ascii="Cambria Math" w:hAnsi="Cambria Math"/>
          </w:rPr>
          <m:t>≠</m:t>
        </m:r>
        <m:r>
          <w:rPr>
            <w:rFonts w:ascii="Cambria Math" w:hAnsi="Cambria Math" w:hint="eastAsia"/>
          </w:rPr>
          <m:t>B</m:t>
        </m:r>
      </m:oMath>
      <w:r>
        <w:rPr>
          <w:rFonts w:hint="eastAsia"/>
        </w:rPr>
        <w:t>时该模型的相图；在各向异性极限下的情况，</w:t>
      </w:r>
      <w:r>
        <w:rPr>
          <w:rFonts w:hint="eastAsia"/>
        </w:rPr>
        <w:t>XY</w:t>
      </w:r>
      <w:r>
        <w:rPr>
          <w:rFonts w:hint="eastAsia"/>
        </w:rPr>
        <w:t>相变先于</w:t>
      </w:r>
      <w:proofErr w:type="spellStart"/>
      <w:r>
        <w:rPr>
          <w:rFonts w:hint="eastAsia"/>
        </w:rPr>
        <w:t>Ising</w:t>
      </w:r>
      <w:proofErr w:type="spellEnd"/>
      <w:r>
        <w:rPr>
          <w:rFonts w:hint="eastAsia"/>
        </w:rPr>
        <w:t>相变发生；随着</w:t>
      </w:r>
      <w:r>
        <w:rPr>
          <w:rFonts w:hint="eastAsia"/>
        </w:rPr>
        <w:t>B/A</w:t>
      </w:r>
      <w:r>
        <w:rPr>
          <w:rFonts w:hint="eastAsia"/>
        </w:rPr>
        <w:t>的增大</w:t>
      </w:r>
      <w:proofErr w:type="spellStart"/>
      <w:r>
        <w:rPr>
          <w:rFonts w:hint="eastAsia"/>
        </w:rPr>
        <w:t>Ising</w:t>
      </w:r>
      <w:proofErr w:type="spellEnd"/>
      <w:r>
        <w:rPr>
          <w:rFonts w:hint="eastAsia"/>
        </w:rPr>
        <w:t>相变与</w:t>
      </w:r>
      <w:r>
        <w:rPr>
          <w:rFonts w:hint="eastAsia"/>
        </w:rPr>
        <w:t>XY</w:t>
      </w:r>
      <w:r>
        <w:rPr>
          <w:rFonts w:hint="eastAsia"/>
        </w:rPr>
        <w:t>相变对应的</w:t>
      </w:r>
      <w:r>
        <w:rPr>
          <w:rFonts w:hint="eastAsia"/>
        </w:rPr>
        <w:t>A</w:t>
      </w:r>
      <w:r>
        <w:rPr>
          <w:rFonts w:hint="eastAsia"/>
        </w:rPr>
        <w:t>值</w:t>
      </w:r>
      <w:proofErr w:type="gramStart"/>
      <w:r>
        <w:rPr>
          <w:rFonts w:hint="eastAsia"/>
        </w:rPr>
        <w:t>逐渐近并相交</w:t>
      </w:r>
      <w:proofErr w:type="gramEnd"/>
      <w:r>
        <w:rPr>
          <w:rFonts w:hint="eastAsia"/>
        </w:rPr>
        <w:t>，此时两种相变同时发生；此后随着</w:t>
      </w:r>
      <w:r>
        <w:rPr>
          <w:rFonts w:hint="eastAsia"/>
        </w:rPr>
        <w:t>B/A</w:t>
      </w:r>
      <w:r>
        <w:rPr>
          <w:rFonts w:hint="eastAsia"/>
        </w:rPr>
        <w:t>的增大，</w:t>
      </w:r>
      <w:proofErr w:type="spellStart"/>
      <w:r>
        <w:rPr>
          <w:rFonts w:hint="eastAsia"/>
        </w:rPr>
        <w:t>Ising</w:t>
      </w:r>
      <w:proofErr w:type="spellEnd"/>
      <w:r>
        <w:rPr>
          <w:rFonts w:hint="eastAsia"/>
        </w:rPr>
        <w:t>相变要先于</w:t>
      </w:r>
      <w:r>
        <w:rPr>
          <w:rFonts w:hint="eastAsia"/>
        </w:rPr>
        <w:t>XY</w:t>
      </w:r>
      <w:r>
        <w:rPr>
          <w:rFonts w:hint="eastAsia"/>
        </w:rPr>
        <w:t>相变发生，待</w:t>
      </w:r>
      <w:r>
        <w:rPr>
          <w:rFonts w:hint="eastAsia"/>
        </w:rPr>
        <w:t>A=B</w:t>
      </w:r>
      <w:r>
        <w:rPr>
          <w:rFonts w:hint="eastAsia"/>
        </w:rPr>
        <w:t>时与各向同性极限的情况相重合。当</w:t>
      </w:r>
      <m:oMath>
        <m:r>
          <w:rPr>
            <w:rFonts w:ascii="Cambria Math" w:hAnsi="Cambria Math" w:hint="eastAsia"/>
          </w:rPr>
          <m:t>C=</m:t>
        </m:r>
        <m:r>
          <w:rPr>
            <w:rFonts w:ascii="Cambria Math" w:hAnsi="Cambria Math"/>
          </w:rPr>
          <m:t>0</m:t>
        </m:r>
      </m:oMath>
      <w:r>
        <w:rPr>
          <w:rFonts w:hint="eastAsia"/>
        </w:rPr>
        <w:t>时，在各向异性极限下的情况，</w:t>
      </w:r>
      <w:r>
        <w:rPr>
          <w:rFonts w:hint="eastAsia"/>
        </w:rPr>
        <w:t>XY</w:t>
      </w:r>
      <w:r>
        <w:rPr>
          <w:rFonts w:hint="eastAsia"/>
        </w:rPr>
        <w:t>相变先于</w:t>
      </w:r>
      <w:proofErr w:type="spellStart"/>
      <w:r>
        <w:rPr>
          <w:rFonts w:hint="eastAsia"/>
        </w:rPr>
        <w:t>Ising</w:t>
      </w:r>
      <w:proofErr w:type="spellEnd"/>
      <w:r>
        <w:rPr>
          <w:rFonts w:hint="eastAsia"/>
        </w:rPr>
        <w:t>相变发生；随着</w:t>
      </w:r>
      <w:r>
        <w:rPr>
          <w:rFonts w:hint="eastAsia"/>
        </w:rPr>
        <w:t>B/A</w:t>
      </w:r>
      <w:r>
        <w:rPr>
          <w:rFonts w:hint="eastAsia"/>
        </w:rPr>
        <w:t>的增大到某一值时</w:t>
      </w:r>
      <w:proofErr w:type="spellStart"/>
      <w:r>
        <w:rPr>
          <w:rFonts w:hint="eastAsia"/>
        </w:rPr>
        <w:t>Ising</w:t>
      </w:r>
      <w:proofErr w:type="spellEnd"/>
      <w:r>
        <w:rPr>
          <w:rFonts w:hint="eastAsia"/>
        </w:rPr>
        <w:t>相变与</w:t>
      </w:r>
      <w:r>
        <w:rPr>
          <w:rFonts w:hint="eastAsia"/>
        </w:rPr>
        <w:t>XY</w:t>
      </w:r>
      <w:r>
        <w:rPr>
          <w:rFonts w:hint="eastAsia"/>
        </w:rPr>
        <w:t>相变对应的</w:t>
      </w:r>
      <w:r>
        <w:rPr>
          <w:rFonts w:hint="eastAsia"/>
        </w:rPr>
        <w:t>A</w:t>
      </w:r>
      <w:r>
        <w:rPr>
          <w:rFonts w:hint="eastAsia"/>
        </w:rPr>
        <w:t>值</w:t>
      </w:r>
      <w:proofErr w:type="gramStart"/>
      <w:r>
        <w:rPr>
          <w:rFonts w:hint="eastAsia"/>
        </w:rPr>
        <w:t>逐渐近并相交</w:t>
      </w:r>
      <w:proofErr w:type="gramEnd"/>
      <w:r>
        <w:rPr>
          <w:rFonts w:hint="eastAsia"/>
        </w:rPr>
        <w:t>，此时两种相变同时发生；此后随着</w:t>
      </w:r>
      <w:r>
        <w:rPr>
          <w:rFonts w:hint="eastAsia"/>
        </w:rPr>
        <w:t>B/A</w:t>
      </w:r>
      <w:r>
        <w:rPr>
          <w:rFonts w:hint="eastAsia"/>
        </w:rPr>
        <w:t>的增大，两种</w:t>
      </w:r>
      <w:proofErr w:type="gramStart"/>
      <w:r>
        <w:rPr>
          <w:rFonts w:hint="eastAsia"/>
        </w:rPr>
        <w:t>相变仍一同</w:t>
      </w:r>
      <w:proofErr w:type="gramEnd"/>
      <w:r>
        <w:rPr>
          <w:rFonts w:hint="eastAsia"/>
        </w:rPr>
        <w:t>发生，待</w:t>
      </w:r>
      <w:r>
        <w:rPr>
          <w:rFonts w:hint="eastAsia"/>
        </w:rPr>
        <w:t>A=B</w:t>
      </w:r>
      <w:r>
        <w:rPr>
          <w:rFonts w:hint="eastAsia"/>
        </w:rPr>
        <w:t>时与各向同性极限的情况相重合。交换</w:t>
      </w:r>
      <w:r>
        <w:rPr>
          <w:rFonts w:hint="eastAsia"/>
        </w:rPr>
        <w:t>A</w:t>
      </w:r>
      <w:r>
        <w:rPr>
          <w:rFonts w:hint="eastAsia"/>
        </w:rPr>
        <w:t>和</w:t>
      </w:r>
      <w:r>
        <w:rPr>
          <w:rFonts w:hint="eastAsia"/>
        </w:rPr>
        <w:t>B</w:t>
      </w:r>
      <w:r>
        <w:rPr>
          <w:rFonts w:hint="eastAsia"/>
        </w:rPr>
        <w:t>相图是对称的。本章计算结果与前人的理论推导符合，可作为有力的支撑。</w:t>
      </w: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152464" w:rsidRDefault="00152464" w:rsidP="00F6124E">
      <w:pPr>
        <w:ind w:firstLine="480"/>
      </w:pPr>
    </w:p>
    <w:p w:rsidR="00F041A5" w:rsidRDefault="00000000">
      <w:pPr>
        <w:widowControl/>
        <w:spacing w:line="240" w:lineRule="auto"/>
        <w:ind w:firstLineChars="0" w:firstLine="0"/>
        <w:jc w:val="left"/>
      </w:pPr>
      <w:r>
        <w:br w:type="page"/>
      </w:r>
    </w:p>
    <w:p w:rsidR="00F041A5" w:rsidRDefault="00000000">
      <w:pPr>
        <w:pStyle w:val="1"/>
        <w:ind w:firstLine="640"/>
      </w:pPr>
      <w:bookmarkStart w:id="130" w:name="_Toc128817042"/>
      <w:r>
        <w:rPr>
          <w:rFonts w:hint="eastAsia"/>
        </w:rPr>
        <w:lastRenderedPageBreak/>
        <w:t>第五章</w:t>
      </w:r>
      <w:r>
        <w:rPr>
          <w:rFonts w:hint="eastAsia"/>
        </w:rPr>
        <w:t xml:space="preserve"> </w:t>
      </w:r>
      <w:r>
        <w:rPr>
          <w:rFonts w:hint="eastAsia"/>
        </w:rPr>
        <w:t>图神经网络生成</w:t>
      </w:r>
      <w:proofErr w:type="spellStart"/>
      <w:r>
        <w:rPr>
          <w:rFonts w:hint="eastAsia"/>
        </w:rPr>
        <w:t>IsingXY</w:t>
      </w:r>
      <w:proofErr w:type="spellEnd"/>
      <w:r>
        <w:rPr>
          <w:rFonts w:hint="eastAsia"/>
        </w:rPr>
        <w:t>模型</w:t>
      </w:r>
      <w:bookmarkEnd w:id="130"/>
    </w:p>
    <w:p w:rsidR="00F041A5" w:rsidRDefault="00000000">
      <w:pPr>
        <w:pStyle w:val="2"/>
      </w:pPr>
      <w:bookmarkStart w:id="131" w:name="_Toc128817043"/>
      <w:r>
        <w:rPr>
          <w:rFonts w:hint="eastAsia"/>
        </w:rPr>
        <w:t>5.1</w:t>
      </w:r>
      <w:r>
        <w:t xml:space="preserve"> </w:t>
      </w:r>
      <w:r>
        <w:rPr>
          <w:rFonts w:hint="eastAsia"/>
        </w:rPr>
        <w:t>引言</w:t>
      </w:r>
      <w:bookmarkEnd w:id="131"/>
    </w:p>
    <w:p w:rsidR="00F041A5" w:rsidRDefault="00000000">
      <w:pPr>
        <w:ind w:firstLine="480"/>
        <w:rPr>
          <w:rFonts w:ascii="宋体" w:hAnsi="宋体"/>
          <w:bCs/>
          <w:color w:val="FF0000"/>
          <w:szCs w:val="21"/>
        </w:rPr>
      </w:pPr>
      <w:r>
        <w:rPr>
          <w:rFonts w:ascii="宋体" w:hAnsi="宋体" w:hint="eastAsia"/>
          <w:bCs/>
          <w:szCs w:val="21"/>
        </w:rPr>
        <w:t>近年来，物理学家已经开始采用机器学习技术来研究相变</w:t>
      </w:r>
      <w:r>
        <w:rPr>
          <w:rFonts w:ascii="宋体" w:hAnsi="宋体"/>
          <w:bCs/>
          <w:szCs w:val="21"/>
        </w:rPr>
        <w:fldChar w:fldCharType="begin"/>
      </w:r>
      <w:r>
        <w:rPr>
          <w:rFonts w:ascii="宋体" w:hAnsi="宋体"/>
          <w:bCs/>
          <w:szCs w:val="21"/>
        </w:rPr>
        <w:instrText xml:space="preserve"> ADDIN ZOTERO_ITEM CSL_CITATION {"citationID":"rAnP0OBn","properties":{"formattedCitation":"\\super [17]\\nosupersub{}","plainCitation":"[17]","noteIndex":0},"citationItems":[{"id":141,"uris":["http://zotero.org/users/5757816/items/MQGH5JXW"],"itemData":{"id":141,"type":"article-journal","call-number":"25.375","container-title":"Advances in Physics","DOI":"10.1080/00018732.2017.1341604","ISSN":"0001-8732, 1460-6976","issue":"3","journalAbbreviation":"Advances in Physics","language":"en","page":"197-261","source":"1","title":"Inverse statistical problems: from the inverse Ising problem to data science","title-short":"Inverse statistical problems","volume":"66","author":[{"family":"Nguyen","given":"H. Chau"},{"family":"Zecchina","given":"Riccardo"},{"family":"Berg","given":"Johannes"}],"issued":{"date-parts":[["2017",7,3]]}}}],"schema":"https://github.com/citation-style-language/schema/raw/master/csl-citation.json"}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[17]</w:t>
      </w:r>
      <w:r>
        <w:rPr>
          <w:rFonts w:ascii="宋体" w:hAnsi="宋体"/>
          <w:bCs/>
          <w:szCs w:val="21"/>
        </w:rPr>
        <w:fldChar w:fldCharType="end"/>
      </w:r>
      <w:r>
        <w:rPr>
          <w:rFonts w:ascii="宋体" w:hAnsi="宋体" w:hint="eastAsia"/>
          <w:bCs/>
          <w:szCs w:val="21"/>
        </w:rPr>
        <w:t>。大多数任务都是通过监督学习算法来完成的</w:t>
      </w:r>
      <w:r>
        <w:rPr>
          <w:rFonts w:ascii="宋体" w:hAnsi="宋体"/>
          <w:bCs/>
          <w:szCs w:val="21"/>
        </w:rPr>
        <w:fldChar w:fldCharType="begin"/>
      </w:r>
      <w:r>
        <w:rPr>
          <w:rFonts w:ascii="宋体" w:hAnsi="宋体"/>
          <w:bCs/>
          <w:szCs w:val="21"/>
        </w:rPr>
        <w:instrText xml:space="preserve"> ADDIN ZOTERO_ITEM CSL_CITATION {"citationID":"QF3GFsCw","properties":{"formattedCitation":"\\super [18]\\nosupersub{}","plainCitation":"[18]","noteIndex":0},"citationItems":[{"id":147,"uris":["http://zotero.org/users/5757816/items/XSAF3VS7"],"itemData":{"id":147,"type":"article-journal","call-number":"4.036","container-title":"Physical Review B","DOI":"10.1103/PhysRevB.99.075113","ISSN":"2469-9950, 2469-9969","issue":"7","journalAbbreviation":"Phys. Rev. B","language":"en","page":"075113","source":"2","title":"Super-resolving the Ising model with convolutional neural networks","volume":"99","author":[{"family":"Efthymiou","given":"Stavros"},{"family":"Beach","given":"Matthew J. S."},{"family":"Melko","given":"Roger G."}],"issued":{"date-parts":[["2019",2,6]]}}}],"schema":"https://github.com/citation-style-language/schema/raw/master/csl-citation.json"}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[18]</w:t>
      </w:r>
      <w:r>
        <w:rPr>
          <w:rFonts w:ascii="宋体" w:hAnsi="宋体"/>
          <w:bCs/>
          <w:szCs w:val="21"/>
        </w:rPr>
        <w:fldChar w:fldCharType="end"/>
      </w:r>
      <w:r>
        <w:rPr>
          <w:rFonts w:ascii="宋体" w:hAnsi="宋体" w:hint="eastAsia"/>
          <w:bCs/>
          <w:szCs w:val="21"/>
        </w:rPr>
        <w:t>。在有监督学习中，算法是对带标签的数据进行训练，将标签分配给数据点。经过成功的训练，可以对以前未见数据的标签进行高精度的预测。除了有监督学习外，还有一些无监督学习算法可以在无标签数据中找到结构。已经有可能使用无监督的学习技术来重现伊辛模型的蒙特卡罗采样状态</w:t>
      </w:r>
      <w:r>
        <w:rPr>
          <w:rFonts w:ascii="宋体" w:hAnsi="宋体"/>
          <w:bCs/>
          <w:szCs w:val="21"/>
        </w:rPr>
        <w:fldChar w:fldCharType="begin"/>
      </w:r>
      <w:r>
        <w:rPr>
          <w:rFonts w:ascii="宋体" w:hAnsi="宋体"/>
          <w:bCs/>
          <w:szCs w:val="21"/>
        </w:rPr>
        <w:instrText xml:space="preserve"> ADDIN ZOTERO_ITEM CSL_CITATION {"citationID":"lTN4Em9M","properties":{"formattedCitation":"\\super [19]\\nosupersub{}","plainCitation":"[19]","noteIndex":0},"citationItems":[{"id":127,"uris":["http://zotero.org/users/5757816/items/I2Z2QSPK"],"itemData":{"id":127,"type":"article-journal","call-number":"2.529","container-title":"Physical Review E","DOI":"10.1103/PhysRevE.96.022140","ISSN":"2470-0045, 2470-0053","issue":"2","journalAbbreviation":"Phys. Rev. E","language":"en","page":"022140","source":"3","title":"Unsupervised learning of phase transitions: From principal component analysis to variational autoencoders","title-short":"Unsupervised learning of phase transitions","volume":"96","author":[{"family":"Wetzel","given":"Sebastian J."}],"issued":{"date-parts":[["2017",8,18]]}}}],"schema":"https://github.com/citation-style-language/schema/raw/master/csl-citation.json"}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[19]</w:t>
      </w:r>
      <w:r>
        <w:rPr>
          <w:rFonts w:ascii="宋体" w:hAnsi="宋体"/>
          <w:bCs/>
          <w:szCs w:val="21"/>
        </w:rPr>
        <w:fldChar w:fldCharType="end"/>
      </w:r>
      <w:r>
        <w:rPr>
          <w:rFonts w:ascii="宋体" w:hAnsi="宋体" w:hint="eastAsia"/>
          <w:bCs/>
          <w:szCs w:val="21"/>
        </w:rPr>
        <w:t>，以无监督的方式发现相变已经成为主流。全连接神经网络(Fully Connected Neural Network)</w:t>
      </w:r>
      <w:r>
        <w:rPr>
          <w:rFonts w:ascii="宋体" w:hAnsi="宋体"/>
          <w:bCs/>
          <w:szCs w:val="21"/>
        </w:rPr>
        <w:fldChar w:fldCharType="begin"/>
      </w:r>
      <w:r>
        <w:rPr>
          <w:rFonts w:ascii="宋体" w:hAnsi="宋体"/>
          <w:bCs/>
          <w:szCs w:val="21"/>
        </w:rPr>
        <w:instrText xml:space="preserve"> ADDIN ZOTERO_ITEM CSL_CITATION {"citationID":"Fuin9sAD","properties":{"formattedCitation":"\\super [20]\\nosupersub{}","plainCitation":"[20]","noteIndex":0},"citationItems":[{"id":293,"uris":["http://zotero.org/users/5757816/items/LX3X5H9Y"],"itemData":{"id":293,"type":"paper-conference","event-title":"Proceedings of the IEEE Conference on Computer Vision and Pattern Recognition","page":"3431-3440","source":"openaccess.thecvf.com","title":"Fully Convolutional Networks for Semantic Segmentation","URL":"https://openaccess.thecvf.com/content_cvpr_2015/html/Long_Fully_Convolutional_Networks_2015_CVPR_paper.html","author":[{"family":"Long","given":"Jonathan"},{"family":"Shelhamer","given":"Evan"},{"family":"Darrell","given":"Trevor"}],"accessed":{"date-parts":[["2022",4,25]]},"issued":{"date-parts":[["2015"]]}}}],"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[20]</w:t>
      </w:r>
      <w:r>
        <w:rPr>
          <w:rFonts w:ascii="宋体" w:hAnsi="宋体"/>
          <w:bCs/>
          <w:szCs w:val="21"/>
        </w:rPr>
        <w:fldChar w:fldCharType="end"/>
      </w:r>
      <w:r>
        <w:rPr>
          <w:rFonts w:ascii="宋体" w:hAnsi="宋体" w:hint="eastAsia"/>
          <w:bCs/>
          <w:szCs w:val="21"/>
        </w:rPr>
        <w:t>、卷积神经网络（Convolution Neural Networks，C</w:t>
      </w:r>
      <w:r>
        <w:rPr>
          <w:rFonts w:ascii="宋体" w:hAnsi="宋体"/>
          <w:bCs/>
          <w:szCs w:val="21"/>
        </w:rPr>
        <w:t>NN</w:t>
      </w:r>
      <w:r>
        <w:rPr>
          <w:rFonts w:ascii="宋体" w:hAnsi="宋体" w:hint="eastAsia"/>
          <w:bCs/>
          <w:szCs w:val="21"/>
        </w:rPr>
        <w:t>）</w:t>
      </w:r>
      <w:r>
        <w:rPr>
          <w:rFonts w:ascii="宋体" w:hAnsi="宋体"/>
          <w:bCs/>
          <w:szCs w:val="21"/>
        </w:rPr>
        <w:fldChar w:fldCharType="begin"/>
      </w:r>
      <w:r>
        <w:rPr>
          <w:rFonts w:ascii="宋体" w:hAnsi="宋体"/>
          <w:bCs/>
          <w:szCs w:val="21"/>
        </w:rPr>
        <w:instrText xml:space="preserve"> ADDIN ZOTERO_ITEM CSL_CITATION {"citationID":"lcqvxUT7","properties":{"formattedCitation":"\\super [21]\\nosupersub{}","plainCitation":"[21]","noteIndex":0},"citationItems":[{"id":68,"uris":["http://zotero.org/users/5757816/items/ACE82XW7"],"itemData":{"id":68,"type":"article-journal","abstract":"We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w:instrText>
      </w:r>
      <w:r>
        <w:rPr>
          <w:rFonts w:ascii="MS Mincho" w:eastAsia="MS Mincho" w:hAnsi="MS Mincho" w:cs="MS Mincho" w:hint="eastAsia"/>
          <w:bCs/>
          <w:szCs w:val="21"/>
        </w:rPr>
        <w:instrText>ﬁ</w:instrText>
      </w:r>
      <w:r>
        <w:rPr>
          <w:rFonts w:ascii="宋体" w:hAnsi="宋体"/>
          <w:bCs/>
          <w:szCs w:val="21"/>
        </w:rPr>
        <w:instrText xml:space="preserve">ve convolutional layers, some of which are followed by max-pooling layers, and three fully-connected layers with a </w:instrText>
      </w:r>
      <w:r>
        <w:rPr>
          <w:rFonts w:ascii="MS Mincho" w:eastAsia="MS Mincho" w:hAnsi="MS Mincho" w:cs="MS Mincho" w:hint="eastAsia"/>
          <w:bCs/>
          <w:szCs w:val="21"/>
        </w:rPr>
        <w:instrText>ﬁ</w:instrText>
      </w:r>
      <w:r>
        <w:rPr>
          <w:rFonts w:ascii="宋体" w:hAnsi="宋体"/>
          <w:bCs/>
          <w:szCs w:val="21"/>
        </w:rPr>
        <w:instrText>nal 1000-way softmax. To make training faster, we used non-saturating neurons and a very ef</w:instrText>
      </w:r>
      <w:r>
        <w:rPr>
          <w:rFonts w:ascii="MS Mincho" w:eastAsia="MS Mincho" w:hAnsi="MS Mincho" w:cs="MS Mincho" w:hint="eastAsia"/>
          <w:bCs/>
          <w:szCs w:val="21"/>
        </w:rPr>
        <w:instrText>ﬁ</w:instrText>
      </w:r>
      <w:r>
        <w:rPr>
          <w:rFonts w:ascii="宋体" w:hAnsi="宋体"/>
          <w:bCs/>
          <w:szCs w:val="21"/>
        </w:rPr>
        <w:instrText>cient GPU implementation of the convolution operation. To reduce over</w:instrText>
      </w:r>
      <w:r>
        <w:rPr>
          <w:rFonts w:ascii="MS Mincho" w:eastAsia="MS Mincho" w:hAnsi="MS Mincho" w:cs="MS Mincho" w:hint="eastAsia"/>
          <w:bCs/>
          <w:szCs w:val="21"/>
        </w:rPr>
        <w:instrText>ﬁ</w:instrText>
      </w:r>
      <w:r>
        <w:rPr>
          <w:rFonts w:ascii="宋体" w:hAnsi="宋体"/>
          <w:bCs/>
          <w:szCs w:val="21"/>
        </w:rPr>
        <w:instrText xml:space="preserve">tting in the fully-connected layers we employed a recently-developed regularization method called </w:instrText>
      </w:r>
      <w:r>
        <w:rPr>
          <w:rFonts w:ascii="宋体" w:eastAsia="宋体" w:hAnsi="宋体" w:hint="eastAsia"/>
          <w:bCs/>
          <w:szCs w:val="21"/>
        </w:rPr>
        <w:instrText>“</w:instrText>
      </w:r>
      <w:r>
        <w:rPr>
          <w:rFonts w:ascii="宋体" w:hAnsi="宋体"/>
          <w:bCs/>
          <w:szCs w:val="21"/>
        </w:rPr>
        <w:instrText>dropout</w:instrText>
      </w:r>
      <w:r>
        <w:rPr>
          <w:rFonts w:ascii="宋体" w:eastAsia="宋体" w:hAnsi="宋体" w:hint="eastAsia"/>
          <w:bCs/>
          <w:szCs w:val="21"/>
        </w:rPr>
        <w:instrText>”</w:instrText>
      </w:r>
      <w:r>
        <w:rPr>
          <w:rFonts w:ascii="宋体" w:hAnsi="宋体"/>
          <w:bCs/>
          <w:szCs w:val="21"/>
        </w:rPr>
        <w:instrText xml:space="preserve"> that proved to be very effective. We also entered a variant of this model in the ILSVRC-2012 competition and achieved a winning top-5 test error rate of 15.3%, compared to 26.2% achieved by the second-best entry.","call-number":"4.654","container-title":"Communications of the ACM","DOI":"10.1145/3065386","ISSN":"0001-0782, 1557-7317","issue":"6","journalAbbreviation":"Commun. ACM","language":"en","page":"84-90","source":"4","title":"ImageNet classification with deep convolutional neural networks","volume":"60","author":[{"family":"Krizhevsky","given":"Alex"},{"family":"Sutskever","given":"Ilya"},{"family":"Hinton","given":"Geoffrey E."}],"issued":{"date-parts":[["2017",5,24]]}}}],"schema":"https://github.com/citation-style-language/schema/raw/master/csl-citation.json"}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[21]</w:t>
      </w:r>
      <w:r>
        <w:rPr>
          <w:rFonts w:ascii="宋体" w:hAnsi="宋体"/>
          <w:bCs/>
          <w:szCs w:val="21"/>
        </w:rPr>
        <w:fldChar w:fldCharType="end"/>
      </w:r>
      <w:r>
        <w:rPr>
          <w:rFonts w:ascii="宋体" w:hAnsi="宋体" w:hint="eastAsia"/>
          <w:bCs/>
          <w:szCs w:val="21"/>
        </w:rPr>
        <w:t>、变分自编码器（</w:t>
      </w:r>
      <w:r>
        <w:rPr>
          <w:rFonts w:ascii="宋体" w:hAnsi="宋体"/>
          <w:bCs/>
          <w:szCs w:val="21"/>
        </w:rPr>
        <w:t>Variational Auto Encoder</w:t>
      </w:r>
      <w:r>
        <w:rPr>
          <w:rFonts w:ascii="宋体" w:hAnsi="宋体" w:hint="eastAsia"/>
          <w:bCs/>
          <w:szCs w:val="21"/>
        </w:rPr>
        <w:t>，V</w:t>
      </w:r>
      <w:r>
        <w:rPr>
          <w:rFonts w:ascii="宋体" w:hAnsi="宋体"/>
          <w:bCs/>
          <w:szCs w:val="21"/>
        </w:rPr>
        <w:t>AE）</w:t>
      </w:r>
      <w:r>
        <w:rPr>
          <w:rFonts w:ascii="宋体" w:hAnsi="宋体"/>
          <w:bCs/>
          <w:szCs w:val="21"/>
        </w:rPr>
        <w:fldChar w:fldCharType="begin"/>
      </w:r>
      <w:r>
        <w:rPr>
          <w:rFonts w:ascii="宋体" w:hAnsi="宋体"/>
          <w:bCs/>
          <w:szCs w:val="21"/>
        </w:rPr>
        <w:instrText xml:space="preserve"> ADDIN ZOTERO_ITEM CSL_CITATION {"citationID":"lE6wOye1","properties":{"formattedCitation":"\\super [22]\\nosupersub{}","plainCitation":"[22]","noteIndex":0},"citationItems":[{"id":287,"uris":["http://zotero.org/users/5757816/items/XUQD25RT"],"itemData":{"id":287,"type":"article-journal","abstract":"How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results.","DOI":"10.48550/arXiv.1312.6114","language":"en","title":"Auto-Encoding Variational Bayes","URL":"https://arxiv.53yu.com/abs/1312.6114v10","author":[{"family":"Kingma","given":"Diederik P."},{"family":"Welling","given":"Max"}],"accessed":{"date-parts":[["2022",4,25]]},"issued":{"date-parts":[["2013",12,20]]}}}],"schema":"https://github.com/citation-style-language/schema/raw/master/csl-citation.json"}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[22]</w:t>
      </w:r>
      <w:r>
        <w:rPr>
          <w:rFonts w:ascii="宋体" w:hAnsi="宋体"/>
          <w:bCs/>
          <w:szCs w:val="21"/>
        </w:rPr>
        <w:fldChar w:fldCharType="end"/>
      </w:r>
      <w:r>
        <w:rPr>
          <w:rFonts w:ascii="宋体" w:hAnsi="宋体" w:hint="eastAsia"/>
          <w:bCs/>
          <w:szCs w:val="21"/>
        </w:rPr>
        <w:t>、生成对抗网络（</w:t>
      </w:r>
      <w:r>
        <w:rPr>
          <w:rFonts w:ascii="宋体" w:hAnsi="宋体"/>
          <w:bCs/>
          <w:szCs w:val="21"/>
        </w:rPr>
        <w:t>Generative Adversarial Network</w:t>
      </w:r>
      <w:r>
        <w:rPr>
          <w:rFonts w:ascii="宋体" w:hAnsi="宋体" w:hint="eastAsia"/>
          <w:bCs/>
          <w:szCs w:val="21"/>
        </w:rPr>
        <w:t>，G</w:t>
      </w:r>
      <w:r>
        <w:rPr>
          <w:rFonts w:ascii="宋体" w:hAnsi="宋体"/>
          <w:bCs/>
          <w:szCs w:val="21"/>
        </w:rPr>
        <w:t>AN）</w:t>
      </w:r>
      <w:r>
        <w:rPr>
          <w:rFonts w:ascii="宋体" w:hAnsi="宋体"/>
          <w:bCs/>
          <w:szCs w:val="21"/>
        </w:rPr>
        <w:fldChar w:fldCharType="begin"/>
      </w:r>
      <w:r>
        <w:rPr>
          <w:rFonts w:ascii="宋体" w:hAnsi="宋体"/>
          <w:bCs/>
          <w:szCs w:val="21"/>
        </w:rPr>
        <w:instrText xml:space="preserve"> ADDIN ZOTERO_ITEM CSL_CITATION {"citationID":"PFES2Ygr","properties":{"formattedCitation":"\\super [23]\\nosupersub{}","plainCitation":"[23]","noteIndex":0},"citationItems":[{"id":465,"uris":["http://zotero.org/users/5757816/items/HENL7XX3"],"itemData":{"id":465,"type":"article","abstract":"We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samples.","language":"en","note":"arXiv:1406.2661 [cs, stat]","number":"arXiv:1406.2661","publisher":"arXiv","source":"arXiv.org","title":"Generative Adversarial Networks","URL":"http://arxiv.org/abs/1406.2661","author":[{"family":"Goodfellow","given":"Ian J."},{"family":"Pouget-Abadie","given":"Jean"},{"family":"Mirza","given":"Mehdi"},{"family":"Xu","given":"Bing"},{"family":"Warde-Farley","given":"David"},{"family":"Ozair","given":"Sherjil"},{"family":"Courville","given":"Aaron"},{"family":"Bengio","given":"Yoshua"}],"accessed":{"date-parts":[["2023",2,15]]},"issued":{"date-parts":[["2014",6,10]]}}}],"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[23]</w:t>
      </w:r>
      <w:r>
        <w:rPr>
          <w:rFonts w:ascii="宋体" w:hAnsi="宋体"/>
          <w:bCs/>
          <w:szCs w:val="21"/>
        </w:rPr>
        <w:fldChar w:fldCharType="end"/>
      </w:r>
      <w:r>
        <w:rPr>
          <w:rFonts w:ascii="宋体" w:hAnsi="宋体" w:hint="eastAsia"/>
          <w:bCs/>
          <w:szCs w:val="21"/>
        </w:rPr>
        <w:t>等都在</w:t>
      </w:r>
      <w:proofErr w:type="spellStart"/>
      <w:r>
        <w:rPr>
          <w:rFonts w:ascii="宋体" w:hAnsi="宋体" w:hint="eastAsia"/>
          <w:bCs/>
          <w:szCs w:val="21"/>
        </w:rPr>
        <w:t>Ising</w:t>
      </w:r>
      <w:proofErr w:type="spellEnd"/>
      <w:r>
        <w:rPr>
          <w:rFonts w:ascii="宋体" w:hAnsi="宋体" w:hint="eastAsia"/>
          <w:bCs/>
          <w:szCs w:val="21"/>
        </w:rPr>
        <w:t>模型的模拟上广泛应用</w:t>
      </w:r>
      <w:r>
        <w:rPr>
          <w:rFonts w:ascii="宋体" w:hAnsi="宋体"/>
          <w:bCs/>
          <w:szCs w:val="21"/>
        </w:rPr>
        <w:fldChar w:fldCharType="begin"/>
      </w:r>
      <w:r>
        <w:rPr>
          <w:rFonts w:ascii="宋体" w:hAnsi="宋体"/>
          <w:bCs/>
          <w:szCs w:val="21"/>
        </w:rPr>
        <w:instrText xml:space="preserve"> ADDIN ZOTERO_ITEM CSL_CITATION {"citationID":"Y6cAbjmR","properties":{"formattedCitation":"\\super [24]\\nosupersub{}","plainCitation":"[24]","noteIndex":0},"citationItems":[{"id":34,"uris":["http://zotero.org/users/5757816/items/9TIURGD4"],"itemData":{"id":34,"type":"article-journal","container-title":"Physical Review Research","DOI":"10.1103/PhysRevResearch.2.023266","ISSN":"2643-1564","issue":"2","journalAbbreviation":"Phys. Rev. Research","language":"en","page":"023266","title":"Learning the Ising model with generative neural networks","volume":"2","author":[{"family":"D'Angelo","given":"Francesco"},{"family":"Böttcher","given":"Lucas"}],"issued":{"date-parts":[["2020",6,2]]}}}],"schema":"https://github.com/citation-style-language/schema/raw/master/csl-citation.json"}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[24]</w:t>
      </w:r>
      <w:r>
        <w:rPr>
          <w:rFonts w:ascii="宋体" w:hAnsi="宋体"/>
          <w:bCs/>
          <w:szCs w:val="21"/>
        </w:rPr>
        <w:fldChar w:fldCharType="end"/>
      </w:r>
      <w:r>
        <w:rPr>
          <w:rFonts w:ascii="宋体" w:hAnsi="宋体" w:hint="eastAsia"/>
          <w:bCs/>
          <w:szCs w:val="21"/>
        </w:rPr>
        <w:t>，并取得了不错的效果。但是这些模型在训练时都无法兼顾物理模型分子与分子之间的相互作用和分子之间边的影响，同时很多物理模型的微观结构是不规则的，生成模型的泛用性差一般只能适应一种温度下的一种尺寸。这就需要一种能考虑非结构化数据，并且能考虑节点与节点、节点与边的关系的深度神经网络。</w:t>
      </w:r>
    </w:p>
    <w:p w:rsidR="00F041A5" w:rsidRPr="003B118D" w:rsidRDefault="00000000">
      <w:pPr>
        <w:ind w:firstLine="480"/>
        <w:rPr>
          <w:rFonts w:ascii="宋体" w:hAnsi="宋体"/>
          <w:bCs/>
          <w:color w:val="FF0000"/>
          <w:szCs w:val="21"/>
        </w:rPr>
      </w:pPr>
      <w:r>
        <w:rPr>
          <w:rFonts w:ascii="宋体" w:hAnsi="宋体" w:hint="eastAsia"/>
          <w:bCs/>
          <w:szCs w:val="21"/>
        </w:rPr>
        <w:t>幸运的是近年来，深度学习领域关于图神经网络（Graph Neural Networks，GNN）的研究热情日益高涨</w:t>
      </w:r>
      <w:r>
        <w:rPr>
          <w:rFonts w:ascii="宋体" w:hAnsi="宋体"/>
          <w:bCs/>
          <w:szCs w:val="21"/>
        </w:rPr>
        <w:fldChar w:fldCharType="begin"/>
      </w:r>
      <w:r>
        <w:rPr>
          <w:rFonts w:ascii="宋体" w:hAnsi="宋体"/>
          <w:bCs/>
          <w:szCs w:val="21"/>
        </w:rPr>
        <w:instrText xml:space="preserve"> ADDIN ZOTERO_ITEM CSL_CITATION {"citationID":"AmVEjtCt","properties":{"formattedCitation":"\\super [25]\\nosupersub{}","plainCitation":"[25]","noteIndex":0},"citationItems":[{"id":48,"uris":["http://zotero.org/users/5757816/items/LXTJSHRM"],"itemData":{"id":48,"type":"article-journal","abstract":"We present a scalable approach for semi-supervised learning on graph-structured data that is based on an ef</w:instrText>
      </w:r>
      <w:r>
        <w:rPr>
          <w:rFonts w:ascii="MS Mincho" w:eastAsia="MS Mincho" w:hAnsi="MS Mincho" w:cs="MS Mincho" w:hint="eastAsia"/>
          <w:bCs/>
          <w:szCs w:val="21"/>
        </w:rPr>
        <w:instrText>ﬁ</w:instrText>
      </w:r>
      <w:r>
        <w:rPr>
          <w:rFonts w:ascii="宋体" w:hAnsi="宋体"/>
          <w:bCs/>
          <w:szCs w:val="21"/>
        </w:rPr>
        <w:instrText xml:space="preserve">cient variant of convolutional neural networks which operate directly on graphs. We motivate the choice of our convolutional architecture via a localized </w:instrText>
      </w:r>
      <w:r>
        <w:rPr>
          <w:rFonts w:ascii="MS Mincho" w:eastAsia="MS Mincho" w:hAnsi="MS Mincho" w:cs="MS Mincho" w:hint="eastAsia"/>
          <w:bCs/>
          <w:szCs w:val="21"/>
        </w:rPr>
        <w:instrText>ﬁ</w:instrText>
      </w:r>
      <w:r>
        <w:rPr>
          <w:rFonts w:ascii="宋体" w:hAnsi="宋体"/>
          <w:bCs/>
          <w:szCs w:val="21"/>
        </w:rPr>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Pr>
          <w:rFonts w:ascii="MS Mincho" w:eastAsia="MS Mincho" w:hAnsi="MS Mincho" w:cs="MS Mincho" w:hint="eastAsia"/>
          <w:bCs/>
          <w:szCs w:val="21"/>
        </w:rPr>
        <w:instrText>ﬁ</w:instrText>
      </w:r>
      <w:r>
        <w:rPr>
          <w:rFonts w:ascii="宋体" w:hAnsi="宋体"/>
          <w:bCs/>
          <w:szCs w:val="21"/>
        </w:rPr>
        <w:instrText xml:space="preserve">cant margin.","container-title":"arXiv:1609.02907 [cs, stat]","language":"en","note":"arXiv: 1609.02907","title":"Semi-Supervised Classification with Graph Convolutional Networks","URL":"http://arxiv.org/abs/1609.02907","author":[{"family":"Kipf","given":"Thomas N."},{"family":"Welling","given":"Max"}],"accessed":{"date-parts":[["2021",12,10]]},"issued":{"date-parts":[["2017",2,22]]}}}],"schema":"https://github.com/citation-style-language/schema/raw/master/csl-citation.json"}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[25]</w:t>
      </w:r>
      <w:r>
        <w:rPr>
          <w:rFonts w:ascii="宋体" w:hAnsi="宋体"/>
          <w:bCs/>
          <w:szCs w:val="21"/>
        </w:rPr>
        <w:fldChar w:fldCharType="end"/>
      </w:r>
      <w:r>
        <w:rPr>
          <w:rFonts w:ascii="宋体" w:hAnsi="宋体" w:hint="eastAsia"/>
          <w:bCs/>
          <w:szCs w:val="21"/>
        </w:rPr>
        <w:t>，GNN处理非结构化数据的出色能力使得其在物理、生物、化学方面的应用尤为突出</w:t>
      </w:r>
      <w:r>
        <w:rPr>
          <w:rFonts w:ascii="宋体" w:hAnsi="宋体"/>
          <w:bCs/>
          <w:szCs w:val="21"/>
        </w:rPr>
        <w:fldChar w:fldCharType="begin"/>
      </w:r>
      <w:r>
        <w:rPr>
          <w:rFonts w:ascii="宋体" w:hAnsi="宋体"/>
          <w:bCs/>
          <w:szCs w:val="21"/>
        </w:rPr>
        <w:instrText xml:space="preserve"> ADDIN ZOTERO_ITEM CSL_CITATION {"citationID":"p4TN7ivC","properties":{"formattedCitation":"\\super [26]\\nosupersub{}","plainCitation":"[26]","noteIndex":0},"citationItems":[{"id":89,"uris":["http://zotero.org/users/5757816/items/D5DFY6RY"],"itemData":{"id":89,"type":"article-journal","abstract":"Deep generative models for graph-structured data offer a new angle on the problem of chemical synthesis: by optimizing differentiable models that directly generate molecular graphs, it is possible to side-step expensive search procedures in the discrete and vast space of chemical structures. We introduce MolGAN, an implicit, likelihoodfree generative model for small molecular graphs that circumvents the need for expensive graph matching procedures or node ordering heuristics of previous likelihood-based methods. Our method adapts generative adversarial networks (GANs) to operate directly on graph-structured data. We combine our approach with a reinforcement learning objective to encourage the generation of molecules with speci</w:instrText>
      </w:r>
      <w:r>
        <w:rPr>
          <w:rFonts w:ascii="MS Mincho" w:eastAsia="MS Mincho" w:hAnsi="MS Mincho" w:cs="MS Mincho" w:hint="eastAsia"/>
          <w:bCs/>
          <w:szCs w:val="21"/>
        </w:rPr>
        <w:instrText>ﬁ</w:instrText>
      </w:r>
      <w:r>
        <w:rPr>
          <w:rFonts w:ascii="宋体" w:hAnsi="宋体"/>
          <w:bCs/>
          <w:szCs w:val="21"/>
        </w:rPr>
        <w:instrText xml:space="preserve">c desired chemical properties. In experiments on the QM9 chemical database, we demonstrate that our model is capable of generating close to 100% valid compounds. MolGAN compares favorably both to recent proposals that use string-based (SMILES) representations of molecules and to a likelihoodbased method that directly generates graphs, albeit being susceptible to mode collapse.","container-title":"arXiv:1805.11973 [cs, stat]","language":"en","note":"arXiv: 1805.11973","title":"MolGAN: An implicit generative model for small molecular graphs","title-short":"MolGAN","URL":"http://arxiv.org/abs/1805.11973","author":[{"family":"De Cao","given":"Nicola"},{"family":"Kipf","given":"Thomas"}],"accessed":{"date-parts":[["2021",12,15]]},"issued":{"date-parts":[["2018",5,30]]}}}],"schema":"https://github.com/citation-style-language/schema/raw/master/csl-citation.json"}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[26]</w:t>
      </w:r>
      <w:r>
        <w:rPr>
          <w:rFonts w:ascii="宋体" w:hAnsi="宋体"/>
          <w:bCs/>
          <w:szCs w:val="21"/>
        </w:rPr>
        <w:fldChar w:fldCharType="end"/>
      </w:r>
      <w:r>
        <w:rPr>
          <w:rFonts w:ascii="宋体" w:hAnsi="宋体" w:hint="eastAsia"/>
          <w:bCs/>
          <w:szCs w:val="21"/>
        </w:rPr>
        <w:t>。</w:t>
      </w:r>
      <w:proofErr w:type="spellStart"/>
      <w:r>
        <w:rPr>
          <w:rFonts w:ascii="宋体" w:hAnsi="宋体" w:hint="eastAsia"/>
          <w:bCs/>
          <w:szCs w:val="21"/>
        </w:rPr>
        <w:t>Ising</w:t>
      </w:r>
      <w:r>
        <w:rPr>
          <w:rFonts w:ascii="宋体" w:hAnsi="宋体"/>
          <w:bCs/>
          <w:szCs w:val="21"/>
        </w:rPr>
        <w:t>XY</w:t>
      </w:r>
      <w:proofErr w:type="spellEnd"/>
      <w:r>
        <w:rPr>
          <w:rFonts w:ascii="宋体" w:hAnsi="宋体" w:hint="eastAsia"/>
          <w:bCs/>
          <w:szCs w:val="21"/>
        </w:rPr>
        <w:t>模型本质上也是一种图结构，图卷积网络(Graph Convolution Networks，G</w:t>
      </w:r>
      <w:r>
        <w:rPr>
          <w:rFonts w:ascii="宋体" w:hAnsi="宋体"/>
          <w:bCs/>
          <w:szCs w:val="21"/>
        </w:rPr>
        <w:t>CN</w:t>
      </w:r>
      <w:r>
        <w:rPr>
          <w:rFonts w:ascii="宋体" w:hAnsi="宋体" w:hint="eastAsia"/>
          <w:bCs/>
          <w:szCs w:val="21"/>
        </w:rPr>
        <w:t>)</w:t>
      </w:r>
      <w:r>
        <w:rPr>
          <w:rFonts w:ascii="宋体" w:hAnsi="宋体"/>
          <w:bCs/>
          <w:szCs w:val="21"/>
        </w:rPr>
        <w:fldChar w:fldCharType="begin"/>
      </w:r>
      <w:r>
        <w:rPr>
          <w:rFonts w:ascii="宋体" w:hAnsi="宋体"/>
          <w:bCs/>
          <w:szCs w:val="21"/>
        </w:rPr>
        <w:instrText xml:space="preserve"> ADDIN ZOTERO_ITEM CSL_CITATION {"citationID":"x5OylaxD","properties":{"formattedCitation":"\\super [25]\\nosupersub{}","plainCitation":"[25]","noteIndex":0},"citationItems":[{"id":48,"uris":["http://zotero.org/users/5757816/items/LXTJSHRM"],"itemData":{"id":48,"type":"article-journal","abstract":"We present a scalable approach for semi-supervised learning on graph-structured data that is based on an ef</w:instrText>
      </w:r>
      <w:r>
        <w:rPr>
          <w:rFonts w:ascii="MS Mincho" w:eastAsia="MS Mincho" w:hAnsi="MS Mincho" w:cs="MS Mincho" w:hint="eastAsia"/>
          <w:bCs/>
          <w:szCs w:val="21"/>
        </w:rPr>
        <w:instrText>ﬁ</w:instrText>
      </w:r>
      <w:r>
        <w:rPr>
          <w:rFonts w:ascii="宋体" w:hAnsi="宋体"/>
          <w:bCs/>
          <w:szCs w:val="21"/>
        </w:rPr>
        <w:instrText xml:space="preserve">cient variant of convolutional neural networks which operate directly on graphs. We motivate the choice of our convolutional architecture via a localized </w:instrText>
      </w:r>
      <w:r>
        <w:rPr>
          <w:rFonts w:ascii="MS Mincho" w:eastAsia="MS Mincho" w:hAnsi="MS Mincho" w:cs="MS Mincho" w:hint="eastAsia"/>
          <w:bCs/>
          <w:szCs w:val="21"/>
        </w:rPr>
        <w:instrText>ﬁ</w:instrText>
      </w:r>
      <w:r>
        <w:rPr>
          <w:rFonts w:ascii="宋体" w:hAnsi="宋体"/>
          <w:bCs/>
          <w:szCs w:val="21"/>
        </w:rPr>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Pr>
          <w:rFonts w:ascii="MS Mincho" w:eastAsia="MS Mincho" w:hAnsi="MS Mincho" w:cs="MS Mincho" w:hint="eastAsia"/>
          <w:bCs/>
          <w:szCs w:val="21"/>
        </w:rPr>
        <w:instrText>ﬁ</w:instrText>
      </w:r>
      <w:r>
        <w:rPr>
          <w:rFonts w:ascii="宋体" w:hAnsi="宋体"/>
          <w:bCs/>
          <w:szCs w:val="21"/>
        </w:rPr>
        <w:instrText xml:space="preserve">cant margin.","container-title":"arXiv:1609.02907 [cs, stat]","language":"en","note":"arXiv: 1609.02907","title":"Semi-Supervised Classification with Graph Convolutional Networks","URL":"http://arxiv.org/abs/1609.02907","author":[{"family":"Kipf","given":"Thomas N."},{"family":"Welling","given":"Max"}],"accessed":{"date-parts":[["2021",12,10]]},"issued":{"date-parts":[["2017",2,22]]}}}],"schema":"https://github.com/citation-style-language/schema/raw/master/csl-citation.json"}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[25]</w:t>
      </w:r>
      <w:r>
        <w:rPr>
          <w:rFonts w:ascii="宋体" w:hAnsi="宋体"/>
          <w:bCs/>
          <w:szCs w:val="21"/>
        </w:rPr>
        <w:fldChar w:fldCharType="end"/>
      </w:r>
      <w:r>
        <w:rPr>
          <w:rFonts w:ascii="宋体" w:hAnsi="宋体" w:hint="eastAsia"/>
          <w:bCs/>
          <w:szCs w:val="21"/>
        </w:rPr>
        <w:t>可以聚合邻居节点的信息，相比于传统卷积，GCN更善于编码图的结构信息，能够学习到更好的表示特征。变分</w:t>
      </w:r>
      <w:proofErr w:type="gramStart"/>
      <w:r>
        <w:rPr>
          <w:rFonts w:ascii="宋体" w:hAnsi="宋体" w:hint="eastAsia"/>
          <w:bCs/>
          <w:szCs w:val="21"/>
        </w:rPr>
        <w:t>图自编码</w:t>
      </w:r>
      <w:proofErr w:type="gramEnd"/>
      <w:r>
        <w:rPr>
          <w:rFonts w:ascii="宋体" w:hAnsi="宋体" w:hint="eastAsia"/>
          <w:bCs/>
          <w:szCs w:val="21"/>
        </w:rPr>
        <w:t>(</w:t>
      </w:r>
      <w:r>
        <w:rPr>
          <w:rFonts w:ascii="宋体" w:hAnsi="宋体"/>
          <w:bCs/>
          <w:szCs w:val="21"/>
        </w:rPr>
        <w:t>Variational G</w:t>
      </w:r>
      <w:r>
        <w:rPr>
          <w:rFonts w:ascii="宋体" w:hAnsi="宋体" w:hint="eastAsia"/>
          <w:bCs/>
          <w:szCs w:val="21"/>
        </w:rPr>
        <w:t>raph</w:t>
      </w:r>
      <w:r>
        <w:rPr>
          <w:rFonts w:ascii="宋体" w:hAnsi="宋体"/>
          <w:bCs/>
          <w:szCs w:val="21"/>
        </w:rPr>
        <w:t xml:space="preserve"> Auto Encoder</w:t>
      </w:r>
      <w:r>
        <w:rPr>
          <w:rFonts w:ascii="宋体" w:hAnsi="宋体" w:hint="eastAsia"/>
          <w:bCs/>
          <w:szCs w:val="21"/>
        </w:rPr>
        <w:t>，VGAE)是一种无监督图生成算法</w:t>
      </w:r>
      <w:r>
        <w:rPr>
          <w:rFonts w:ascii="宋体" w:hAnsi="宋体"/>
          <w:bCs/>
          <w:szCs w:val="21"/>
        </w:rPr>
        <w:fldChar w:fldCharType="begin"/>
      </w:r>
      <w:r>
        <w:rPr>
          <w:rFonts w:ascii="宋体" w:hAnsi="宋体"/>
          <w:bCs/>
          <w:szCs w:val="21"/>
        </w:rPr>
        <w:instrText xml:space="preserve"> ADDIN ZOTERO_ITEM CSL_CITATION {"citationID":"tE4tJNvL","properties":{"formattedCitation":"\\super [27]\\nosupersub{}","plainCitation":"[27]","noteIndex":0},"citationItems":[{"id":108,"uris":["http://zotero.org/users/5757816/items/D3F55EEU"],"itemData":{"id":108,"type":"article-journal","abstract":"We introduce the variational graph auto-encoder (VGAE), a framework for unsupervised learning on graph-structured data based on the variational auto-encoder (VAE). This model makes use of latent variables and is capable of learning interpretable latent representations for undirected graphs. We demonstrate this model using a graph convolutional network (GCN) encoder and a simple inner product decoder. Our model achieves competitive results on a link prediction task in citation networks. In contrast to most existing models for unsupervised learning on graph-structured data and link prediction, our model can naturally incorporate node features, which significantly improves predictive performance on a number of benchmark datasets.","container-title":"arXiv:1611.07308 [cs, stat]","language":"en","note":"arXiv: 1611.07308","title":"Variational Graph Auto-Encoders","URL":"http://arxiv.org/abs/1611.07308","author":[{"family":"Kipf","given":"Thomas N."},{"family":"Welling","given":"Max"}],"accessed":{"date-parts":[["2022",4,22]]},"issued":{"date-parts":[["2016",11,21]]}}}],"schema":"https://github.com/citation-style-language/schema/raw/master/csl-citation.json"}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[27]</w:t>
      </w:r>
      <w:r>
        <w:rPr>
          <w:rFonts w:ascii="宋体" w:hAnsi="宋体"/>
          <w:bCs/>
          <w:szCs w:val="21"/>
        </w:rPr>
        <w:fldChar w:fldCharType="end"/>
      </w:r>
      <w:r>
        <w:rPr>
          <w:rFonts w:ascii="宋体" w:hAnsi="宋体" w:hint="eastAsia"/>
          <w:bCs/>
          <w:szCs w:val="21"/>
        </w:rPr>
        <w:t>，是图神经网络与生成网络相结合的产物,它能够有效利用数据的</w:t>
      </w:r>
      <w:proofErr w:type="gramStart"/>
      <w:r>
        <w:rPr>
          <w:rFonts w:ascii="宋体" w:hAnsi="宋体" w:hint="eastAsia"/>
          <w:bCs/>
          <w:szCs w:val="21"/>
        </w:rPr>
        <w:t>图结构</w:t>
      </w:r>
      <w:proofErr w:type="gramEnd"/>
      <w:r>
        <w:rPr>
          <w:rFonts w:ascii="宋体" w:hAnsi="宋体" w:hint="eastAsia"/>
          <w:bCs/>
          <w:szCs w:val="21"/>
        </w:rPr>
        <w:t>去模拟训练数据的分布。</w:t>
      </w:r>
      <w:r w:rsidRPr="003B118D">
        <w:rPr>
          <w:rFonts w:ascii="宋体" w:hAnsi="宋体" w:hint="eastAsia"/>
          <w:bCs/>
          <w:color w:val="FF0000"/>
          <w:szCs w:val="21"/>
        </w:rPr>
        <w:t>本章中主要研究什么？</w:t>
      </w:r>
    </w:p>
    <w:p w:rsidR="00F041A5" w:rsidRDefault="00000000" w:rsidP="00797BDB">
      <w:pPr>
        <w:pStyle w:val="2"/>
      </w:pPr>
      <w:bookmarkStart w:id="132" w:name="_Toc128817044"/>
      <w:r>
        <w:rPr>
          <w:rFonts w:hint="eastAsia"/>
        </w:rPr>
        <w:t xml:space="preserve">5.2 </w:t>
      </w:r>
      <w:r>
        <w:rPr>
          <w:rFonts w:hint="eastAsia"/>
        </w:rPr>
        <w:t>模型与算法</w:t>
      </w:r>
      <w:bookmarkEnd w:id="132"/>
    </w:p>
    <w:p w:rsidR="00F041A5" w:rsidRDefault="00000000" w:rsidP="00797BDB">
      <w:pPr>
        <w:pStyle w:val="3"/>
      </w:pPr>
      <w:bookmarkStart w:id="133" w:name="_Toc128817045"/>
      <w:r>
        <w:rPr>
          <w:rFonts w:hint="eastAsia"/>
        </w:rPr>
        <w:t>5.2.1</w:t>
      </w:r>
      <w:r>
        <w:t xml:space="preserve"> </w:t>
      </w:r>
      <w:proofErr w:type="spellStart"/>
      <w:r>
        <w:t>Ising</w:t>
      </w:r>
      <w:proofErr w:type="spellEnd"/>
      <w:r>
        <w:t>模型</w:t>
      </w:r>
      <w:bookmarkEnd w:id="133"/>
    </w:p>
    <w:p w:rsidR="00F041A5" w:rsidRDefault="00000000">
      <w:pPr>
        <w:ind w:firstLine="480"/>
      </w:pPr>
      <w:r>
        <w:t>在统计物理中，</w:t>
      </w:r>
      <w:proofErr w:type="spellStart"/>
      <w:r>
        <w:t>Ising</w:t>
      </w:r>
      <w:proofErr w:type="spellEnd"/>
      <w:r>
        <w:t>模型被描述为某些晶格中具有耦合相互作用的二元自旋的集合。考虑</w:t>
      </w:r>
      <w:r>
        <w:t>N</w:t>
      </w:r>
      <w:proofErr w:type="gramStart"/>
      <w:r>
        <w:t>个</w:t>
      </w:r>
      <w:proofErr w:type="gramEnd"/>
      <w:r>
        <w:t>自旋</w:t>
      </w:r>
      <w:r>
        <w:t>s=</w:t>
      </w:r>
      <w:r>
        <w:rPr>
          <w:rFonts w:hint="eastAsia"/>
        </w:rPr>
        <w:t>{</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m:t>
            </m:r>
          </m:sub>
        </m:sSub>
      </m:oMath>
      <w:r>
        <w:rPr>
          <w:rFonts w:hint="eastAsia"/>
        </w:rPr>
        <w:t>}</w:t>
      </w:r>
      <w:r>
        <w:t>可以取值</w:t>
      </w:r>
      <m:oMath>
        <m:r>
          <w:rPr>
            <w:rFonts w:ascii="Cambria Math" w:hAnsi="Cambria Math"/>
          </w:rPr>
          <m:t>±</m:t>
        </m:r>
      </m:oMath>
      <w:r>
        <w:t>1,</w:t>
      </w:r>
      <w:r>
        <w:t>其中索引</w:t>
      </w:r>
      <w:proofErr w:type="spellStart"/>
      <w:r>
        <w:t>i</w:t>
      </w:r>
      <w:proofErr w:type="spellEnd"/>
      <w:r>
        <w:t>标记自旋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的位置</w:t>
      </w:r>
      <w:r>
        <w:t>,</w:t>
      </w:r>
      <w:proofErr w:type="spellStart"/>
      <w:r>
        <w:t>Ising</w:t>
      </w:r>
      <w:proofErr w:type="spellEnd"/>
      <w:r>
        <w:t>系统的标准哈密顿量仅包括最近邻相互作用</w:t>
      </w:r>
      <w:r>
        <w:t>,</w:t>
      </w:r>
      <w:r>
        <w:t>并且每个自旋方向可能是</w:t>
      </w:r>
      <w:r>
        <w:t>"</w:t>
      </w:r>
      <w:r>
        <w:t>向上</w:t>
      </w:r>
      <w:r>
        <w:t>"(+1)</w:t>
      </w:r>
      <w:r>
        <w:t>或</w:t>
      </w:r>
      <w:r>
        <w:t>"</w:t>
      </w:r>
      <w:r>
        <w:t>向下</w:t>
      </w:r>
      <w:r>
        <w:t>"(-1),</w:t>
      </w:r>
      <w:r>
        <w:t>尽管广义模型可能包括长程相互作用和更多的自旋选择方向</w:t>
      </w:r>
      <w:r>
        <w:t>.</w:t>
      </w:r>
      <w:r>
        <w:t>标准哈密顿量</w:t>
      </w:r>
      <w:r>
        <w:fldChar w:fldCharType="begin"/>
      </w:r>
      <w:r>
        <w:instrText xml:space="preserve"> ADDIN ZOTERO_ITEM CSL_CITATION {"citationID":"N6zVXjlM","properties":{"formattedCitation":"\\super [28]\\nosupersub{}","plainCitation":"[28]","noteIndex":0},"citationItems":[{"id":467,"uris":["http://zotero.org/users/5757816/items/7WFEJTCD"],"itemData":{"id":467,"type":"article-journal","call-number":"1","container-title":"Physical Review Letters","DOI":"10.1103/PhysRevLett.64.88","ISSN":"0031-9007","issue":"1","journalAbbreviation":"Phys. Rev. Lett.","language":"en","page":"88-91","source":"9.185","title":"Ising transition in frustrated Heisenberg models","volume":"64","author":[{"family":"Chandra","given":"P."},{"family":"Coleman","given":"P."},{"family":"Larkin","given":"A. I."}],"issued":{"date-parts":[["1990",1,1]]}}}],"schema":"https://github.com/citation-style-language/schema/raw/master/csl-citation.json"} </w:instrText>
      </w:r>
      <w:r>
        <w:fldChar w:fldCharType="separate"/>
      </w:r>
      <w:r>
        <w:rPr>
          <w:rFonts w:cs="Times New Roman"/>
          <w:kern w:val="0"/>
          <w:vertAlign w:val="superscript"/>
        </w:rPr>
        <w:t>[28]</w:t>
      </w:r>
      <w:r>
        <w:fldChar w:fldCharType="end"/>
      </w:r>
      <w:r>
        <w:t>是</w:t>
      </w:r>
      <w:r>
        <w:t>:</w:t>
      </w:r>
    </w:p>
    <w:p w:rsidR="00F041A5" w:rsidRDefault="00000000">
      <w:pPr>
        <w:pStyle w:val="mathAndNum"/>
        <w:tabs>
          <w:tab w:val="clear" w:pos="9120"/>
          <w:tab w:val="right" w:pos="9071"/>
        </w:tabs>
        <w:ind w:firstLine="480"/>
      </w:pPr>
      <w:r>
        <w:rPr>
          <w:rFonts w:cs="宋体"/>
          <w:iCs/>
        </w:rPr>
        <w:tab/>
      </w:r>
      <m:oMath>
        <m:r>
          <w:rPr>
            <w:rFonts w:ascii="Cambria Math" w:hAnsi="Cambria Math"/>
          </w:rPr>
          <m:t>H</m:t>
        </m:r>
        <m:r>
          <m:rPr>
            <m:sty m:val="p"/>
          </m:rPr>
          <w:rPr>
            <w:rFonts w:ascii="Cambria Math" w:hAnsi="Cambria Math"/>
          </w:rPr>
          <m:t>= -</m:t>
        </m:r>
        <m:r>
          <w:rPr>
            <w:rFonts w:ascii="Cambria Math" w:hAnsi="Cambria Math"/>
          </w:rPr>
          <m:t>J</m:t>
        </m:r>
        <m:nary>
          <m:naryPr>
            <m:chr m:val="∑"/>
            <m:supHide m:val="1"/>
            <m:ctrlPr>
              <w:rPr>
                <w:rFonts w:ascii="Cambria Math" w:hAnsi="Cambria Math"/>
              </w:rPr>
            </m:ctrlPr>
          </m:naryPr>
          <m:sub>
            <m:r>
              <w:rPr>
                <w:rFonts w:ascii="Cambria Math" w:hAnsi="Cambria Math"/>
              </w:rPr>
              <m:t>neighbors</m:t>
            </m:r>
          </m:sub>
          <m:sup/>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nary>
      </m:oMath>
      <w:r>
        <w:rPr>
          <w:rFonts w:cs="宋体"/>
        </w:rPr>
        <w:tab/>
      </w:r>
      <w:r>
        <w:rPr>
          <w:rFonts w:hint="cs"/>
        </w:rPr>
        <w:t>(</w:t>
      </w:r>
      <w:r>
        <w:t>1)</w:t>
      </w:r>
    </w:p>
    <w:p w:rsidR="00F041A5" w:rsidRDefault="00000000" w:rsidP="00797BDB">
      <w:pPr>
        <w:pStyle w:val="3"/>
      </w:pPr>
      <w:bookmarkStart w:id="134" w:name="_Toc128817046"/>
      <w:r>
        <w:rPr>
          <w:rFonts w:hint="eastAsia"/>
        </w:rPr>
        <w:lastRenderedPageBreak/>
        <w:t>5</w:t>
      </w:r>
      <w:r>
        <w:t xml:space="preserve">.2.2 </w:t>
      </w:r>
      <w:r>
        <w:rPr>
          <w:rFonts w:hint="eastAsia"/>
        </w:rPr>
        <w:t>图神经网络</w:t>
      </w:r>
      <w:bookmarkEnd w:id="134"/>
    </w:p>
    <w:p w:rsidR="00F041A5" w:rsidRDefault="00000000">
      <w:pPr>
        <w:pStyle w:val="af"/>
        <w:ind w:firstLine="480"/>
      </w:pPr>
      <w:r>
        <w:t>图是一种数据结构，它对一组对象（节点）及其关系（边）进行建模。今年来，由于</w:t>
      </w:r>
      <w:proofErr w:type="gramStart"/>
      <w:r>
        <w:t>图结构</w:t>
      </w:r>
      <w:proofErr w:type="gramEnd"/>
      <w:r>
        <w:t>的强大表现力，用机器学习方法分析图的研究越来越受到重视</w:t>
      </w:r>
      <w:r>
        <w:fldChar w:fldCharType="begin"/>
      </w:r>
      <w:r>
        <w:instrText xml:space="preserve"> ADDIN ZOTERO_ITEM CSL_CITATION {"citationID":"EBeIveSE","properties":{"formattedCitation":"\\super [29]\\nosupersub{}","plainCitation":"[29]","noteIndex":0},"citationItems":[{"id":119,"uris":["http://zotero.org/users/5757816/items/KKN2DY2L"],"itemData":{"id":119,"type":"article-journal","abstract":"Lots of learning tasks require dealing with graph data which contains rich relation information among elements. Modeling physics systems, learning molecular ﬁngerprints, predicting protein interface, and classifying diseases demand a model to learn from graph inputs. In other domains such as learning from non-structural data like texts and images, reasoning on extracted structures (like the dependency trees of sentences and the scene graphs of images) is an important research topic which also needs graph reasoning models. Graph neural networks (GNNs) are neural models that capture the dependence of graphs via message passing between the nodes of graphs. In recent years, variants of GNNs such as graph convolutional network (GCN), graph attention network (GAT), graph recurrent network (GRN) have demonstrated ground-breaking performances on many deep learning tasks. In this survey, we propose a general design pipeline for GNN models and discuss the variants of each component, systematically categorize the applications, and propose four open problems for future research.","container-title":"AI Open","DOI":"10.1016/j.aiopen.2021.01.001","ISSN":"26666510","journalAbbreviation":"AI Open","language":"en","page":"57-81","title":"Graph neural networks: A review of methods and applications","title-short":"Graph neural networks","volume":"1","author":[{"family":"Zhou","given":"Jie"},{"family":"Cui","given":"Ganqu"},{"family":"Hu","given":"Shengding"},{"family":"Zhang","given":"Zhengyan"},{"family":"Yang","given":"Cheng"},{"family":"Liu","given":"Zhiyuan"},{"family":"Wang","given":"Lifeng"},{"family":"Li","given":"Changcheng"},{"family":"Sun","given":"Maosong"}],"issued":{"date-parts":[["2020"]]}}}],"schema":"https://github.com/citation-style-language/schema/raw/master/csl-citation.json"} </w:instrText>
      </w:r>
      <w:r>
        <w:fldChar w:fldCharType="separate"/>
      </w:r>
      <w:r>
        <w:rPr>
          <w:kern w:val="0"/>
          <w:vertAlign w:val="superscript"/>
        </w:rPr>
        <w:t>[29]</w:t>
      </w:r>
      <w:r>
        <w:fldChar w:fldCharType="end"/>
      </w:r>
      <w:r>
        <w:t>。图神经网络是指使用神经网络学习</w:t>
      </w:r>
      <w:proofErr w:type="gramStart"/>
      <w:r>
        <w:t>图结构</w:t>
      </w:r>
      <w:proofErr w:type="gramEnd"/>
      <w:r>
        <w:t>数据，提取和发掘</w:t>
      </w:r>
      <w:proofErr w:type="gramStart"/>
      <w:r>
        <w:t>图结构</w:t>
      </w:r>
      <w:proofErr w:type="gramEnd"/>
      <w:r>
        <w:t>数据中的特征和模式，满足聚类，分类，预测，分割，生成等</w:t>
      </w:r>
      <w:proofErr w:type="gramStart"/>
      <w:r>
        <w:t>图学习</w:t>
      </w:r>
      <w:proofErr w:type="gramEnd"/>
      <w:r>
        <w:t>任务需求的算法总称。图神经网络发展的一个动机源于卷积神经网络。卷积神经网络的广泛应用带来了机器学习领域的突破并开启了深度学习时代</w:t>
      </w:r>
      <w:r>
        <w:fldChar w:fldCharType="begin"/>
      </w:r>
      <w:r>
        <w:instrText xml:space="preserve"> ADDIN ZOTERO_ITEM CSL_CITATION {"citationID":"aso1lieB","properties":{"formattedCitation":"\\super [21]\\nosupersub{}","plainCitation":"[21]","noteIndex":0},"citationItems":[{"id":68,"uris":["http://zotero.org/users/5757816/items/ACE82XW7"],"itemData":{"id":68,"type":"article-journal","abstract":"We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entry.","call-number":"4.654","container-title":"Communications of the ACM","DOI":"10.1145/3065386","ISSN":"0001-0782, 1557-7317","issue":"6","journalAbbreviation":"Commun. ACM","language":"en","page":"84-90","source":"4","title":"ImageNet classification with deep convolutional neural networks","volume":"60","author":[{"family":"Krizhevsky","given":"Alex"},{"family":"Sutskever","given":"Ilya"},{"family":"Hinton","given":"Geoffrey E."}],"issued":{"date-parts":[["2017",5,24]]}}}],"schema":"https://github.com/citation-style-language/schema/raw/master/csl-citation.json"} </w:instrText>
      </w:r>
      <w:r>
        <w:fldChar w:fldCharType="separate"/>
      </w:r>
      <w:r>
        <w:rPr>
          <w:kern w:val="0"/>
          <w:vertAlign w:val="superscript"/>
        </w:rPr>
        <w:t>[21]</w:t>
      </w:r>
      <w:r>
        <w:fldChar w:fldCharType="end"/>
      </w:r>
      <w:r>
        <w:t>。然而卷积神经网络只能在规则的欧式空间数据中提取潜在特征，不能很好的对应现实中复杂多变的图数据，如何将卷积神经网络应用于</w:t>
      </w:r>
      <w:proofErr w:type="gramStart"/>
      <w:r>
        <w:t>图结构</w:t>
      </w:r>
      <w:proofErr w:type="gramEnd"/>
      <w:r>
        <w:t>这一非欧式空间成为图神经网络模型重点解决的问题</w:t>
      </w:r>
      <w:r>
        <w:fldChar w:fldCharType="begin"/>
      </w:r>
      <w:r>
        <w:instrText xml:space="preserve"> ADDIN ZOTERO_ITEM CSL_CITATION {"citationID":"ACJSrics","properties":{"formattedCitation":"\\super [30]\\nosupersub{}","plainCitation":"[30]","noteIndex":0},"citationItems":[{"id":193,"uris":["http://zotero.org/users/5757816/items/EMV5V9QT"],"itemData":{"id":193,"type":"article-journal","abstract":"In the last decade or so, we have witnessed deep learning reinvigorating the machine learning field. It has solved many problems in the domains of computer vision, speech recognition, natural language processing, and various other tasks with state-of-the-art performance. The data is generally represented in the Euclidean space in these domains. Various other domains conform to non-Euclidean space, for which graph is an ideal representation. Graphs are suitable for representing the dependencies and interrelationships between various entities. Traditionally, handcrafted features for graphs are incapable of providing the necessary inference for various tasks from this complex data representation. Recently, there is an emergence of employing various advances in deep learning to graph data-based tasks. This article provides a comprehensive survey of graph neural networks (GNNs) in each learning setting: supervised, unsupervised, semi-supervised, and self-supervised learning. Taxonomy of each graph based learning setting is provided with logical divisions of methods falling in the given learning setting. The approaches for each learning task are analyzed from both theoretical as well as empirical standpoints. Further, we provide general architecture guidelines for building GNNs. Various applications and benchmark datasets are also provided, along with open challenges still plaguing the general applicability of GNNs.","container-title":"ArXiv","title":"Graph Neural Networks: Methods, Applications, and Opportunities","URL":"https://www.semanticscholar.org/paper/8c24ef76d0a15bae316d1b9e6ab526ea5af93530","volume":"abs/2108.10733","author":[{"family":"Waikhom","given":"Lilapati"},{"family":"Patgiri","given":"Ripon"}],"issued":{"date-parts":[["2021"]]}}}],"schema":"https://github.com/citation-style-language/schema/raw/master/csl-citation.json"} </w:instrText>
      </w:r>
      <w:r>
        <w:fldChar w:fldCharType="separate"/>
      </w:r>
      <w:r>
        <w:rPr>
          <w:kern w:val="0"/>
          <w:vertAlign w:val="superscript"/>
        </w:rPr>
        <w:t>[30]</w:t>
      </w:r>
      <w:r>
        <w:fldChar w:fldCharType="end"/>
      </w:r>
      <w:r>
        <w:t>。以下给出图神经网络中相关符号的说明和定义</w:t>
      </w:r>
      <w:r>
        <w:fldChar w:fldCharType="begin"/>
      </w:r>
      <w:r>
        <w:instrText xml:space="preserve"> ADDIN ZOTERO_ITEM CSL_CITATION {"citationID":"RspGLOWs","properties":{"formattedCitation":"\\super [31]\\nosupersub{}","plainCitation":"[31]","noteIndex":0},"citationItems":[{"id":468,"uris":["http://zotero.org/users/5757816/items/PSMF8VCH"],"itemData":{</w:instrText>
      </w:r>
      <w:r>
        <w:rPr>
          <w:rFonts w:hint="eastAsia"/>
        </w:rPr>
        <w:instrText>"id":468,"type":"webpage","abstract":"</w:instrText>
      </w:r>
      <w:r>
        <w:rPr>
          <w:rFonts w:hint="eastAsia"/>
        </w:rPr>
        <w:instrText>一、算法的基本概念</w:instrText>
      </w:r>
      <w:r>
        <w:rPr>
          <w:rFonts w:hint="eastAsia"/>
        </w:rPr>
        <w:instrText xml:space="preserve"> 1</w:instrText>
      </w:r>
      <w:r>
        <w:rPr>
          <w:rFonts w:hint="eastAsia"/>
        </w:rPr>
        <w:instrText>、算法的基本特征：可行性，确定性，有穷性，输入、输出。</w:instrText>
      </w:r>
      <w:r>
        <w:rPr>
          <w:rFonts w:hint="eastAsia"/>
        </w:rPr>
        <w:instrText xml:space="preserve"> 2</w:instrText>
      </w:r>
      <w:r>
        <w:rPr>
          <w:rFonts w:hint="eastAsia"/>
        </w:rPr>
        <w:instrText>、算法的基本要素：算法中对数据的运算和操作、算法的控制结构。</w:instrText>
      </w:r>
      <w:r>
        <w:rPr>
          <w:rFonts w:hint="eastAsia"/>
        </w:rPr>
        <w:instrText xml:space="preserve"> 3</w:instrText>
      </w:r>
      <w:r>
        <w:rPr>
          <w:rFonts w:hint="eastAsia"/>
        </w:rPr>
        <w:instrText>、算法设计的基本方法：列举法、归纳法、递推、递归、减半递推技…</w:instrText>
      </w:r>
      <w:r>
        <w:rPr>
          <w:rFonts w:hint="eastAsia"/>
        </w:rPr>
        <w:instrText>","container-title":"</w:instrText>
      </w:r>
      <w:r>
        <w:rPr>
          <w:rFonts w:hint="eastAsia"/>
        </w:rPr>
        <w:instrText>知乎专栏</w:instrText>
      </w:r>
      <w:r>
        <w:rPr>
          <w:rFonts w:hint="eastAsia"/>
        </w:rPr>
        <w:instrText>","language":"zh","title":"</w:instrText>
      </w:r>
      <w:r>
        <w:rPr>
          <w:rFonts w:hint="eastAsia"/>
        </w:rPr>
        <w:instrText>数据结构综述（严蔚敏版）</w:instrText>
      </w:r>
      <w:r>
        <w:rPr>
          <w:rFonts w:hint="eastAsia"/>
        </w:rPr>
        <w:instrText>","URL":"https://zhuanlan.zhihu.com/p/516179932","</w:instrText>
      </w:r>
      <w:r>
        <w:instrText xml:space="preserve">accessed":{"date-parts":[["2023",2,15]]}}}],"schema":"https://github.com/citation-style-language/schema/raw/master/csl-citation.json"} </w:instrText>
      </w:r>
      <w:r>
        <w:fldChar w:fldCharType="separate"/>
      </w:r>
      <w:r>
        <w:rPr>
          <w:kern w:val="0"/>
          <w:vertAlign w:val="superscript"/>
        </w:rPr>
        <w:t>[31]</w:t>
      </w:r>
      <w:r>
        <w:fldChar w:fldCharType="end"/>
      </w:r>
      <w:r>
        <w:rPr>
          <w:rFonts w:hint="eastAsia"/>
        </w:rPr>
        <w:t>。</w:t>
      </w:r>
      <w:r>
        <w:rPr>
          <w:rFonts w:hint="eastAsia"/>
        </w:rPr>
        <w:t xml:space="preserve"> </w:t>
      </w:r>
    </w:p>
    <w:p w:rsidR="00F041A5" w:rsidRDefault="00000000">
      <w:pPr>
        <w:pStyle w:val="af"/>
        <w:ind w:firstLine="482"/>
      </w:pPr>
      <w:r>
        <w:rPr>
          <w:rStyle w:val="af3"/>
        </w:rPr>
        <w:t>定义</w:t>
      </w:r>
      <w:r>
        <w:rPr>
          <w:rStyle w:val="af3"/>
        </w:rPr>
        <w:t>1.</w:t>
      </w:r>
      <w:r>
        <w:t xml:space="preserve"> </w:t>
      </w:r>
      <w:r>
        <w:t>图是由节点和连接节点的边所构成的，通常记为</w:t>
      </w:r>
      <w:r>
        <w:t>G=(V,E)</w:t>
      </w:r>
      <w:r>
        <w:t>。其中</w:t>
      </w:r>
      <w:r>
        <w:t>V=</w:t>
      </w:r>
      <m:oMath>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t>代表节点集合</w:t>
      </w:r>
      <w:r>
        <w:t>,E=</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代表边集合</w:t>
      </w:r>
      <w:r>
        <w:t>,</w:t>
      </w:r>
      <w:r>
        <w:t>边也可以用</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t>的方式来表示</w:t>
      </w:r>
      <w:r>
        <w:t>.</w:t>
      </w:r>
      <w:r>
        <w:t>通常节点也被称为顶点或者交点</w:t>
      </w:r>
      <w:r>
        <w:t>.</w:t>
      </w:r>
      <w:r>
        <w:t>边也被成为链接或者弧</w:t>
      </w:r>
      <w:r>
        <w:t>.</w:t>
      </w:r>
      <w:r>
        <w:t>通用的图表示是一个五元组</w:t>
      </w:r>
      <w:r>
        <w:t>:G(V,E,A,X,D).</w:t>
      </w:r>
      <w:r>
        <w:t>其中</w:t>
      </w:r>
      <w:r>
        <w:t>A</w:t>
      </w:r>
      <w:r>
        <w:t>代表图的邻接矩阵</w:t>
      </w:r>
      <w:r>
        <w:t>,X</w:t>
      </w:r>
      <w:r>
        <w:t>代表节点的特征矩阵</w:t>
      </w:r>
      <w:r>
        <w:t>,D</w:t>
      </w:r>
      <w:r>
        <w:t>代表度矩阵</w:t>
      </w:r>
      <w:r>
        <w:rPr>
          <w:rFonts w:hint="eastAsia"/>
        </w:rPr>
        <w:t>。</w:t>
      </w:r>
    </w:p>
    <w:p w:rsidR="00F041A5" w:rsidRDefault="00000000">
      <w:pPr>
        <w:pStyle w:val="af"/>
        <w:ind w:firstLine="482"/>
      </w:pPr>
      <w:r>
        <w:rPr>
          <w:rStyle w:val="af3"/>
        </w:rPr>
        <w:t>定义</w:t>
      </w:r>
      <w:r>
        <w:rPr>
          <w:rStyle w:val="af3"/>
        </w:rPr>
        <w:t>2.</w:t>
      </w:r>
      <w:r>
        <w:t xml:space="preserve"> </w:t>
      </w:r>
      <w:r>
        <w:t>邻接矩阵</w:t>
      </w:r>
      <w:r>
        <w:t>:</w:t>
      </w:r>
      <w:r>
        <w:t>图的临界矩阵指用于表示图中节点的连接情况的矩阵</w:t>
      </w:r>
      <w:r>
        <w:t>.</w:t>
      </w:r>
      <w:r>
        <w:t>该矩阵可以是二值的</w:t>
      </w:r>
      <w:r>
        <w:t>,</w:t>
      </w:r>
      <w:r>
        <w:t>也可以</w:t>
      </w:r>
      <w:proofErr w:type="gramStart"/>
      <w:r>
        <w:t>是带权的</w:t>
      </w:r>
      <w:proofErr w:type="gramEnd"/>
      <w:r>
        <w:t>.</w:t>
      </w:r>
      <w:r>
        <w:t>对于有</w:t>
      </w:r>
      <w:r>
        <w:t>N</w:t>
      </w:r>
      <w:proofErr w:type="gramStart"/>
      <w:r>
        <w:t>个</w:t>
      </w:r>
      <w:proofErr w:type="gramEnd"/>
      <w:r>
        <w:t>节点的无向图来说</w:t>
      </w:r>
      <w:r>
        <w:t>,</w:t>
      </w:r>
      <w:r>
        <w:t>邻接矩阵是一个</w:t>
      </w:r>
      <w:r>
        <w:t>N*N</w:t>
      </w:r>
      <w:r>
        <w:t>的实对称矩阵</w:t>
      </w:r>
      <w:r>
        <w:rPr>
          <w:rFonts w:hint="eastAsia"/>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rPr>
          <w:trHeight w:val="1649"/>
        </w:trPr>
        <w:tc>
          <w:tcPr>
            <w:tcW w:w="4643" w:type="dxa"/>
          </w:tcPr>
          <w:p w:rsidR="00F041A5" w:rsidRDefault="00000000">
            <w:pPr>
              <w:pStyle w:val="af"/>
              <w:ind w:firstLineChars="0" w:firstLine="0"/>
            </w:pPr>
            <w:r>
              <w:rPr>
                <w:rFonts w:hint="eastAsia"/>
                <w:noProof/>
              </w:rPr>
              <w:drawing>
                <wp:anchor distT="0" distB="0" distL="114300" distR="114300" simplePos="0" relativeHeight="251682304" behindDoc="0" locked="0" layoutInCell="1" allowOverlap="1">
                  <wp:simplePos x="0" y="0"/>
                  <wp:positionH relativeFrom="margin">
                    <wp:align>center</wp:align>
                  </wp:positionH>
                  <wp:positionV relativeFrom="margin">
                    <wp:align>top</wp:align>
                  </wp:positionV>
                  <wp:extent cx="1612900" cy="1123950"/>
                  <wp:effectExtent l="0" t="0" r="0" b="0"/>
                  <wp:wrapSquare wrapText="bothSides"/>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a:picLocks noChangeAspect="1"/>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612900" cy="1123950"/>
                          </a:xfrm>
                          <a:prstGeom prst="rect">
                            <a:avLst/>
                          </a:prstGeom>
                        </pic:spPr>
                      </pic:pic>
                    </a:graphicData>
                  </a:graphic>
                </wp:anchor>
              </w:drawing>
            </w:r>
          </w:p>
        </w:tc>
        <w:tc>
          <w:tcPr>
            <w:tcW w:w="4644" w:type="dxa"/>
          </w:tcPr>
          <w:p w:rsidR="00F041A5" w:rsidRDefault="00000000">
            <w:pPr>
              <w:pStyle w:val="af"/>
              <w:spacing w:line="240" w:lineRule="atLeast"/>
              <w:ind w:firstLineChars="0" w:firstLine="0"/>
            </w:pPr>
            <m:oMathPara>
              <m:oMath>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tc>
      </w:tr>
      <w:tr w:rsidR="00F041A5">
        <w:tc>
          <w:tcPr>
            <w:tcW w:w="9287" w:type="dxa"/>
            <w:gridSpan w:val="2"/>
          </w:tcPr>
          <w:p w:rsidR="00F041A5" w:rsidRDefault="00000000">
            <w:pPr>
              <w:pStyle w:val="afc"/>
              <w:ind w:firstLine="420"/>
            </w:pPr>
            <w:r>
              <w:rPr>
                <w:rFonts w:hint="eastAsia"/>
              </w:rPr>
              <w:t>图</w:t>
            </w:r>
            <w:r>
              <w:rPr>
                <w:rFonts w:hint="eastAsia"/>
              </w:rPr>
              <w:t>5-1</w:t>
            </w:r>
            <w:r>
              <w:t xml:space="preserve"> </w:t>
            </w:r>
            <w:r>
              <w:rPr>
                <w:rFonts w:hint="eastAsia"/>
              </w:rPr>
              <w:t>(a)</w:t>
            </w:r>
            <w:proofErr w:type="gramStart"/>
            <w:r>
              <w:rPr>
                <w:rFonts w:hint="eastAsia"/>
              </w:rPr>
              <w:t>图结构</w:t>
            </w:r>
            <w:proofErr w:type="gramEnd"/>
            <w:r>
              <w:rPr>
                <w:rFonts w:hint="eastAsia"/>
              </w:rPr>
              <w:t>;(b)</w:t>
            </w:r>
            <w:r>
              <w:rPr>
                <w:rFonts w:hint="eastAsia"/>
              </w:rPr>
              <w:t>图的邻接矩阵</w:t>
            </w:r>
          </w:p>
        </w:tc>
      </w:tr>
      <w:tr w:rsidR="00F041A5">
        <w:tc>
          <w:tcPr>
            <w:tcW w:w="9287" w:type="dxa"/>
            <w:gridSpan w:val="2"/>
          </w:tcPr>
          <w:p w:rsidR="00F041A5" w:rsidRDefault="00000000">
            <w:pPr>
              <w:pStyle w:val="afc"/>
              <w:ind w:firstLine="420"/>
            </w:pPr>
            <w:r>
              <w:t>Figure</w:t>
            </w:r>
            <w:r>
              <w:rPr>
                <w:rFonts w:hint="eastAsia"/>
              </w:rPr>
              <w:t>.</w:t>
            </w:r>
            <w:r>
              <w:t>5-1 (a) graph structure; (b) adjacency matrix of the graph</w:t>
            </w:r>
          </w:p>
        </w:tc>
      </w:tr>
    </w:tbl>
    <w:p w:rsidR="00F041A5" w:rsidRDefault="00000000">
      <w:pPr>
        <w:pStyle w:val="af"/>
        <w:ind w:firstLineChars="0" w:firstLine="420"/>
      </w:pPr>
      <w:r>
        <w:rPr>
          <w:rStyle w:val="af3"/>
        </w:rPr>
        <w:t>定义</w:t>
      </w:r>
      <w:r>
        <w:rPr>
          <w:rStyle w:val="af3"/>
        </w:rPr>
        <w:t>3.</w:t>
      </w:r>
      <w:r>
        <w:t xml:space="preserve"> </w:t>
      </w:r>
      <w:r>
        <w:t>度矩阵</w:t>
      </w:r>
      <w:r>
        <w:t>:</w:t>
      </w:r>
      <w:r>
        <w:t>节点的度表示与该节点相连的边的数量</w:t>
      </w:r>
      <w:r>
        <w:t>.</w:t>
      </w:r>
      <w:r>
        <w:t>图的度矩阵即用于描述图中每个节点的度的矩阵</w:t>
      </w:r>
      <w:r>
        <w:t>.</w:t>
      </w:r>
      <w:r>
        <w:t>度矩阵是一个对角矩阵</w:t>
      </w:r>
      <w:r>
        <w:t>,</w:t>
      </w:r>
      <w:r>
        <w:t>对于无向图来说</w:t>
      </w:r>
      <w:r>
        <w:t>,</w:t>
      </w:r>
      <w:r>
        <w:t>一般只</w:t>
      </w:r>
      <w:proofErr w:type="gramStart"/>
      <w:r>
        <w:t>使用入度矩阵或者出度矩阵</w:t>
      </w:r>
      <w:proofErr w:type="gramEnd"/>
      <w:r>
        <w:rPr>
          <w:rFonts w:hint="eastAsia"/>
        </w:rPr>
        <w:t>。</w:t>
      </w:r>
    </w:p>
    <w:p w:rsidR="00F041A5" w:rsidRDefault="00000000">
      <w:pPr>
        <w:pStyle w:val="af"/>
        <w:ind w:firstLine="482"/>
      </w:pPr>
      <w:r>
        <w:rPr>
          <w:rStyle w:val="af3"/>
        </w:rPr>
        <w:t>定义</w:t>
      </w:r>
      <w:r>
        <w:rPr>
          <w:rStyle w:val="af3"/>
        </w:rPr>
        <w:t>4.</w:t>
      </w:r>
      <w:r>
        <w:t xml:space="preserve"> </w:t>
      </w:r>
      <w:r>
        <w:t>组合拉普拉斯矩阵</w:t>
      </w:r>
      <w:r>
        <w:t>,</w:t>
      </w:r>
      <w:r>
        <w:t>又称标准拉普拉斯矩阵</w:t>
      </w:r>
      <w:r>
        <w:t>,</w:t>
      </w:r>
      <w:r>
        <w:t>由对角矩阵和邻接矩阵组合而成</w:t>
      </w:r>
      <w:r>
        <w:t>:</w:t>
      </w:r>
    </w:p>
    <w:p w:rsidR="00F041A5" w:rsidRDefault="00000000">
      <w:pPr>
        <w:pStyle w:val="mathAndNum"/>
        <w:tabs>
          <w:tab w:val="clear" w:pos="9120"/>
          <w:tab w:val="right" w:pos="9071"/>
        </w:tabs>
        <w:ind w:firstLine="480"/>
      </w:pPr>
      <w:r>
        <w:rPr>
          <w:iCs/>
        </w:rPr>
        <w:tab/>
      </w:r>
      <m:oMath>
        <m:r>
          <w:rPr>
            <w:rFonts w:ascii="Cambria Math" w:hAnsi="Cambria Math" w:hint="eastAsia"/>
          </w:rPr>
          <m:t>L</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Pr>
          <w:iCs/>
        </w:rPr>
        <w:tab/>
      </w:r>
      <w:r>
        <w:rPr>
          <w:rFonts w:hint="eastAsia"/>
        </w:rPr>
        <w:t>(</w:t>
      </w:r>
      <w:r>
        <w:t>2)</w:t>
      </w:r>
    </w:p>
    <w:p w:rsidR="00F041A5" w:rsidRDefault="00000000">
      <w:pPr>
        <w:pStyle w:val="af"/>
        <w:ind w:firstLine="480"/>
        <w:rPr>
          <w:rFonts w:ascii="Segoe UI" w:hAnsi="Segoe UI" w:cs="Segoe UI"/>
          <w:color w:val="24292E"/>
        </w:rPr>
      </w:pPr>
      <w:r>
        <w:rPr>
          <w:rFonts w:ascii="Segoe UI" w:hAnsi="Segoe UI" w:cs="Segoe UI"/>
          <w:color w:val="24292E"/>
        </w:rPr>
        <w:t>该矩阵只在中心节点和一阶相连的节点上有非零元素</w:t>
      </w:r>
      <w:r>
        <w:rPr>
          <w:rFonts w:ascii="Segoe UI" w:hAnsi="Segoe UI" w:cs="Segoe UI"/>
          <w:color w:val="24292E"/>
        </w:rPr>
        <w:t>,</w:t>
      </w:r>
      <w:r>
        <w:rPr>
          <w:rFonts w:ascii="Segoe UI" w:hAnsi="Segoe UI" w:cs="Segoe UI"/>
          <w:color w:val="24292E"/>
        </w:rPr>
        <w:t>其余之处均为零</w:t>
      </w:r>
      <w:r>
        <w:rPr>
          <w:rFonts w:ascii="Segoe UI" w:hAnsi="Segoe UI" w:cs="Segoe UI"/>
          <w:color w:val="24292E"/>
        </w:rPr>
        <w:t>.</w:t>
      </w:r>
      <w:r>
        <w:rPr>
          <w:rFonts w:ascii="Segoe UI" w:hAnsi="Segoe UI" w:cs="Segoe UI"/>
          <w:color w:val="24292E"/>
        </w:rPr>
        <w:t>拉普拉斯矩阵也是图的一种表现形式</w:t>
      </w:r>
      <w:r>
        <w:rPr>
          <w:rFonts w:ascii="Segoe UI" w:hAnsi="Segoe UI" w:cs="Segoe UI" w:hint="eastAsia"/>
          <w:color w:val="24292E"/>
        </w:rPr>
        <w:t>。</w:t>
      </w:r>
    </w:p>
    <w:p w:rsidR="00F041A5" w:rsidRDefault="00F041A5">
      <w:pPr>
        <w:pStyle w:val="af"/>
        <w:ind w:firstLine="480"/>
        <w:rPr>
          <w:rFonts w:ascii="Segoe UI" w:hAnsi="Segoe UI" w:cs="Segoe UI"/>
          <w:color w:val="24292E"/>
        </w:rPr>
      </w:pPr>
    </w:p>
    <w:p w:rsidR="00F041A5" w:rsidRDefault="00F041A5">
      <w:pPr>
        <w:pStyle w:val="af"/>
        <w:ind w:firstLine="480"/>
        <w:rPr>
          <w:rFonts w:ascii="Segoe UI" w:hAnsi="Segoe UI" w:cs="Segoe UI"/>
          <w:color w:val="24292E"/>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rPr>
          <w:trHeight w:val="1833"/>
        </w:trPr>
        <w:tc>
          <w:tcPr>
            <w:tcW w:w="4643" w:type="dxa"/>
          </w:tcPr>
          <w:p w:rsidR="00F041A5" w:rsidRDefault="00000000">
            <w:pPr>
              <w:pStyle w:val="af"/>
              <w:spacing w:line="240" w:lineRule="atLeast"/>
              <w:ind w:firstLine="480"/>
              <w:rPr>
                <w:rFonts w:ascii="Segoe UI" w:hAnsi="Segoe UI" w:cs="Segoe UI"/>
                <w:color w:val="24292E"/>
              </w:rPr>
            </w:pPr>
            <m:oMathPara>
              <m:oMath>
                <m:d>
                  <m:dPr>
                    <m:begChr m:val="["/>
                    <m:endChr m:val="]"/>
                    <m:ctrlPr>
                      <w:rPr>
                        <w:rFonts w:ascii="Cambria Math" w:hAnsi="Cambria Math" w:cs="Segoe UI"/>
                        <w:i/>
                        <w:color w:val="24292E"/>
                      </w:rPr>
                    </m:ctrlPr>
                  </m:dPr>
                  <m:e>
                    <m:m>
                      <m:mPr>
                        <m:mcs>
                          <m:mc>
                            <m:mcPr>
                              <m:count m:val="6"/>
                              <m:mcJc m:val="center"/>
                            </m:mcPr>
                          </m:mc>
                        </m:mcs>
                        <m:ctrlPr>
                          <w:rPr>
                            <w:rFonts w:ascii="Cambria Math" w:hAnsi="Cambria Math" w:cs="Segoe UI"/>
                            <w:i/>
                            <w:color w:val="24292E"/>
                          </w:rPr>
                        </m:ctrlPr>
                      </m:mPr>
                      <m:mr>
                        <m:e>
                          <m:r>
                            <m:rPr>
                              <m:sty m:val="p"/>
                            </m:rPr>
                            <w:rPr>
                              <w:rFonts w:ascii="Cambria Math" w:hAnsi="Cambria Math" w:cs="Segoe UI" w:hint="eastAsia"/>
                              <w:color w:val="24292E"/>
                            </w:rPr>
                            <m:t>2</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2</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1</m:t>
                          </m:r>
                          <m:ctrlPr>
                            <w:rPr>
                              <w:rFonts w:ascii="Cambria Math" w:hAnsi="Cambria Math" w:cs="Segoe UI"/>
                              <w:color w:val="24292E"/>
                            </w:rPr>
                          </m:ctrlPr>
                        </m:e>
                      </m:mr>
                    </m:m>
                  </m:e>
                </m:d>
              </m:oMath>
            </m:oMathPara>
          </w:p>
        </w:tc>
        <w:tc>
          <w:tcPr>
            <w:tcW w:w="4644" w:type="dxa"/>
          </w:tcPr>
          <w:p w:rsidR="00F041A5" w:rsidRDefault="00000000">
            <w:pPr>
              <w:pStyle w:val="af"/>
              <w:spacing w:line="240" w:lineRule="atLeast"/>
              <w:ind w:firstLine="480"/>
            </w:pPr>
            <m:oMathPara>
              <m:oMath>
                <m:d>
                  <m:dPr>
                    <m:begChr m:val="["/>
                    <m:endChr m:val="]"/>
                    <m:ctrlPr>
                      <w:rPr>
                        <w:rFonts w:ascii="Cambria Math" w:hAnsi="Cambria Math" w:cs="Segoe UI"/>
                        <w:i/>
                        <w:color w:val="24292E"/>
                      </w:rPr>
                    </m:ctrlPr>
                  </m:dPr>
                  <m:e>
                    <m:m>
                      <m:mPr>
                        <m:mcs>
                          <m:mc>
                            <m:mcPr>
                              <m:count m:val="6"/>
                              <m:mcJc m:val="center"/>
                            </m:mcPr>
                          </m:mc>
                        </m:mcs>
                        <m:ctrlPr>
                          <w:rPr>
                            <w:rFonts w:ascii="Cambria Math" w:hAnsi="Cambria Math" w:cs="Segoe UI"/>
                            <w:i/>
                            <w:color w:val="24292E"/>
                          </w:rPr>
                        </m:ctrlPr>
                      </m:mPr>
                      <m:mr>
                        <m:e>
                          <m:r>
                            <m:rPr>
                              <m:sty m:val="p"/>
                            </m:rPr>
                            <w:rPr>
                              <w:rFonts w:ascii="Cambria Math" w:hAnsi="Cambria Math" w:hint="eastAsia"/>
                            </w:rPr>
                            <m:t>2</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2</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-1</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 xml:space="preserve">1 </m:t>
                          </m:r>
                          <m:ctrlPr>
                            <w:rPr>
                              <w:rFonts w:ascii="Cambria Math" w:hAnsi="Cambria Math"/>
                            </w:rPr>
                          </m:ctrlPr>
                        </m:e>
                      </m:mr>
                    </m:m>
                    <m:ctrlPr>
                      <w:rPr>
                        <w:rFonts w:ascii="Cambria Math" w:hAnsi="Cambria Math"/>
                        <w:i/>
                      </w:rPr>
                    </m:ctrlPr>
                  </m:e>
                </m:d>
              </m:oMath>
            </m:oMathPara>
          </w:p>
        </w:tc>
      </w:tr>
      <w:tr w:rsidR="00F041A5">
        <w:tc>
          <w:tcPr>
            <w:tcW w:w="9287" w:type="dxa"/>
            <w:gridSpan w:val="2"/>
          </w:tcPr>
          <w:p w:rsidR="00F041A5" w:rsidRDefault="00000000">
            <w:pPr>
              <w:pStyle w:val="afc"/>
              <w:ind w:firstLine="420"/>
            </w:pPr>
            <w:r>
              <w:rPr>
                <w:rFonts w:hint="eastAsia"/>
              </w:rPr>
              <w:t>图</w:t>
            </w:r>
            <w:r>
              <w:rPr>
                <w:rFonts w:hint="eastAsia"/>
              </w:rPr>
              <w:t>5-2</w:t>
            </w:r>
            <w:r>
              <w:t xml:space="preserve"> </w:t>
            </w:r>
            <w:r>
              <w:rPr>
                <w:rFonts w:hint="eastAsia"/>
              </w:rPr>
              <w:t>(a)</w:t>
            </w:r>
            <w:r>
              <w:rPr>
                <w:rFonts w:hint="eastAsia"/>
              </w:rPr>
              <w:t>度矩阵</w:t>
            </w:r>
            <w:r>
              <w:rPr>
                <w:rFonts w:hint="eastAsia"/>
              </w:rPr>
              <w:t>;(b)</w:t>
            </w:r>
            <w:r>
              <w:rPr>
                <w:rFonts w:hint="eastAsia"/>
              </w:rPr>
              <w:t>拉普拉斯矩阵</w:t>
            </w:r>
          </w:p>
        </w:tc>
      </w:tr>
      <w:tr w:rsidR="00F041A5">
        <w:tc>
          <w:tcPr>
            <w:tcW w:w="9287" w:type="dxa"/>
            <w:gridSpan w:val="2"/>
          </w:tcPr>
          <w:p w:rsidR="00F041A5" w:rsidRDefault="00000000">
            <w:pPr>
              <w:pStyle w:val="afc"/>
              <w:ind w:firstLine="420"/>
            </w:pPr>
            <w:r>
              <w:t>Fig</w:t>
            </w:r>
            <w:r>
              <w:rPr>
                <w:rFonts w:hint="eastAsia"/>
              </w:rPr>
              <w:t>.</w:t>
            </w:r>
            <w:r>
              <w:t>5-2 (a) Degree matrix; (b) Laplace matrix</w:t>
            </w:r>
          </w:p>
        </w:tc>
      </w:tr>
    </w:tbl>
    <w:p w:rsidR="00F041A5" w:rsidRDefault="00000000">
      <w:pPr>
        <w:pStyle w:val="af"/>
        <w:ind w:firstLine="482"/>
        <w:rPr>
          <w:rFonts w:ascii="Segoe UI" w:hAnsi="Segoe UI" w:cs="Segoe UI"/>
          <w:color w:val="24292E"/>
        </w:rPr>
      </w:pPr>
      <w:r>
        <w:rPr>
          <w:rStyle w:val="af3"/>
          <w:rFonts w:ascii="Segoe UI" w:hAnsi="Segoe UI" w:cs="Segoe UI"/>
          <w:color w:val="24292E"/>
        </w:rPr>
        <w:t>定义</w:t>
      </w:r>
      <w:r>
        <w:rPr>
          <w:rStyle w:val="af3"/>
          <w:rFonts w:ascii="Segoe UI" w:hAnsi="Segoe UI" w:cs="Segoe UI"/>
          <w:color w:val="24292E"/>
        </w:rPr>
        <w:t>5.</w:t>
      </w:r>
      <w:r>
        <w:rPr>
          <w:rFonts w:ascii="Segoe UI" w:hAnsi="Segoe UI" w:cs="Segoe UI"/>
          <w:color w:val="24292E"/>
        </w:rPr>
        <w:t> </w:t>
      </w:r>
      <w:r>
        <w:rPr>
          <w:rFonts w:ascii="Segoe UI" w:hAnsi="Segoe UI" w:cs="Segoe UI"/>
          <w:color w:val="24292E"/>
        </w:rPr>
        <w:t>归一化拉普拉斯矩阵</w:t>
      </w:r>
      <w:r>
        <w:rPr>
          <w:rFonts w:ascii="Segoe UI" w:hAnsi="Segoe UI" w:cs="Segoe UI"/>
          <w:color w:val="24292E"/>
        </w:rPr>
        <w:fldChar w:fldCharType="begin"/>
      </w:r>
      <w:r>
        <w:rPr>
          <w:rFonts w:ascii="Segoe UI" w:hAnsi="Segoe UI" w:cs="Segoe UI"/>
          <w:color w:val="24292E"/>
        </w:rPr>
        <w:instrText xml:space="preserve"> ADDIN ZOTERO_ITEM CSL_CITATION {"citationID":"es1ks8Du","properties":{"formattedCitation":"\\super [32]\\nosupersub{}","plainCitation":"[32]","noteIndex":0},"citationItems":[{"id":470,"uris":["http://zotero.org/users/5757816/items/9IL2FGDP"],"itemData":{</w:instrText>
      </w:r>
      <w:r>
        <w:rPr>
          <w:rFonts w:ascii="Segoe UI" w:hAnsi="Segoe UI" w:cs="Segoe UI" w:hint="eastAsia"/>
          <w:color w:val="24292E"/>
        </w:rPr>
        <w:instrText>"id":470,"type":"webpage","title":"GNN</w:instrText>
      </w:r>
      <w:r>
        <w:rPr>
          <w:rFonts w:ascii="Segoe UI" w:hAnsi="Segoe UI" w:cs="Segoe UI" w:hint="eastAsia"/>
          <w:color w:val="24292E"/>
        </w:rPr>
        <w:instrText>入门之路</w:instrText>
      </w:r>
      <w:r>
        <w:rPr>
          <w:rFonts w:ascii="Segoe UI" w:hAnsi="Segoe UI" w:cs="Segoe UI" w:hint="eastAsia"/>
          <w:color w:val="24292E"/>
        </w:rPr>
        <w:instrText>: 01.</w:instrText>
      </w:r>
      <w:r>
        <w:rPr>
          <w:rFonts w:ascii="Segoe UI" w:hAnsi="Segoe UI" w:cs="Segoe UI" w:hint="eastAsia"/>
          <w:color w:val="24292E"/>
        </w:rPr>
        <w:instrText>图拉普拉斯矩阵的定义、推导、性质、应用</w:instrText>
      </w:r>
      <w:r>
        <w:rPr>
          <w:rFonts w:ascii="Segoe UI" w:hAnsi="Segoe UI" w:cs="Segoe UI" w:hint="eastAsia"/>
          <w:color w:val="24292E"/>
        </w:rPr>
        <w:instrText xml:space="preserve"> - </w:instrText>
      </w:r>
      <w:r>
        <w:rPr>
          <w:rFonts w:ascii="Segoe UI" w:hAnsi="Segoe UI" w:cs="Segoe UI" w:hint="eastAsia"/>
          <w:color w:val="24292E"/>
        </w:rPr>
        <w:instrText>知乎</w:instrText>
      </w:r>
      <w:r>
        <w:rPr>
          <w:rFonts w:ascii="Segoe UI" w:hAnsi="Segoe UI" w:cs="Segoe UI" w:hint="eastAsia"/>
          <w:color w:val="24292E"/>
        </w:rPr>
        <w:instrText>","URL":"https://zhuanlan.zhihu.com/p/368878987","accessed":{"date-parts":[["2023",2,15]]}}}],"schema":"https://github.com/citation-style-language/schema/raw/master/csl-citation.json"}</w:instrText>
      </w:r>
      <w:r>
        <w:rPr>
          <w:rFonts w:ascii="Segoe UI" w:hAnsi="Segoe UI" w:cs="Segoe UI"/>
          <w:color w:val="24292E"/>
        </w:rPr>
        <w:instrText xml:space="preserve"> </w:instrText>
      </w:r>
      <w:r>
        <w:rPr>
          <w:rFonts w:ascii="Segoe UI" w:hAnsi="Segoe UI" w:cs="Segoe UI"/>
          <w:color w:val="24292E"/>
        </w:rPr>
        <w:fldChar w:fldCharType="separate"/>
      </w:r>
      <w:r>
        <w:rPr>
          <w:rFonts w:ascii="Segoe UI" w:hAnsi="Segoe UI" w:cs="Segoe UI"/>
          <w:kern w:val="0"/>
          <w:vertAlign w:val="superscript"/>
        </w:rPr>
        <w:t>[32]</w:t>
      </w:r>
      <w:r>
        <w:rPr>
          <w:rFonts w:ascii="Segoe UI" w:hAnsi="Segoe UI" w:cs="Segoe UI"/>
          <w:color w:val="24292E"/>
        </w:rPr>
        <w:fldChar w:fldCharType="end"/>
      </w:r>
    </w:p>
    <w:p w:rsidR="00F041A5" w:rsidRDefault="00000000">
      <w:pPr>
        <w:pStyle w:val="mathAndNum"/>
        <w:tabs>
          <w:tab w:val="clear" w:pos="9120"/>
          <w:tab w:val="right" w:pos="9071"/>
        </w:tabs>
        <w:ind w:firstLine="480"/>
      </w:pPr>
      <w:r>
        <w:rPr>
          <w:rFonts w:ascii="Segoe UI" w:hAnsi="Segoe UI" w:cs="Segoe UI"/>
        </w:rPr>
        <w:tab/>
      </w:r>
      <m:oMath>
        <m:sSup>
          <m:sSupPr>
            <m:ctrlPr>
              <w:rPr>
                <w:rFonts w:ascii="Cambria Math" w:hAnsi="Cambria Math"/>
              </w:rPr>
            </m:ctrlPr>
          </m:sSupPr>
          <m:e>
            <m:r>
              <w:rPr>
                <w:rFonts w:ascii="Cambria Math" w:hAnsi="Cambria Math"/>
              </w:rPr>
              <m:t>L</m:t>
            </m:r>
          </m:e>
          <m:sup>
            <m:r>
              <w:rPr>
                <w:rFonts w:ascii="Cambria Math" w:hAnsi="Cambria Math"/>
              </w:rPr>
              <m:t>sym</m:t>
            </m:r>
          </m:sup>
        </m:sSup>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ascii="Segoe UI" w:hAnsi="Segoe UI" w:cs="Segoe UI"/>
        </w:rPr>
        <w:tab/>
      </w:r>
      <w:r>
        <w:rPr>
          <w:rFonts w:hint="eastAsia"/>
        </w:rPr>
        <w:t>(</w:t>
      </w:r>
      <w:r>
        <w:t>3)</w:t>
      </w:r>
    </w:p>
    <w:p w:rsidR="00F041A5" w:rsidRDefault="00000000">
      <w:pPr>
        <w:pStyle w:val="af"/>
        <w:ind w:firstLine="480"/>
        <w:rPr>
          <w:rFonts w:ascii="Segoe UI" w:hAnsi="Segoe UI" w:cs="Segoe UI"/>
          <w:color w:val="24292E"/>
        </w:rPr>
      </w:pPr>
      <w:r>
        <w:rPr>
          <w:rFonts w:ascii="Segoe UI" w:hAnsi="Segoe UI" w:cs="Segoe UI"/>
          <w:color w:val="24292E"/>
        </w:rPr>
        <w:t>其元素值为</w:t>
      </w:r>
      <w:r>
        <w:rPr>
          <w:rFonts w:ascii="Segoe UI" w:hAnsi="Segoe UI" w:cs="Segoe UI"/>
          <w:color w:val="24292E"/>
        </w:rPr>
        <w:t>:</w:t>
      </w:r>
    </w:p>
    <w:p w:rsidR="00F041A5" w:rsidRDefault="00000000">
      <w:pPr>
        <w:pStyle w:val="mathAndNum"/>
        <w:tabs>
          <w:tab w:val="clear" w:pos="9120"/>
          <w:tab w:val="right" w:pos="9071"/>
        </w:tabs>
        <w:spacing w:line="240" w:lineRule="atLeast"/>
        <w:ind w:firstLine="480"/>
      </w:pPr>
      <w:r>
        <w:rPr>
          <w:rFonts w:ascii="Segoe UI" w:hAnsi="Segoe UI" w:cs="Segoe UI"/>
        </w:rPr>
        <w:tab/>
      </w:r>
      <m:oMath>
        <m:sSubSup>
          <m:sSubSupPr>
            <m:ctrlPr>
              <w:rPr>
                <w:rFonts w:ascii="Cambria Math" w:hAnsi="Cambria Math"/>
              </w:rPr>
            </m:ctrlPr>
          </m:sSubSup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sym</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e>
                        </m:func>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e>
                            </m:d>
                          </m:e>
                        </m:func>
                      </m:e>
                    </m:rad>
                  </m:den>
                </m:f>
              </m:e>
              <m:e>
                <m:r>
                  <m:rPr>
                    <m:sty m:val="p"/>
                  </m:rPr>
                  <w:rPr>
                    <w:rFonts w:ascii="Cambria Math" w:hAnsi="Cambria Math"/>
                  </w:rPr>
                  <m:t>0</m:t>
                </m:r>
              </m:e>
            </m:eqArr>
            <m:r>
              <m:rPr>
                <m:sty m:val="p"/>
              </m:rPr>
              <w:rPr>
                <w:rFonts w:ascii="Cambria Math" w:hAnsi="Cambria Math"/>
              </w:rPr>
              <m:t>,</m:t>
            </m:r>
            <m:f>
              <m:fPr>
                <m:type m:val="noBar"/>
                <m:ctrlPr>
                  <w:rPr>
                    <w:rFonts w:ascii="Cambria Math" w:hAnsi="Cambria Math"/>
                  </w:rPr>
                </m:ctrlPr>
              </m:fPr>
              <m:num>
                <m:eqArr>
                  <m:eqArrPr>
                    <m:ctrlPr>
                      <w:rPr>
                        <w:rFonts w:ascii="Cambria Math" w:hAnsi="Cambria Math"/>
                      </w:rPr>
                    </m:ctrlPr>
                  </m:eqArr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且</m:t>
                    </m:r>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e>
                    </m:func>
                    <m:r>
                      <m:rPr>
                        <m:sty m:val="p"/>
                      </m:rPr>
                      <w:rPr>
                        <w:rFonts w:ascii="Cambria Math" w:hAnsi="Cambria Math" w:hint="eastAsia"/>
                      </w:rPr>
                      <m:t>≠</m:t>
                    </m:r>
                    <m:r>
                      <m:rPr>
                        <m:sty m:val="p"/>
                      </m:rPr>
                      <w:rPr>
                        <w:rFonts w:ascii="Cambria Math" w:hAnsi="Cambria Math"/>
                      </w:rPr>
                      <m:t>0</m:t>
                    </m:r>
                  </m:e>
                  <m:e>
                    <m:r>
                      <w:rPr>
                        <w:rFonts w:ascii="Cambria Math" w:hAnsi="Cambria Math"/>
                      </w:rPr>
                      <m:t>i</m:t>
                    </m:r>
                    <m:r>
                      <m:rPr>
                        <m:sty m:val="p"/>
                      </m:rPr>
                      <w:rPr>
                        <w:rFonts w:ascii="Cambria Math" w:hAnsi="Cambria Math" w:hint="eastAsia"/>
                      </w:rPr>
                      <m:t>≠</m:t>
                    </m:r>
                    <m:r>
                      <w:rPr>
                        <w:rFonts w:ascii="Cambria Math" w:hAnsi="Cambria Math"/>
                      </w:rPr>
                      <m:t>j</m:t>
                    </m:r>
                    <m:r>
                      <m:rPr>
                        <m:sty m:val="p"/>
                      </m:rPr>
                      <w:rPr>
                        <w:rFonts w:ascii="Cambria Math" w:hAnsi="Cambria Math"/>
                      </w:rPr>
                      <m:t>,</m:t>
                    </m:r>
                    <m:r>
                      <m:rPr>
                        <m:sty m:val="p"/>
                      </m:rPr>
                      <w:rPr>
                        <w:rFonts w:ascii="Cambria Math" w:hAnsi="Cambria Math" w:hint="eastAsia"/>
                      </w:rPr>
                      <m:t>并且</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与</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hint="eastAsia"/>
                      </w:rPr>
                      <m:t>相连</m:t>
                    </m:r>
                    <m:r>
                      <m:rPr>
                        <m:lit/>
                        <m:sty m:val="p"/>
                      </m:rPr>
                      <w:rPr>
                        <w:rFonts w:ascii="Cambria Math" w:hAnsi="Cambria Math"/>
                      </w:rPr>
                      <m:t xml:space="preserve"> </m:t>
                    </m:r>
                  </m:e>
                </m:eqArr>
              </m:num>
              <m:den>
                <m:r>
                  <m:rPr>
                    <m:sty m:val="p"/>
                  </m:rPr>
                  <w:rPr>
                    <w:rFonts w:ascii="Cambria Math" w:hAnsi="Cambria Math" w:hint="eastAsia"/>
                  </w:rPr>
                  <m:t>其他</m:t>
                </m:r>
              </m:den>
            </m:f>
          </m:e>
        </m:d>
      </m:oMath>
      <w:r>
        <w:rPr>
          <w:rFonts w:ascii="Segoe UI" w:hAnsi="Segoe UI" w:cs="Segoe UI"/>
        </w:rPr>
        <w:tab/>
      </w:r>
      <w:r>
        <w:rPr>
          <w:rFonts w:hint="eastAsia"/>
        </w:rPr>
        <w:t>(</w:t>
      </w:r>
      <w:r>
        <w:t>4)</w:t>
      </w:r>
    </w:p>
    <w:p w:rsidR="00F041A5" w:rsidRDefault="00000000">
      <w:pPr>
        <w:pStyle w:val="af"/>
        <w:ind w:firstLine="480"/>
        <w:rPr>
          <w:rFonts w:ascii="Segoe UI" w:hAnsi="Segoe UI" w:cs="Segoe UI"/>
          <w:color w:val="24292E"/>
        </w:rPr>
      </w:pPr>
      <w:r>
        <w:rPr>
          <w:rFonts w:ascii="Segoe UI" w:hAnsi="Segoe UI" w:cs="Segoe UI"/>
          <w:color w:val="24292E"/>
        </w:rPr>
        <w:t>其中</w:t>
      </w:r>
      <m:oMath>
        <m:r>
          <w:rPr>
            <w:rFonts w:ascii="Cambria Math" w:hAnsi="Cambria Math"/>
          </w:rPr>
          <m:t>deg</m:t>
        </m:r>
        <m:r>
          <m:rPr>
            <m:sty m:val="bi"/>
          </m:rPr>
          <w:rPr>
            <w:rFonts w:ascii="Cambria Math" w:hAnsi="Cambria Math"/>
          </w:rPr>
          <m:t>(</m:t>
        </m:r>
        <m:r>
          <w:rPr>
            <w:rFonts w:ascii="Cambria Math" w:hAnsi="Cambria Math"/>
          </w:rPr>
          <m:t>v)</m:t>
        </m:r>
      </m:oMath>
      <w:r>
        <w:rPr>
          <w:rFonts w:ascii="Segoe UI" w:hAnsi="Segoe UI" w:cs="Segoe UI"/>
          <w:color w:val="24292E"/>
        </w:rPr>
        <w:t>表示为节点</w:t>
      </w:r>
      <m:oMath>
        <m:r>
          <w:rPr>
            <w:rStyle w:val="mord"/>
            <w:rFonts w:ascii="Cambria Math" w:hAnsi="Cambria Math"/>
            <w:color w:val="24292E"/>
          </w:rPr>
          <m:t>v</m:t>
        </m:r>
      </m:oMath>
      <w:r>
        <w:rPr>
          <w:rFonts w:ascii="Segoe UI" w:hAnsi="Segoe UI" w:cs="Segoe UI"/>
          <w:color w:val="24292E"/>
        </w:rPr>
        <w:t>的度</w:t>
      </w:r>
    </w:p>
    <w:p w:rsidR="00F041A5" w:rsidRDefault="00F041A5">
      <w:pPr>
        <w:ind w:firstLine="480"/>
      </w:pPr>
    </w:p>
    <w:p w:rsidR="00F041A5" w:rsidRDefault="00000000" w:rsidP="00797BDB">
      <w:pPr>
        <w:pStyle w:val="3"/>
      </w:pPr>
      <w:bookmarkStart w:id="135" w:name="_Toc128817047"/>
      <w:r>
        <w:rPr>
          <w:rFonts w:hint="eastAsia"/>
        </w:rPr>
        <w:t>5.2.3</w:t>
      </w:r>
      <w:r>
        <w:t xml:space="preserve"> </w:t>
      </w:r>
      <w:r>
        <w:rPr>
          <w:rFonts w:hint="eastAsia"/>
        </w:rPr>
        <w:t>图卷积网络</w:t>
      </w:r>
      <w:bookmarkEnd w:id="135"/>
    </w:p>
    <w:p w:rsidR="00F041A5" w:rsidRDefault="00000000">
      <w:pPr>
        <w:ind w:firstLine="480"/>
        <w:rPr>
          <w:rFonts w:ascii="Segoe UI" w:hAnsi="Segoe UI" w:cs="Segoe UI"/>
          <w:color w:val="24292E"/>
        </w:rPr>
      </w:pPr>
      <w:r>
        <w:rPr>
          <w:rFonts w:ascii="Segoe UI" w:hAnsi="Segoe UI" w:cs="Segoe UI"/>
          <w:color w:val="24292E"/>
        </w:rPr>
        <w:t>图是一种数据结构，它对一组对象（节点）及其关系（边）进行建模。今年来，由于</w:t>
      </w:r>
      <w:proofErr w:type="gramStart"/>
      <w:r>
        <w:rPr>
          <w:rFonts w:ascii="Segoe UI" w:hAnsi="Segoe UI" w:cs="Segoe UI"/>
          <w:color w:val="24292E"/>
        </w:rPr>
        <w:t>图结构</w:t>
      </w:r>
      <w:proofErr w:type="gramEnd"/>
      <w:r>
        <w:rPr>
          <w:rFonts w:ascii="Segoe UI" w:hAnsi="Segoe UI" w:cs="Segoe UI"/>
          <w:color w:val="24292E"/>
        </w:rPr>
        <w:t>的强大表现力，用机器学习方法分析图的研究越来越受到重视。图神经网络是指使用神经网络学习</w:t>
      </w:r>
      <w:proofErr w:type="gramStart"/>
      <w:r>
        <w:rPr>
          <w:rFonts w:ascii="Segoe UI" w:hAnsi="Segoe UI" w:cs="Segoe UI"/>
          <w:color w:val="24292E"/>
        </w:rPr>
        <w:t>图结构</w:t>
      </w:r>
      <w:proofErr w:type="gramEnd"/>
      <w:r>
        <w:rPr>
          <w:rFonts w:ascii="Segoe UI" w:hAnsi="Segoe UI" w:cs="Segoe UI"/>
          <w:color w:val="24292E"/>
        </w:rPr>
        <w:t>数据，提取和发掘</w:t>
      </w:r>
      <w:proofErr w:type="gramStart"/>
      <w:r>
        <w:rPr>
          <w:rFonts w:ascii="Segoe UI" w:hAnsi="Segoe UI" w:cs="Segoe UI"/>
          <w:color w:val="24292E"/>
        </w:rPr>
        <w:t>图结构</w:t>
      </w:r>
      <w:proofErr w:type="gramEnd"/>
      <w:r>
        <w:rPr>
          <w:rFonts w:ascii="Segoe UI" w:hAnsi="Segoe UI" w:cs="Segoe UI"/>
          <w:color w:val="24292E"/>
        </w:rPr>
        <w:t>数据中的特征和模式，满足聚类，分类，预测，分割，生成等</w:t>
      </w:r>
      <w:proofErr w:type="gramStart"/>
      <w:r>
        <w:rPr>
          <w:rFonts w:ascii="Segoe UI" w:hAnsi="Segoe UI" w:cs="Segoe UI"/>
          <w:color w:val="24292E"/>
        </w:rPr>
        <w:t>图学习</w:t>
      </w:r>
      <w:proofErr w:type="gramEnd"/>
      <w:r>
        <w:rPr>
          <w:rFonts w:ascii="Segoe UI" w:hAnsi="Segoe UI" w:cs="Segoe UI"/>
          <w:color w:val="24292E"/>
        </w:rPr>
        <w:t>任务需求的算法总称</w:t>
      </w:r>
      <w:r>
        <w:rPr>
          <w:rFonts w:ascii="Segoe UI" w:hAnsi="Segoe UI" w:cs="Segoe UI"/>
          <w:color w:val="24292E"/>
        </w:rPr>
        <w:fldChar w:fldCharType="begin"/>
      </w:r>
      <w:r>
        <w:rPr>
          <w:rFonts w:ascii="Segoe UI" w:hAnsi="Segoe UI" w:cs="Segoe UI"/>
          <w:color w:val="24292E"/>
        </w:rPr>
        <w:instrText xml:space="preserve"> ADDIN ZOTERO_ITEM CSL_CITATION {"citationID":"y6TLfLMT","properties":{"formattedCitation":"\\super [33]\\nosupersub{}","plainCitation":"[33]","noteIndex":0},"citationItems":[{"id":198,"uris":["http://zotero.org/users/5757816/items/QTZ5ZK6S"],"itemData":{"id":198,"type":"article-journal","abstract":"Semi-supervised learning (SSL) has tremendous value in practice due to the utilization of both labeled and unlabelled data. An essential class of SSL methods, referred to as graph-based semi-supervised learning (GSSL) methods in the literature, is to first represent each sample as a node in an affinity graph, and then, the label information of unlabeled samples can be inferred based on the structure of the constructed graph. GSSL methods have demonstrated their advantages in various domains due to their uniqueness of structure, the universality of applications, and their scalability to large-scale data. Focusing on GSSL methods only, this work aims to provide both researchers and practitioners with a solid and systematic understanding of relevant advances as well as the underlying connections among them. The concentration on one class of SSL makes this article distinct from recent surveys that cover a more general and broader picture of SSL methods yet often neglect the fundamental understanding of GSSL methods. In particular, a significant contribution of this article lies in a newly generalized taxonomy for GSSL under the unified framework, with the most up-to-date references and valuable resources such as codes, datasets, and applications. Furthermore, we present several potential research directions as future work with our insights into this rapidly growing field.","call-number":"10.451","container-title":"IEEE transactions on neural networks and learning systems","DOI":"10.1109/TNNLS.2022.3155478","note":"PMID: 35302941","source":"1","title":"Graph-based Semi-supervised Learning: A Comprehensive Review","URL":"https://www.semanticscholar.org/paper/7dee0821e4b0ece2972d4cedfbe31785a05dba37","volume":"PP","author":[{"family":"Song","given":"Zixing"},{"family":"Yang","given":"Xiangli"},{"family":"Xu","given":"Zenglin"},{"family":"King","given":"Irwin"}],"issued":{"date-parts":[["2021"]]}}}],"schema":"https://github.com/citation-style-language/schema/raw/master/csl-citation.json"} </w:instrText>
      </w:r>
      <w:r>
        <w:rPr>
          <w:rFonts w:ascii="Segoe UI" w:hAnsi="Segoe UI" w:cs="Segoe UI"/>
          <w:color w:val="24292E"/>
        </w:rPr>
        <w:fldChar w:fldCharType="separate"/>
      </w:r>
      <w:r>
        <w:rPr>
          <w:rFonts w:ascii="Segoe UI" w:hAnsi="Segoe UI" w:cs="Segoe UI"/>
          <w:kern w:val="0"/>
          <w:vertAlign w:val="superscript"/>
        </w:rPr>
        <w:t>[33]</w:t>
      </w:r>
      <w:r>
        <w:rPr>
          <w:rFonts w:ascii="Segoe UI" w:hAnsi="Segoe UI" w:cs="Segoe UI"/>
          <w:color w:val="24292E"/>
        </w:rPr>
        <w:fldChar w:fldCharType="end"/>
      </w:r>
      <w:r>
        <w:rPr>
          <w:rFonts w:ascii="Segoe UI" w:hAnsi="Segoe UI" w:cs="Segoe UI"/>
          <w:color w:val="24292E"/>
        </w:rPr>
        <w:t>。图神经网络发展的一个动机源于卷积神经网络。卷积神经网络的广泛应用带来了机器学习领域的突破并开启了深度学习时代。然而卷积神经网络只能在规则的欧式空间数据中提取潜在特征，不能很好的对应现实中复杂多变的图数据，如何将卷积神经网络应用于</w:t>
      </w:r>
      <w:proofErr w:type="gramStart"/>
      <w:r>
        <w:rPr>
          <w:rFonts w:ascii="Segoe UI" w:hAnsi="Segoe UI" w:cs="Segoe UI"/>
          <w:color w:val="24292E"/>
        </w:rPr>
        <w:t>图结构</w:t>
      </w:r>
      <w:proofErr w:type="gramEnd"/>
      <w:r>
        <w:rPr>
          <w:rFonts w:ascii="Segoe UI" w:hAnsi="Segoe UI" w:cs="Segoe UI"/>
          <w:color w:val="24292E"/>
        </w:rPr>
        <w:t>这一非欧式空间成为图神经网络模型重点解决的问题。以下给出图神经网络中相关符号的说明和定义</w:t>
      </w:r>
      <w:r>
        <w:rPr>
          <w:rFonts w:ascii="Segoe UI" w:hAnsi="Segoe UI" w:cs="Segoe UI" w:hint="eastAsia"/>
          <w:color w:val="24292E"/>
        </w:rPr>
        <w:t>。</w:t>
      </w:r>
    </w:p>
    <w:tbl>
      <w:tblPr>
        <w:tblStyle w:val="af2"/>
        <w:tblW w:w="0" w:type="auto"/>
        <w:tblLook w:val="04A0" w:firstRow="1" w:lastRow="0" w:firstColumn="1" w:lastColumn="0" w:noHBand="0" w:noVBand="1"/>
      </w:tblPr>
      <w:tblGrid>
        <w:gridCol w:w="4643"/>
        <w:gridCol w:w="4644"/>
      </w:tblGrid>
      <w:tr w:rsidR="00F041A5">
        <w:tc>
          <w:tcPr>
            <w:tcW w:w="9287" w:type="dxa"/>
            <w:gridSpan w:val="2"/>
            <w:tcBorders>
              <w:top w:val="nil"/>
              <w:left w:val="nil"/>
              <w:bottom w:val="nil"/>
              <w:right w:val="nil"/>
            </w:tcBorders>
          </w:tcPr>
          <w:p w:rsidR="00F041A5" w:rsidRDefault="00000000">
            <w:pPr>
              <w:ind w:firstLineChars="0" w:firstLine="0"/>
              <w:rPr>
                <w:rFonts w:ascii="Segoe UI" w:hAnsi="Segoe UI" w:cs="Segoe UI"/>
                <w:color w:val="24292E"/>
              </w:rPr>
            </w:pPr>
            <w:r>
              <w:rPr>
                <w:noProof/>
              </w:rPr>
              <w:lastRenderedPageBreak/>
              <w:drawing>
                <wp:anchor distT="0" distB="0" distL="114300" distR="114300" simplePos="0" relativeHeight="251680256" behindDoc="0" locked="0" layoutInCell="1" allowOverlap="1">
                  <wp:simplePos x="0" y="0"/>
                  <wp:positionH relativeFrom="margin">
                    <wp:align>center</wp:align>
                  </wp:positionH>
                  <wp:positionV relativeFrom="margin">
                    <wp:align>top</wp:align>
                  </wp:positionV>
                  <wp:extent cx="5259070" cy="23983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59070" cy="2398395"/>
                          </a:xfrm>
                          <a:prstGeom prst="rect">
                            <a:avLst/>
                          </a:prstGeom>
                          <a:noFill/>
                          <a:ln>
                            <a:noFill/>
                          </a:ln>
                        </pic:spPr>
                      </pic:pic>
                    </a:graphicData>
                  </a:graphic>
                </wp:anchor>
              </w:drawing>
            </w:r>
          </w:p>
        </w:tc>
      </w:tr>
      <w:tr w:rsidR="00F041A5">
        <w:tc>
          <w:tcPr>
            <w:tcW w:w="4643" w:type="dxa"/>
            <w:tcBorders>
              <w:top w:val="nil"/>
              <w:left w:val="nil"/>
              <w:bottom w:val="nil"/>
              <w:right w:val="nil"/>
            </w:tcBorders>
          </w:tcPr>
          <w:p w:rsidR="00F041A5" w:rsidRDefault="00000000">
            <w:pPr>
              <w:pStyle w:val="afc"/>
              <w:ind w:firstLine="420"/>
              <w:rPr>
                <w:rFonts w:ascii="Segoe UI" w:hAnsi="Segoe UI" w:cs="Segoe UI"/>
                <w:color w:val="24292E"/>
              </w:rPr>
            </w:pPr>
            <w:r>
              <w:rPr>
                <w:rFonts w:hint="eastAsia"/>
              </w:rPr>
              <w:t>(</w:t>
            </w:r>
            <w:r>
              <w:t xml:space="preserve">a) </w:t>
            </w:r>
            <w:r>
              <w:rPr>
                <w:rFonts w:hint="eastAsia"/>
              </w:rPr>
              <w:t>二维</w:t>
            </w:r>
            <w:r>
              <w:t>卷积</w:t>
            </w:r>
            <w:r>
              <w:rPr>
                <w:rFonts w:hint="eastAsia"/>
              </w:rPr>
              <w:t>.</w:t>
            </w:r>
            <w:r>
              <w:t xml:space="preserve"> </w:t>
            </w:r>
            <w:r>
              <w:t>类似于图，图像中的每个像素都被视为节点，其中</w:t>
            </w:r>
            <w:r>
              <w:rPr>
                <w:rFonts w:hint="eastAsia"/>
              </w:rPr>
              <w:t>相邻节点</w:t>
            </w:r>
            <w:r>
              <w:t>由过滤器大小决定。</w:t>
            </w:r>
            <w:r>
              <w:rPr>
                <w:rFonts w:hint="eastAsia"/>
              </w:rPr>
              <w:t>二维</w:t>
            </w:r>
            <w:r>
              <w:t>卷积取红色节点及其相邻节点的</w:t>
            </w:r>
            <w:proofErr w:type="gramStart"/>
            <w:r>
              <w:t>像素值</w:t>
            </w:r>
            <w:proofErr w:type="gramEnd"/>
            <w:r>
              <w:t>的加权平均值。</w:t>
            </w:r>
            <w:r>
              <w:rPr>
                <w:rFonts w:hint="eastAsia"/>
              </w:rPr>
              <w:t>相邻节点</w:t>
            </w:r>
            <w:r>
              <w:t>是有序的，并且具有固定的大小</w:t>
            </w:r>
            <w:r>
              <w:rPr>
                <w:rFonts w:hint="eastAsia"/>
              </w:rPr>
              <w:t>。</w:t>
            </w:r>
          </w:p>
        </w:tc>
        <w:tc>
          <w:tcPr>
            <w:tcW w:w="4644" w:type="dxa"/>
            <w:tcBorders>
              <w:top w:val="nil"/>
              <w:left w:val="nil"/>
              <w:bottom w:val="nil"/>
              <w:right w:val="nil"/>
            </w:tcBorders>
          </w:tcPr>
          <w:p w:rsidR="00F041A5" w:rsidRDefault="00000000">
            <w:pPr>
              <w:pStyle w:val="afc"/>
              <w:ind w:firstLine="420"/>
              <w:rPr>
                <w:rFonts w:ascii="Segoe UI" w:hAnsi="Segoe UI" w:cs="Segoe UI"/>
                <w:color w:val="24292E"/>
              </w:rPr>
            </w:pPr>
            <w:r>
              <w:rPr>
                <w:rFonts w:hint="eastAsia"/>
              </w:rPr>
              <w:t>(</w:t>
            </w:r>
            <w:r>
              <w:t>b</w:t>
            </w:r>
            <w:r>
              <w:rPr>
                <w:rFonts w:hint="eastAsia"/>
              </w:rPr>
              <w:t>)</w:t>
            </w:r>
            <w:r>
              <w:t>图形卷积</w:t>
            </w:r>
            <w:r>
              <w:rPr>
                <w:rFonts w:hint="eastAsia"/>
              </w:rPr>
              <w:t>.</w:t>
            </w:r>
            <w:r>
              <w:t xml:space="preserve"> </w:t>
            </w:r>
            <w:r>
              <w:t>为了获得红色节点的隐藏表示，图卷积运算的一个简单解决方案是获取红色节点及其相邻节点的节点特征的平均值。与图像数据不同，</w:t>
            </w:r>
            <w:r>
              <w:rPr>
                <w:rFonts w:hint="eastAsia"/>
              </w:rPr>
              <w:t>相邻节点</w:t>
            </w:r>
            <w:r>
              <w:t>是无序的，大小可变</w:t>
            </w:r>
            <w:r>
              <w:rPr>
                <w:rFonts w:hint="eastAsia"/>
              </w:rPr>
              <w:t>。</w:t>
            </w:r>
          </w:p>
        </w:tc>
      </w:tr>
      <w:tr w:rsidR="00F041A5">
        <w:tc>
          <w:tcPr>
            <w:tcW w:w="9287" w:type="dxa"/>
            <w:gridSpan w:val="2"/>
            <w:tcBorders>
              <w:top w:val="nil"/>
              <w:left w:val="nil"/>
              <w:bottom w:val="nil"/>
              <w:right w:val="nil"/>
            </w:tcBorders>
          </w:tcPr>
          <w:p w:rsidR="00F041A5" w:rsidRDefault="00000000">
            <w:pPr>
              <w:pStyle w:val="afc"/>
              <w:ind w:firstLine="420"/>
            </w:pPr>
            <w:r>
              <w:rPr>
                <w:rFonts w:hint="eastAsia"/>
              </w:rPr>
              <w:t>图</w:t>
            </w:r>
            <w:r>
              <w:rPr>
                <w:rFonts w:hint="eastAsia"/>
              </w:rPr>
              <w:t>5-3</w:t>
            </w:r>
            <w:r>
              <w:t xml:space="preserve"> </w:t>
            </w:r>
            <w:r>
              <w:rPr>
                <w:rFonts w:hint="eastAsia"/>
              </w:rPr>
              <w:t>二维卷积与图卷积的比较</w:t>
            </w:r>
            <w:r>
              <w:fldChar w:fldCharType="begin"/>
            </w:r>
            <w:r>
              <w:instrText xml:space="preserve"> ADDIN ZOTERO_ITEM CSL_CITATION {"citationID":"PEEUGBZu","properties":{"formattedCitation":"\\super [34]\\nosupersub{}","plainCitation":"[34]","noteIndex":0},"citationItems":[{"id":217,"uris":["http://zotero.org/users/5757816/items/8PERJRHD"],"itemData":{"id":217,"type":"article-journal","abstract":"Deep learning has revolutionized many machine learning tasks in recent years, ranging from image classification and video processing to speech recognition and natural language understanding. The data in these tasks are typically represented in the Euclidean space. However, there is an increasing number of applications, where data are generated from non-Euclidean domains and are represented as graphs with complex relationships and interdependency between objects. The complexity of graph data has imposed significant challenges on the existing machine learning algorithms. Recently, many studies on extending deep learning approaches for graph data have emerged. In this article, we provide a comprehensive overview of graph neural networks (GNNs) in data mining and machine learning fields. We propose a new taxonomy to divide the state-of-the-art GNNs into four categories, namely, recurrent GNNs, convolutional GNNs, graph autoencoders, and spatial–temporal GNNs. We further discuss the applications of GNNs across various domains and summarize the open-source codes, benchmark data sets, and model evaluation of GNNs. Finally, we propose potential research directions in this rapidly growing field.","call-number":"10.451","container-title":"IEEE Transactions on Neural Networks and Learning Systems","DOI":"10.1109/TNNLS.2020.2978386","note":"PMID: 32217482","page":"4-24","source":"1","title":"A Comprehensive Survey on Graph Neural Networks","volume":"32","author":[{"family":"Wu","given":"Zonghan"},{"family":"Pan","given":"Shirui"},{"family":"Chen","given":"Fengwen"},{"family":"Long","given":"Guodong"},{"family":"Zhang","given":"Chengqi"},{"family":"Yu","given":"Philip S."}],"issued":{"date-parts":[["2019"]]}}}],"schema":"https://github.com/citation-style-language/schema/raw/master/csl-citation.json"} </w:instrText>
            </w:r>
            <w:r>
              <w:fldChar w:fldCharType="separate"/>
            </w:r>
            <w:r>
              <w:rPr>
                <w:kern w:val="0"/>
                <w:szCs w:val="24"/>
                <w:vertAlign w:val="superscript"/>
              </w:rPr>
              <w:t>[34]</w:t>
            </w:r>
            <w:r>
              <w:fldChar w:fldCharType="end"/>
            </w:r>
          </w:p>
        </w:tc>
      </w:tr>
      <w:tr w:rsidR="00F041A5">
        <w:tc>
          <w:tcPr>
            <w:tcW w:w="9287" w:type="dxa"/>
            <w:gridSpan w:val="2"/>
            <w:tcBorders>
              <w:top w:val="nil"/>
              <w:left w:val="nil"/>
              <w:bottom w:val="nil"/>
              <w:right w:val="nil"/>
            </w:tcBorders>
          </w:tcPr>
          <w:p w:rsidR="00F041A5" w:rsidRDefault="00000000">
            <w:pPr>
              <w:pStyle w:val="afc"/>
              <w:ind w:firstLine="420"/>
            </w:pPr>
            <w:r>
              <w:t>Figure</w:t>
            </w:r>
            <w:r>
              <w:rPr>
                <w:rFonts w:hint="eastAsia"/>
              </w:rPr>
              <w:t>.</w:t>
            </w:r>
            <w:r>
              <w:t>5-</w:t>
            </w:r>
            <w:r>
              <w:rPr>
                <w:rFonts w:hint="eastAsia"/>
              </w:rPr>
              <w:t xml:space="preserve">3 </w:t>
            </w:r>
            <w:r>
              <w:t>Comparison of two-dimensional convolution and graph convolution</w:t>
            </w:r>
          </w:p>
        </w:tc>
      </w:tr>
    </w:tbl>
    <w:p w:rsidR="00F041A5" w:rsidRDefault="00000000">
      <w:pPr>
        <w:ind w:firstLineChars="0" w:firstLine="420"/>
        <w:rPr>
          <w:rFonts w:ascii="Segoe UI" w:hAnsi="Segoe UI" w:cs="Segoe UI"/>
          <w:color w:val="24292E"/>
        </w:rPr>
      </w:pPr>
      <w:r>
        <w:rPr>
          <w:rFonts w:ascii="Segoe UI" w:hAnsi="Segoe UI" w:cs="Segoe UI"/>
          <w:color w:val="24292E"/>
        </w:rPr>
        <w:t>对于图卷积网络来说，想要学习到它对于每个节点的特征表示，任意的图卷积都可以写成这样的一个非线性函数：</w:t>
      </w:r>
    </w:p>
    <w:p w:rsidR="00F041A5" w:rsidRDefault="00000000">
      <w:pPr>
        <w:pStyle w:val="mathAndNum"/>
        <w:tabs>
          <w:tab w:val="clear" w:pos="9120"/>
          <w:tab w:val="right" w:pos="9071"/>
        </w:tabs>
        <w:ind w:firstLine="480"/>
      </w:pPr>
      <w:r>
        <w:rPr>
          <w:rFonts w:ascii="Segoe UI" w:hAnsi="Segoe UI" w:cs="Segoe UI"/>
        </w:rPr>
        <w:tab/>
      </w:r>
      <m:oMath>
        <m:sSup>
          <m:sSupPr>
            <m:ctrlPr>
              <w:rPr>
                <w:rFonts w:ascii="Cambria Math" w:hAnsi="Cambria Math"/>
              </w:rPr>
            </m:ctrlPr>
          </m:sSupPr>
          <m:e>
            <m:r>
              <w:rPr>
                <w:rFonts w:ascii="Cambria Math" w:hAnsi="Cambria Math" w:hint="eastAsia"/>
              </w:rPr>
              <m:t>H</m:t>
            </m:r>
            <m:ctrlPr>
              <w:rPr>
                <w:rFonts w:ascii="Cambria Math" w:hAnsi="Cambria Math" w:hint="eastAsia"/>
              </w:rPr>
            </m:ctrlPr>
          </m:e>
          <m:sup>
            <m:r>
              <w:rPr>
                <w:rFonts w:ascii="Cambria Math" w:hAnsi="Cambria Math"/>
              </w:rPr>
              <m:t>l</m:t>
            </m:r>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r>
          <m:rPr>
            <m:sty m:val="p"/>
          </m:rPr>
          <w:rPr>
            <w:rFonts w:ascii="Cambria Math" w:hAnsi="Cambria Math"/>
          </w:rPr>
          <m:t>)</m:t>
        </m:r>
      </m:oMath>
      <w:r>
        <w:rPr>
          <w:rFonts w:ascii="Segoe UI" w:hAnsi="Segoe UI" w:cs="Segoe UI"/>
        </w:rPr>
        <w:tab/>
      </w:r>
      <w:r>
        <w:rPr>
          <w:rFonts w:hint="eastAsia"/>
        </w:rPr>
        <w:t>(</w:t>
      </w:r>
      <w:r>
        <w:t>5)</w:t>
      </w:r>
    </w:p>
    <w:p w:rsidR="00F041A5" w:rsidRDefault="00000000">
      <w:pPr>
        <w:ind w:firstLine="480"/>
        <w:rPr>
          <w:rFonts w:ascii="Segoe UI" w:hAnsi="Segoe UI" w:cs="Segoe UI"/>
          <w:color w:val="24292E"/>
        </w:rPr>
      </w:pPr>
      <m:oMath>
        <m:sSup>
          <m:sSupPr>
            <m:ctrlPr>
              <w:rPr>
                <w:rFonts w:ascii="Cambria Math" w:hAnsi="Cambria Math" w:cs="Segoe UI"/>
                <w:i/>
                <w:color w:val="24292E"/>
              </w:rPr>
            </m:ctrlPr>
          </m:sSupPr>
          <m:e>
            <m:r>
              <w:rPr>
                <w:rFonts w:ascii="Cambria Math" w:hAnsi="Cambria Math" w:cs="Segoe UI" w:hint="eastAsia"/>
                <w:color w:val="24292E"/>
              </w:rPr>
              <m:t>H</m:t>
            </m:r>
            <m:ctrlPr>
              <w:rPr>
                <w:rFonts w:ascii="Cambria Math" w:hAnsi="Cambria Math" w:cs="Segoe UI" w:hint="eastAsia"/>
                <w:i/>
                <w:color w:val="24292E"/>
              </w:rPr>
            </m:ctrlPr>
          </m:e>
          <m:sup>
            <m:r>
              <w:rPr>
                <w:rFonts w:ascii="Cambria Math" w:hAnsi="Cambria Math" w:cs="Segoe UI"/>
                <w:color w:val="24292E"/>
              </w:rPr>
              <m:t>0</m:t>
            </m:r>
          </m:sup>
        </m:sSup>
        <m:r>
          <w:rPr>
            <w:rFonts w:ascii="Cambria Math" w:hAnsi="Cambria Math" w:cs="Segoe UI"/>
            <w:color w:val="24292E"/>
          </w:rPr>
          <m:t>=X</m:t>
        </m:r>
      </m:oMath>
      <w:r>
        <w:rPr>
          <w:rFonts w:ascii="Segoe UI" w:hAnsi="Segoe UI" w:cs="Segoe UI"/>
          <w:color w:val="24292E"/>
        </w:rPr>
        <w:t>为第一层的输入</w:t>
      </w:r>
      <w:r>
        <w:rPr>
          <w:rFonts w:ascii="Segoe UI" w:hAnsi="Segoe UI" w:cs="Segoe UI"/>
          <w:color w:val="24292E"/>
        </w:rPr>
        <w:t>,</w:t>
      </w:r>
      <w:r>
        <w:rPr>
          <w:rStyle w:val="mord"/>
          <w:rFonts w:ascii="KaTeX_Math" w:hAnsi="KaTeX_Math" w:cs="Times New Roman"/>
          <w:i/>
          <w:iCs/>
          <w:color w:val="24292E"/>
          <w:sz w:val="29"/>
          <w:szCs w:val="29"/>
        </w:rPr>
        <w:t>l</w:t>
      </w:r>
      <w:r>
        <w:rPr>
          <w:rFonts w:ascii="Segoe UI" w:hAnsi="Segoe UI" w:cs="Segoe UI"/>
          <w:color w:val="24292E"/>
        </w:rPr>
        <w:t>代表神经网络的层数</w:t>
      </w:r>
      <w:r>
        <w:rPr>
          <w:rFonts w:ascii="Segoe UI" w:hAnsi="Segoe UI" w:cs="Segoe UI"/>
          <w:color w:val="24292E"/>
        </w:rPr>
        <w:t>,A</w:t>
      </w:r>
      <w:r>
        <w:rPr>
          <w:rFonts w:ascii="Segoe UI" w:hAnsi="Segoe UI" w:cs="Segoe UI"/>
          <w:color w:val="24292E"/>
        </w:rPr>
        <w:t>代表邻接矩阵</w:t>
      </w:r>
      <w:r>
        <w:rPr>
          <w:rFonts w:ascii="Segoe UI" w:hAnsi="Segoe UI" w:cs="Segoe UI"/>
          <w:color w:val="24292E"/>
        </w:rPr>
        <w:t>.</w:t>
      </w:r>
    </w:p>
    <w:p w:rsidR="00F041A5" w:rsidRDefault="00000000">
      <w:pPr>
        <w:ind w:firstLine="480"/>
        <w:rPr>
          <w:iCs/>
        </w:rPr>
      </w:pPr>
      <w:r>
        <w:rPr>
          <w:rFonts w:ascii="Segoe UI" w:hAnsi="Segoe UI" w:cs="Segoe UI"/>
          <w:color w:val="24292E"/>
        </w:rPr>
        <w:t>传统的图卷积网络做法就是将邻居节点的信息加入到本节点当中</w:t>
      </w:r>
      <w:r>
        <w:rPr>
          <w:rFonts w:ascii="Segoe UI" w:hAnsi="Segoe UI" w:cs="Segoe UI"/>
          <w:color w:val="24292E"/>
        </w:rPr>
        <w:t>:</w:t>
      </w:r>
    </w:p>
    <w:p w:rsidR="00F041A5" w:rsidRDefault="00000000">
      <w:pPr>
        <w:pStyle w:val="mathAndNum"/>
        <w:tabs>
          <w:tab w:val="clear" w:pos="9120"/>
          <w:tab w:val="right" w:pos="9071"/>
        </w:tabs>
        <w:ind w:firstLine="480"/>
      </w:pPr>
      <w:r>
        <w:rPr>
          <w:rFonts w:cs="宋体"/>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cs="宋体"/>
        </w:rPr>
        <w:tab/>
      </w:r>
      <w:r>
        <w:rPr>
          <w:rFonts w:hint="eastAsia"/>
        </w:rPr>
        <w:t>(</w:t>
      </w:r>
      <w:r>
        <w:t>6)</w:t>
      </w:r>
    </w:p>
    <w:p w:rsidR="00F041A5" w:rsidRDefault="00000000">
      <w:pPr>
        <w:pStyle w:val="af"/>
        <w:ind w:firstLine="480"/>
        <w:rPr>
          <w:rFonts w:ascii="Segoe UI" w:hAnsi="Segoe UI" w:cs="Segoe UI"/>
          <w:color w:val="24292E"/>
        </w:rPr>
      </w:pPr>
      <m:oMath>
        <m:sSub>
          <m:sSubPr>
            <m:ctrlPr>
              <w:rPr>
                <w:rFonts w:ascii="Cambria Math" w:hAnsi="Cambria Math" w:cs="Segoe UI"/>
                <w:i/>
                <w:color w:val="24292E"/>
              </w:rPr>
            </m:ctrlPr>
          </m:sSubPr>
          <m:e>
            <m:r>
              <w:rPr>
                <w:rFonts w:ascii="Cambria Math" w:hAnsi="Cambria Math" w:cs="Segoe UI"/>
                <w:color w:val="24292E"/>
              </w:rPr>
              <m:t>W</m:t>
            </m:r>
          </m:e>
          <m:sub>
            <m:r>
              <w:rPr>
                <w:rFonts w:ascii="Cambria Math" w:hAnsi="Cambria Math" w:cs="Segoe UI"/>
                <w:color w:val="24292E"/>
              </w:rPr>
              <m:t>l</m:t>
            </m:r>
          </m:sub>
        </m:sSub>
        <m:r>
          <w:rPr>
            <w:rFonts w:ascii="Cambria Math" w:hAnsi="Cambria Math" w:cs="Segoe UI"/>
            <w:color w:val="24292E"/>
          </w:rPr>
          <m:t xml:space="preserve"> </m:t>
        </m:r>
      </m:oMath>
      <w:r>
        <w:rPr>
          <w:rFonts w:ascii="Segoe UI" w:hAnsi="Segoe UI" w:cs="Segoe UI"/>
          <w:color w:val="24292E"/>
        </w:rPr>
        <w:t>代表第</w:t>
      </w:r>
      <m:oMath>
        <m:r>
          <w:rPr>
            <w:rFonts w:ascii="Cambria Math" w:hAnsi="Cambria Math" w:cs="Segoe UI"/>
            <w:color w:val="24292E"/>
          </w:rPr>
          <m:t>l</m:t>
        </m:r>
      </m:oMath>
      <w:r>
        <w:rPr>
          <w:rFonts w:ascii="Segoe UI" w:hAnsi="Segoe UI" w:cs="Segoe UI"/>
          <w:color w:val="24292E"/>
        </w:rPr>
        <w:t>层的参数矩阵</w:t>
      </w:r>
      <w:r>
        <w:rPr>
          <w:rFonts w:ascii="Segoe UI" w:hAnsi="Segoe UI" w:cs="Segoe UI"/>
          <w:color w:val="24292E"/>
        </w:rPr>
        <w:t>,</w:t>
      </w:r>
      <m:oMath>
        <m:r>
          <w:rPr>
            <w:rStyle w:val="mord"/>
            <w:rFonts w:ascii="Cambria Math" w:hAnsi="Cambria Math"/>
            <w:color w:val="24292E"/>
            <w:sz w:val="29"/>
            <w:szCs w:val="29"/>
          </w:rPr>
          <m:t>σ</m:t>
        </m:r>
      </m:oMath>
      <w:r>
        <w:rPr>
          <w:rFonts w:ascii="Segoe UI" w:hAnsi="Segoe UI" w:cs="Segoe UI"/>
          <w:color w:val="24292E"/>
        </w:rPr>
        <w:t>代表激活函数</w:t>
      </w:r>
      <w:r>
        <w:rPr>
          <w:rFonts w:ascii="Segoe UI" w:hAnsi="Segoe UI" w:cs="Segoe UI"/>
          <w:color w:val="24292E"/>
        </w:rPr>
        <w:t xml:space="preserve">. </w:t>
      </w:r>
      <w:r>
        <w:rPr>
          <w:rFonts w:ascii="Segoe UI" w:hAnsi="Segoe UI" w:cs="Segoe UI"/>
          <w:color w:val="24292E"/>
        </w:rPr>
        <w:t>根据矩阵乘法可以看出上式中的每个节点都结合了相邻节点的信息</w:t>
      </w:r>
      <w:r>
        <w:rPr>
          <w:rFonts w:ascii="Segoe UI" w:hAnsi="Segoe UI" w:cs="Segoe UI"/>
          <w:color w:val="24292E"/>
        </w:rPr>
        <w:t>,</w:t>
      </w:r>
      <w:r>
        <w:rPr>
          <w:rFonts w:ascii="Segoe UI" w:hAnsi="Segoe UI" w:cs="Segoe UI"/>
          <w:color w:val="24292E"/>
        </w:rPr>
        <w:t>但由于仅仅使用了邻接矩阵</w:t>
      </w:r>
      <w:r>
        <w:rPr>
          <w:rFonts w:ascii="Segoe UI" w:hAnsi="Segoe UI" w:cs="Segoe UI"/>
          <w:color w:val="24292E"/>
        </w:rPr>
        <w:t>,</w:t>
      </w:r>
      <w:r>
        <w:rPr>
          <w:rFonts w:ascii="Segoe UI" w:hAnsi="Segoe UI" w:cs="Segoe UI"/>
          <w:color w:val="24292E"/>
        </w:rPr>
        <w:t>邻接矩阵对角线为</w:t>
      </w:r>
      <w:r>
        <w:rPr>
          <w:rFonts w:ascii="Segoe UI" w:hAnsi="Segoe UI" w:cs="Segoe UI"/>
          <w:color w:val="24292E"/>
        </w:rPr>
        <w:t>0,</w:t>
      </w:r>
      <w:r>
        <w:rPr>
          <w:rFonts w:ascii="Segoe UI" w:hAnsi="Segoe UI" w:cs="Segoe UI"/>
          <w:color w:val="24292E"/>
        </w:rPr>
        <w:t>无法体现节点自身的信息</w:t>
      </w:r>
      <w:r>
        <w:rPr>
          <w:rFonts w:ascii="Segoe UI" w:hAnsi="Segoe UI" w:cs="Segoe UI"/>
          <w:color w:val="24292E"/>
        </w:rPr>
        <w:t>,</w:t>
      </w:r>
      <w:r>
        <w:rPr>
          <w:rFonts w:ascii="Segoe UI" w:hAnsi="Segoe UI" w:cs="Segoe UI"/>
          <w:color w:val="24292E"/>
        </w:rPr>
        <w:t>所以我们使用拉普拉斯矩阵来代替邻接矩阵</w:t>
      </w:r>
    </w:p>
    <w:p w:rsidR="00F041A5" w:rsidRDefault="00000000">
      <w:pPr>
        <w:pStyle w:val="mathAndNum"/>
        <w:tabs>
          <w:tab w:val="clear" w:pos="9120"/>
          <w:tab w:val="right" w:pos="9071"/>
        </w:tabs>
        <w:ind w:firstLine="480"/>
      </w:pPr>
      <w:r>
        <w:rPr>
          <w:rFonts w:ascii="Segoe UI" w:hAnsi="Segoe UI" w:cs="Segoe UI"/>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ascii="Segoe UI" w:hAnsi="Segoe UI" w:cs="Segoe UI"/>
        </w:rPr>
        <w:tab/>
      </w:r>
      <w:r>
        <w:rPr>
          <w:rFonts w:hint="eastAsia"/>
        </w:rPr>
        <w:t>(</w:t>
      </w:r>
      <w:r>
        <w:t>7)</w:t>
      </w:r>
    </w:p>
    <w:p w:rsidR="00F041A5" w:rsidRDefault="00000000">
      <w:pPr>
        <w:pStyle w:val="af"/>
        <w:ind w:firstLine="480"/>
        <w:rPr>
          <w:rFonts w:ascii="Segoe UI" w:hAnsi="Segoe UI" w:cs="Segoe UI"/>
          <w:color w:val="24292E"/>
        </w:rPr>
      </w:pPr>
      <w:r>
        <w:rPr>
          <w:rFonts w:ascii="Segoe UI" w:hAnsi="Segoe UI" w:cs="Segoe UI"/>
          <w:color w:val="24292E"/>
        </w:rPr>
        <w:t>上式中引入了拉普拉斯矩阵</w:t>
      </w:r>
      <w:r>
        <w:rPr>
          <w:rFonts w:ascii="Segoe UI" w:hAnsi="Segoe UI" w:cs="Segoe UI"/>
          <w:color w:val="24292E"/>
        </w:rPr>
        <w:t>,</w:t>
      </w:r>
      <w:r>
        <w:rPr>
          <w:rFonts w:ascii="Segoe UI" w:hAnsi="Segoe UI" w:cs="Segoe UI"/>
          <w:color w:val="24292E"/>
        </w:rPr>
        <w:t>从而解决了没有考虑自身节点信息自传递的问题</w:t>
      </w:r>
      <w:r>
        <w:rPr>
          <w:rFonts w:ascii="Segoe UI" w:hAnsi="Segoe UI" w:cs="Segoe UI"/>
          <w:color w:val="24292E"/>
        </w:rPr>
        <w:t>,</w:t>
      </w:r>
      <w:r>
        <w:rPr>
          <w:rFonts w:ascii="Segoe UI" w:hAnsi="Segoe UI" w:cs="Segoe UI"/>
          <w:color w:val="24292E"/>
        </w:rPr>
        <w:t>但是由于没有被规范化</w:t>
      </w:r>
      <w:r>
        <w:rPr>
          <w:rFonts w:ascii="Segoe UI" w:hAnsi="Segoe UI" w:cs="Segoe UI"/>
          <w:color w:val="24292E"/>
        </w:rPr>
        <w:t>,</w:t>
      </w:r>
      <w:r>
        <w:rPr>
          <w:rFonts w:ascii="Segoe UI" w:hAnsi="Segoe UI" w:cs="Segoe UI"/>
          <w:color w:val="24292E"/>
        </w:rPr>
        <w:t>我们将拉普拉斯矩阵规则化得到图卷积</w:t>
      </w:r>
    </w:p>
    <w:p w:rsidR="00F041A5" w:rsidRDefault="00000000">
      <w:pPr>
        <w:pStyle w:val="mathAndNum"/>
        <w:tabs>
          <w:tab w:val="clear" w:pos="9120"/>
          <w:tab w:val="right" w:pos="9071"/>
        </w:tabs>
        <w:ind w:firstLine="480"/>
        <w:rPr>
          <w:rFonts w:ascii="Segoe UI" w:hAnsi="Segoe UI"/>
        </w:rPr>
      </w:pPr>
      <w:r>
        <w:rPr>
          <w:rFonts w:ascii="Segoe UI" w:hAnsi="Segoe UI" w:cs="Segoe UI"/>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sym</m:t>
            </m:r>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ascii="Segoe UI" w:hAnsi="Segoe UI" w:cs="Segoe UI"/>
        </w:rPr>
        <w:tab/>
      </w:r>
      <w:r>
        <w:rPr>
          <w:rFonts w:hint="eastAsia"/>
        </w:rPr>
        <w:t>(</w:t>
      </w:r>
      <w:r>
        <w:t>8)</w:t>
      </w:r>
    </w:p>
    <w:p w:rsidR="00F041A5" w:rsidRDefault="00000000">
      <w:pPr>
        <w:pStyle w:val="af"/>
        <w:ind w:firstLine="480"/>
        <w:rPr>
          <w:rFonts w:ascii="Segoe UI" w:hAnsi="Segoe UI" w:cs="Segoe UI"/>
          <w:color w:val="24292E"/>
        </w:rPr>
      </w:pPr>
      <w:r>
        <w:rPr>
          <w:rFonts w:ascii="Segoe UI" w:hAnsi="Segoe UI" w:cs="Segoe UI"/>
          <w:color w:val="24292E"/>
        </w:rPr>
        <w:t>上面讲述的都是以矩阵形式计算，我们也可以从单个节点角度来观察公式，对于第</w:t>
      </w:r>
      <m:oMath>
        <m:r>
          <w:rPr>
            <w:rStyle w:val="mord"/>
            <w:rFonts w:ascii="Cambria Math" w:hAnsi="Cambria Math"/>
            <w:color w:val="24292E"/>
            <w:sz w:val="29"/>
            <w:szCs w:val="29"/>
          </w:rPr>
          <m:t>l</m:t>
        </m:r>
        <m:r>
          <w:rPr>
            <w:rStyle w:val="mbin"/>
            <w:rFonts w:ascii="Cambria Math" w:hAnsi="Cambria Math"/>
            <w:color w:val="24292E"/>
            <w:sz w:val="29"/>
            <w:szCs w:val="29"/>
          </w:rPr>
          <m:t>+</m:t>
        </m:r>
        <m:r>
          <w:rPr>
            <w:rStyle w:val="mord"/>
            <w:rFonts w:ascii="Cambria Math" w:hAnsi="Cambria Math"/>
            <w:color w:val="24292E"/>
            <w:sz w:val="29"/>
            <w:szCs w:val="29"/>
          </w:rPr>
          <m:t>1</m:t>
        </m:r>
      </m:oMath>
      <w:r>
        <w:rPr>
          <w:rFonts w:ascii="Segoe UI" w:hAnsi="Segoe UI" w:cs="Segoe UI"/>
          <w:color w:val="24292E"/>
        </w:rPr>
        <w:t>层的节点特征</w:t>
      </w:r>
      <m:oMath>
        <m:sSup>
          <m:sSupPr>
            <m:ctrlPr>
              <w:rPr>
                <w:rFonts w:ascii="Cambria Math" w:hAnsi="Cambria Math" w:cs="Segoe UI"/>
                <w:i/>
                <w:color w:val="24292E"/>
              </w:rPr>
            </m:ctrlPr>
          </m:sSupPr>
          <m:e>
            <m:r>
              <w:rPr>
                <w:rFonts w:ascii="Cambria Math" w:hAnsi="Cambria Math" w:cs="Segoe UI"/>
                <w:color w:val="24292E"/>
              </w:rPr>
              <m:t>h</m:t>
            </m:r>
          </m:e>
          <m:sup>
            <m:r>
              <w:rPr>
                <w:rFonts w:ascii="Cambria Math" w:hAnsi="Cambria Math" w:cs="Segoe UI"/>
                <w:color w:val="24292E"/>
              </w:rPr>
              <m:t>l+1</m:t>
            </m:r>
          </m:sup>
        </m:sSup>
      </m:oMath>
      <w:r>
        <w:rPr>
          <w:rStyle w:val="vlist-s"/>
          <w:color w:val="24292E"/>
          <w:sz w:val="2"/>
          <w:szCs w:val="2"/>
        </w:rPr>
        <w:t>​</w:t>
      </w:r>
      <w:r>
        <w:rPr>
          <w:rFonts w:ascii="Segoe UI" w:hAnsi="Segoe UI" w:cs="Segoe UI"/>
          <w:color w:val="24292E"/>
        </w:rPr>
        <w:t>,</w:t>
      </w:r>
      <w:r>
        <w:rPr>
          <w:rFonts w:ascii="Segoe UI" w:hAnsi="Segoe UI" w:cs="Segoe UI"/>
          <w:color w:val="24292E"/>
        </w:rPr>
        <w:t>对于他的邻接结点</w:t>
      </w:r>
      <m:oMath>
        <m:r>
          <w:rPr>
            <w:rStyle w:val="mord"/>
            <w:rFonts w:ascii="Cambria Math" w:hAnsi="Cambria Math"/>
            <w:color w:val="24292E"/>
            <w:sz w:val="29"/>
            <w:szCs w:val="29"/>
          </w:rPr>
          <m:t>j</m:t>
        </m:r>
        <m:r>
          <w:rPr>
            <w:rStyle w:val="mrel"/>
            <w:rFonts w:ascii="Cambria Math" w:hAnsi="Cambria Math" w:hint="eastAsia"/>
            <w:color w:val="24292E"/>
            <w:sz w:val="29"/>
            <w:szCs w:val="29"/>
          </w:rPr>
          <m:t>∈</m:t>
        </m:r>
        <m:r>
          <w:rPr>
            <w:rStyle w:val="mord"/>
            <w:rFonts w:ascii="Cambria Math" w:hAnsi="Cambria Math"/>
            <w:color w:val="24292E"/>
            <w:sz w:val="29"/>
            <w:szCs w:val="29"/>
          </w:rPr>
          <m:t>N</m:t>
        </m:r>
      </m:oMath>
      <w:r>
        <w:rPr>
          <w:rFonts w:ascii="Segoe UI" w:hAnsi="Segoe UI" w:cs="Segoe UI"/>
          <w:color w:val="24292E"/>
        </w:rPr>
        <w:t>,</w:t>
      </w:r>
      <m:oMath>
        <m:r>
          <w:rPr>
            <w:rStyle w:val="mord"/>
            <w:rFonts w:ascii="Cambria Math" w:hAnsi="Cambria Math"/>
            <w:color w:val="24292E"/>
            <w:sz w:val="29"/>
            <w:szCs w:val="29"/>
          </w:rPr>
          <m:t>N</m:t>
        </m:r>
      </m:oMath>
      <w:r>
        <w:rPr>
          <w:rFonts w:ascii="Segoe UI" w:hAnsi="Segoe UI" w:cs="Segoe UI"/>
          <w:color w:val="24292E"/>
        </w:rPr>
        <w:t>是结点</w:t>
      </w:r>
      <m:oMath>
        <m:r>
          <w:rPr>
            <w:rStyle w:val="mord"/>
            <w:rFonts w:ascii="Cambria Math" w:hAnsi="Cambria Math"/>
            <w:color w:val="24292E"/>
            <w:sz w:val="29"/>
            <w:szCs w:val="29"/>
          </w:rPr>
          <m:t>i</m:t>
        </m:r>
      </m:oMath>
      <w:r>
        <w:rPr>
          <w:rFonts w:ascii="Segoe UI" w:hAnsi="Segoe UI" w:cs="Segoe UI"/>
          <w:color w:val="24292E"/>
        </w:rPr>
        <w:t>的所用邻居结点的集合</w:t>
      </w:r>
      <w:r>
        <w:rPr>
          <w:rFonts w:ascii="Segoe UI" w:hAnsi="Segoe UI" w:cs="Segoe UI"/>
          <w:color w:val="24292E"/>
        </w:rPr>
        <w:t>,</w:t>
      </w:r>
      <w:r>
        <w:rPr>
          <w:rFonts w:ascii="Segoe UI" w:hAnsi="Segoe UI" w:cs="Segoe UI"/>
          <w:color w:val="24292E"/>
        </w:rPr>
        <w:t>所以图神经网络的更新公式同样可以描写为</w:t>
      </w:r>
    </w:p>
    <w:p w:rsidR="00F041A5" w:rsidRDefault="00000000">
      <w:pPr>
        <w:pStyle w:val="mathAndNum"/>
        <w:tabs>
          <w:tab w:val="clear" w:pos="9120"/>
          <w:tab w:val="right" w:pos="9071"/>
        </w:tabs>
        <w:ind w:firstLine="480"/>
        <w:rPr>
          <w:rFonts w:ascii="Segoe UI" w:hAnsi="Segoe UI"/>
        </w:rPr>
      </w:pPr>
      <w:r>
        <w:rPr>
          <w:rFonts w:ascii="Segoe UI" w:hAnsi="Segoe UI" w:cs="Segoe UI"/>
        </w:rPr>
        <w:tab/>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r>
          <m:rPr>
            <m:sty m:val="p"/>
          </m:rPr>
          <w:rPr>
            <w:rFonts w:ascii="Cambria Math" w:hAnsi="Cambria Math"/>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e>
        </m:d>
        <m:r>
          <m:rPr>
            <m:sty m:val="p"/>
          </m:rPr>
          <w:rPr>
            <w:rFonts w:ascii="Cambria Math" w:hAnsi="Cambria Math"/>
          </w:rPr>
          <m:t>=</m:t>
        </m:r>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r>
          <m:rPr>
            <m:sty m:val="p"/>
          </m:rPr>
          <w:rPr>
            <w:rFonts w:ascii="Cambria Math" w:hAnsi="Cambria Math" w:hint="eastAsia"/>
          </w:rPr>
          <m:t> </m:t>
        </m:r>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l</m:t>
            </m:r>
            <m:r>
              <m:rPr>
                <m:sty m:val="p"/>
              </m:rPr>
              <w:rPr>
                <w:rFonts w:ascii="Cambria Math" w:hAnsi="Cambria Math"/>
              </w:rPr>
              <m:t>+1</m:t>
            </m:r>
          </m:sup>
        </m:sSubSup>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l</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2</m:t>
                </m:r>
              </m:sub>
              <m:sup>
                <m:r>
                  <w:rPr>
                    <w:rFonts w:ascii="Cambria Math" w:hAnsi="Cambria Math"/>
                  </w:rPr>
                  <m:t>l</m:t>
                </m:r>
                <m:r>
                  <m:rPr>
                    <m:sty m:val="p"/>
                  </m:rPr>
                  <w:rPr>
                    <w:rFonts w:ascii="Cambria Math" w:hAnsi="Cambria Math"/>
                  </w:rPr>
                  <m:t>+1</m:t>
                </m:r>
              </m:sup>
            </m:sSubSup>
            <m:r>
              <m:rPr>
                <m:sty m:val="p"/>
              </m:rPr>
              <w:rPr>
                <w:rFonts w:ascii="Cambria Math" w:hAnsi="Cambria Math"/>
              </w:rPr>
              <m:t>)</m:t>
            </m:r>
          </m:e>
        </m:nary>
      </m:oMath>
      <w:r>
        <w:rPr>
          <w:rFonts w:ascii="Segoe UI" w:hAnsi="Segoe UI" w:cs="Segoe UI"/>
        </w:rPr>
        <w:tab/>
      </w:r>
      <w:r>
        <w:rPr>
          <w:rFonts w:hint="eastAsia"/>
        </w:rPr>
        <w:t>(</w:t>
      </w:r>
      <w:r>
        <w:t>9)</w:t>
      </w:r>
    </w:p>
    <w:p w:rsidR="00F041A5" w:rsidRDefault="00000000" w:rsidP="00797BDB">
      <w:pPr>
        <w:pStyle w:val="3"/>
      </w:pPr>
      <w:bookmarkStart w:id="136" w:name="_Toc128817048"/>
      <w:r>
        <w:rPr>
          <w:rFonts w:hint="eastAsia"/>
        </w:rPr>
        <w:lastRenderedPageBreak/>
        <w:t>5</w:t>
      </w:r>
      <w:r>
        <w:t xml:space="preserve">.2.4 </w:t>
      </w:r>
      <w:r>
        <w:rPr>
          <w:rFonts w:hint="eastAsia"/>
        </w:rPr>
        <w:t>变分自编码器</w:t>
      </w:r>
      <w:bookmarkEnd w:id="136"/>
    </w:p>
    <w:p w:rsidR="00F041A5" w:rsidRDefault="00000000">
      <w:pPr>
        <w:ind w:firstLine="480"/>
      </w:pPr>
      <w:r>
        <w:t>变分自编码器是一种变分推理的生成模型</w:t>
      </w:r>
      <w:r>
        <w:rPr>
          <w:rFonts w:hint="eastAsia"/>
        </w:rPr>
        <w:t>，</w:t>
      </w:r>
      <w:r>
        <w:t>由编码器和解码器两部分网络组成</w:t>
      </w:r>
      <w:r>
        <w:rPr>
          <w:rFonts w:hint="eastAsia"/>
        </w:rPr>
        <w:t>，</w:t>
      </w:r>
      <w:r>
        <w:t>它是包含</w:t>
      </w:r>
      <w:proofErr w:type="gramStart"/>
      <w:r>
        <w:t>隐</w:t>
      </w:r>
      <w:proofErr w:type="gramEnd"/>
      <w:r>
        <w:t>变量的一种模型</w:t>
      </w:r>
      <w:r>
        <w:rPr>
          <w:rFonts w:hint="eastAsia"/>
        </w:rPr>
        <w:t>。</w:t>
      </w:r>
      <w:r>
        <w:t>在变分自编码器当中</w:t>
      </w:r>
      <w:r>
        <w:t>,</w:t>
      </w:r>
      <w:r>
        <w:t>我们基于这样的假设</w:t>
      </w:r>
      <w:r>
        <w:rPr>
          <w:rFonts w:hint="eastAsia"/>
        </w:rPr>
        <w:t>：</w:t>
      </w:r>
      <w:r>
        <w:t>我们的样本</w:t>
      </w:r>
      <w:r>
        <w:t>x</w:t>
      </w:r>
      <w:r>
        <w:t>是某些</w:t>
      </w:r>
      <w:proofErr w:type="gramStart"/>
      <w:r>
        <w:t>隐</w:t>
      </w:r>
      <w:proofErr w:type="gramEnd"/>
      <w:r>
        <w:t>变量</w:t>
      </w:r>
      <w:r>
        <w:t>z(latent variable)</w:t>
      </w:r>
      <w:r>
        <w:t>通过某种映射产生出的</w:t>
      </w:r>
      <w:r>
        <w:rPr>
          <w:rFonts w:hint="eastAsia"/>
        </w:rPr>
        <w:t>，</w:t>
      </w:r>
      <w:r>
        <w:t>而</w:t>
      </w:r>
      <w:r>
        <w:t>z</w:t>
      </w:r>
      <w:r>
        <w:t>也不是一个固定值</w:t>
      </w:r>
      <w:r>
        <w:rPr>
          <w:rFonts w:hint="eastAsia"/>
        </w:rPr>
        <w:t>，</w:t>
      </w:r>
      <w:r>
        <w:t>而是服从一个分布</w:t>
      </w:r>
      <w:r>
        <w:t>:</w:t>
      </w:r>
      <m:oMath>
        <m:r>
          <w:rPr>
            <w:rStyle w:val="mord"/>
            <w:rFonts w:ascii="Cambria Math" w:hAnsi="Cambria Math" w:cs="Times New Roman"/>
            <w:color w:val="24292E"/>
          </w:rPr>
          <m:t>z</m:t>
        </m:r>
        <m:r>
          <w:rPr>
            <w:rStyle w:val="mrel"/>
            <w:rFonts w:ascii="Cambria Math" w:hAnsi="Cambria Math" w:cs="Cambria Math"/>
            <w:color w:val="24292E"/>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rel"/>
                <w:rFonts w:ascii="Cambria Math" w:hAnsi="Cambria Math" w:cs="Cambria Math"/>
                <w:i/>
                <w:color w:val="24292E"/>
              </w:rPr>
            </m:ctrlPr>
          </m:e>
          <m:sub>
            <m:r>
              <w:rPr>
                <w:rStyle w:val="mord"/>
                <w:rFonts w:ascii="Cambria Math" w:hAnsi="Cambria Math" w:cs="Times New Roman"/>
                <w:color w:val="24292E"/>
              </w:rPr>
              <m:t>θ</m:t>
            </m:r>
          </m:sub>
        </m:sSub>
        <m:r>
          <w:rPr>
            <w:rStyle w:val="mopen"/>
            <w:rFonts w:ascii="Cambria Math" w:hAnsi="Cambria Math" w:cs="Times New Roman"/>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w:r>
        <w:t>则</w:t>
      </w:r>
      <m:oMath>
        <m:r>
          <w:rPr>
            <w:rStyle w:val="mord"/>
            <w:rFonts w:ascii="Cambria Math" w:hAnsi="Cambria Math" w:cs="Times New Roman"/>
            <w:color w:val="24292E"/>
          </w:rPr>
          <m:t>x</m:t>
        </m:r>
        <m:r>
          <w:rPr>
            <w:rStyle w:val="mord"/>
            <w:rFonts w:ascii="Cambria Math" w:hAnsi="Cambria Math"/>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ord"/>
                <w:rFonts w:ascii="Cambria Math" w:hAnsi="Cambria Math"/>
                <w:i/>
                <w:iCs/>
              </w:rPr>
            </m:ctrlPr>
          </m:e>
          <m:sub>
            <m:r>
              <w:rPr>
                <w:rStyle w:val="mord"/>
                <w:rFonts w:ascii="Cambria Math" w:hAnsi="Cambria Math" w:cs="Times New Roman"/>
                <w:color w:val="24292E"/>
              </w:rPr>
              <m:t>θ</m:t>
            </m:r>
          </m:sub>
        </m:sSub>
        <m:r>
          <w:rPr>
            <w:rStyle w:val="mord"/>
            <w:rFonts w:ascii="Cambria Math" w:hAnsi="Cambria Math"/>
          </w:rPr>
          <m:t>(</m:t>
        </m:r>
        <m:r>
          <w:rPr>
            <w:rStyle w:val="mord"/>
            <w:rFonts w:ascii="Cambria Math" w:hAnsi="Cambria Math" w:cs="Times New Roman"/>
            <w:color w:val="24292E"/>
          </w:rPr>
          <m:t>x</m:t>
        </m:r>
        <m:r>
          <w:rPr>
            <w:rStyle w:val="mord"/>
            <w:rFonts w:ascii="Cambria Math" w:hAnsi="Cambria Math" w:cs="Times New Roman" w:hint="eastAsia"/>
            <w:color w:val="24292E"/>
          </w:rPr>
          <m:t>∣</m:t>
        </m:r>
        <m:r>
          <w:rPr>
            <w:rStyle w:val="mord"/>
            <w:rFonts w:ascii="Cambria Math" w:hAnsi="Cambria Math" w:cs="Times New Roman"/>
            <w:color w:val="24292E"/>
          </w:rPr>
          <m:t>z</m:t>
        </m:r>
        <m:r>
          <w:rPr>
            <w:rStyle w:val="mord"/>
            <w:rFonts w:ascii="Cambria Math" w:hAnsi="Cambria Math"/>
          </w:rPr>
          <m:t>)</m:t>
        </m:r>
      </m:oMath>
      <w:r>
        <w:rPr>
          <w:rFonts w:hint="eastAsia"/>
        </w:rPr>
        <w:t>，</w:t>
      </w:r>
      <w:r>
        <w:t>这里的</w:t>
      </w:r>
      <m:oMath>
        <m:r>
          <w:rPr>
            <w:rFonts w:ascii="Cambria Math" w:hAnsi="Cambria Math"/>
          </w:rPr>
          <m:t>P</m:t>
        </m:r>
      </m:oMath>
      <w:r>
        <w:t>是由参数</w:t>
      </w:r>
      <m:oMath>
        <m:r>
          <w:rPr>
            <w:rStyle w:val="mord"/>
            <w:rFonts w:ascii="Cambria Math" w:hAnsi="Cambria Math" w:cs="Times New Roman"/>
            <w:color w:val="24292E"/>
          </w:rPr>
          <m:t>θ</m:t>
        </m:r>
      </m:oMath>
      <w:r>
        <w:t>决定的分布族</w:t>
      </w:r>
      <w:r>
        <w:rPr>
          <w:rFonts w:hint="eastAsia"/>
        </w:rPr>
        <w:t>，</w:t>
      </w:r>
      <w:r>
        <w:t>而</w:t>
      </w:r>
      <m:oMath>
        <m:r>
          <w:rPr>
            <w:rStyle w:val="mord"/>
            <w:rFonts w:ascii="Cambria Math" w:hAnsi="Cambria Math" w:cs="Times New Roman"/>
            <w:color w:val="24292E"/>
          </w:rPr>
          <m:t>θ</m:t>
        </m:r>
      </m:oMath>
      <w:r>
        <w:t>就是我们需要找到的真实分布</w:t>
      </w:r>
      <w:r>
        <w:rPr>
          <w:rFonts w:hint="eastAsia"/>
        </w:rPr>
        <w:t>。</w:t>
      </w:r>
      <w:r>
        <w:t>所以我们最根本的目标就是确定</w:t>
      </w:r>
      <m:oMath>
        <m:r>
          <w:rPr>
            <w:rStyle w:val="mord"/>
            <w:rFonts w:ascii="Cambria Math" w:hAnsi="Cambria Math" w:cs="Times New Roman"/>
            <w:color w:val="24292E"/>
          </w:rPr>
          <m:t>z</m:t>
        </m:r>
      </m:oMath>
      <w:r>
        <w:t>和</w:t>
      </w:r>
      <m:oMath>
        <m:r>
          <w:rPr>
            <w:rStyle w:val="mord"/>
            <w:rFonts w:ascii="Cambria Math" w:hAnsi="Cambria Math" w:cs="Times New Roman"/>
            <w:color w:val="24292E"/>
          </w:rPr>
          <m:t>θ</m:t>
        </m:r>
      </m:oMath>
      <w:r>
        <w:t>的值</w:t>
      </w:r>
      <w:r>
        <w:rPr>
          <w:rFonts w:hint="eastAsia"/>
        </w:rPr>
        <w:t>，</w:t>
      </w:r>
      <w:r>
        <w:t>这样就能够得到样本</w:t>
      </w:r>
      <w:r>
        <w:t>x.</w:t>
      </w:r>
      <w:r>
        <w:t>为了推断</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θ</m:t>
            </m:r>
          </m:sub>
        </m:sSub>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w:r>
        <w:t>我们需要最大化边际对数似然</w:t>
      </w:r>
      <m:oMath>
        <m:r>
          <w:rPr>
            <w:rStyle w:val="mord"/>
            <w:rFonts w:ascii="Cambria Math" w:hAnsi="Cambria Math" w:cs="Times New Roman"/>
            <w:color w:val="24292E"/>
          </w:rPr>
          <m:t>log</m:t>
        </m:r>
        <m:r>
          <w:rPr>
            <w:rStyle w:val="mopen"/>
            <w:rFonts w:ascii="Cambria Math" w:hAnsi="Cambria Math" w:cs="Times New Roman"/>
            <w:color w:val="24292E"/>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open"/>
                <w:rFonts w:ascii="Cambria Math" w:hAnsi="Cambria Math" w:cs="Times New Roman"/>
                <w:i/>
                <w:color w:val="24292E"/>
              </w:rPr>
            </m:ctrlPr>
          </m:e>
          <m:sub>
            <m:r>
              <w:rPr>
                <w:rStyle w:val="mord"/>
                <w:rFonts w:ascii="Cambria Math" w:hAnsi="Cambria Math" w:cs="Times New Roman"/>
                <w:color w:val="24292E"/>
              </w:rPr>
              <m:t>θ</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我们可以重写该式</w:t>
      </w:r>
      <w:r>
        <w:fldChar w:fldCharType="begin"/>
      </w:r>
      <w:r>
        <w:instrText xml:space="preserve"> ADDIN ZOTERO_ITEM CSL_CITATION {"citationID":"GPD8PUrk","properties":{"formattedCitation":"\\super [35]\\nosupersub{}","plainCitation":"[35]","noteIndex":0},"citationItems":[{"id":158,"uris":["http://zotero.org/users/5757816/items/25D2C6DX"],"itemData":{"id":158,"type":"article-journal","call-number":"5.033","container-title":"Journal of the American Statistical Association","DOI":"10.1080/01621459.2017.1285773","ISSN":"0162-1459, 1537-274X","issue":"518","journalAbbreviation":"Journal of the American Statistical Association","language":"en","page":"859-877","source":"1","title":"Variational Inference: A Review for Statisticians","title-short":"Variational Inference","volume":"112","author":[{"family":"Blei","given":"David M."},{"family":"Kucukelbir","given":"Alp"},{"family":"McAuliffe","given":"Jon D."}],"issued":{"date-parts":[["2017",4,3]]}}}],"schema":"https://github.com/citation-style-language/schema/raw/master/csl-citation.json"} </w:instrText>
      </w:r>
      <w:r>
        <w:fldChar w:fldCharType="separate"/>
      </w:r>
      <w:r>
        <w:rPr>
          <w:rFonts w:cs="Times New Roman"/>
          <w:kern w:val="0"/>
          <w:vertAlign w:val="superscript"/>
        </w:rPr>
        <w:t>[35]</w:t>
      </w:r>
      <w:r>
        <w:fldChar w:fldCharType="end"/>
      </w:r>
      <w:r>
        <w:rPr>
          <w:rFonts w:hint="eastAsia"/>
        </w:rPr>
        <w:t>：</w:t>
      </w:r>
    </w:p>
    <w:p w:rsidR="00F041A5" w:rsidRDefault="00000000">
      <w:pPr>
        <w:pStyle w:val="mathAndNum"/>
        <w:tabs>
          <w:tab w:val="clear" w:pos="9120"/>
          <w:tab w:val="right" w:pos="9071"/>
        </w:tabs>
        <w:spacing w:line="240" w:lineRule="atLeast"/>
        <w:ind w:firstLine="480"/>
      </w:pPr>
      <w:r>
        <w:rPr>
          <w:rFonts w:cs="宋体"/>
        </w:rPr>
        <w:tab/>
      </w:r>
      <m:oMath>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&amp;=log∫</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dz</m:t>
            </m:r>
          </m:e>
          <m:e>
            <m:r>
              <w:rPr>
                <w:rFonts w:ascii="Cambria Math" w:hAnsi="Cambria Math"/>
              </w:rPr>
              <m:t>&amp;=log</m:t>
            </m:r>
            <m:nary>
              <m:naryP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p</m:t>
                    </m:r>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num>
                  <m:den>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den>
                </m:f>
              </m:e>
            </m:nary>
            <m:r>
              <w:rPr>
                <w:rFonts w:ascii="Cambria Math" w:hAnsi="Cambria Math"/>
              </w:rPr>
              <m:t xml:space="preserve"> dz</m:t>
            </m:r>
          </m:e>
          <m:e>
            <m:r>
              <w:rPr>
                <w:rFonts w:ascii="Cambria Math" w:hAnsi="Cambria Math"/>
              </w:rPr>
              <m:t>&amp;≥</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e>
                </m:func>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e>
              <m:e>
                <m:r>
                  <w:rPr>
                    <w:rFonts w:ascii="Cambria Math" w:hAnsi="Cambria Math"/>
                  </w:rPr>
                  <m:t>p</m:t>
                </m:r>
                <m:d>
                  <m:dPr>
                    <m:ctrlPr>
                      <w:rPr>
                        <w:rFonts w:ascii="Cambria Math" w:hAnsi="Cambria Math"/>
                        <w:i/>
                      </w:rPr>
                    </m:ctrlPr>
                  </m:dPr>
                  <m:e>
                    <m:r>
                      <w:rPr>
                        <w:rFonts w:ascii="Cambria Math" w:hAnsi="Cambria Math"/>
                      </w:rPr>
                      <m:t>z</m:t>
                    </m:r>
                  </m:e>
                </m:d>
              </m:e>
            </m:d>
          </m:e>
          <m:e>
            <m:r>
              <w:rPr>
                <w:rFonts w:ascii="Cambria Math" w:hAnsi="Cambria Math"/>
              </w:rPr>
              <m:t>&amp;≔ε</m:t>
            </m:r>
            <m:d>
              <m:dPr>
                <m:ctrlPr>
                  <w:rPr>
                    <w:rFonts w:ascii="Cambria Math" w:hAnsi="Cambria Math"/>
                    <w:i/>
                  </w:rPr>
                </m:ctrlPr>
              </m:dPr>
              <m:e>
                <m:r>
                  <w:rPr>
                    <w:rFonts w:ascii="Cambria Math" w:hAnsi="Cambria Math"/>
                  </w:rPr>
                  <m:t>x,θ,ϕ</m:t>
                </m:r>
              </m:e>
            </m:d>
          </m:e>
        </m:eqArr>
        <m:r>
          <w:rPr>
            <w:rFonts w:ascii="Cambria Math" w:hAnsi="Cambria Math"/>
          </w:rPr>
          <m:t xml:space="preserve">    </m:t>
        </m:r>
      </m:oMath>
      <w:r>
        <w:rPr>
          <w:rFonts w:cs="宋体"/>
        </w:rPr>
        <w:tab/>
      </w:r>
      <w:r>
        <w:rPr>
          <w:rFonts w:hint="eastAsia"/>
        </w:rPr>
        <w:t>(</w:t>
      </w:r>
      <w:r>
        <w:t>10)</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ind w:firstLineChars="0" w:firstLine="0"/>
            </w:pPr>
            <w:r>
              <w:rPr>
                <w:noProof/>
              </w:rPr>
              <w:drawing>
                <wp:anchor distT="0" distB="0" distL="114300" distR="114300" simplePos="0" relativeHeight="251689472" behindDoc="0" locked="0" layoutInCell="1" allowOverlap="1">
                  <wp:simplePos x="0" y="0"/>
                  <wp:positionH relativeFrom="margin">
                    <wp:align>center</wp:align>
                  </wp:positionH>
                  <wp:positionV relativeFrom="margin">
                    <wp:align>top</wp:align>
                  </wp:positionV>
                  <wp:extent cx="5760085" cy="4156710"/>
                  <wp:effectExtent l="0" t="0" r="0" b="0"/>
                  <wp:wrapSquare wrapText="bothSides"/>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760085" cy="4156710"/>
                          </a:xfrm>
                          <a:prstGeom prst="rect">
                            <a:avLst/>
                          </a:prstGeom>
                        </pic:spPr>
                      </pic:pic>
                    </a:graphicData>
                  </a:graphic>
                </wp:anchor>
              </w:drawing>
            </w:r>
          </w:p>
        </w:tc>
      </w:tr>
      <w:tr w:rsidR="00F041A5">
        <w:tc>
          <w:tcPr>
            <w:tcW w:w="9287" w:type="dxa"/>
          </w:tcPr>
          <w:p w:rsidR="00F041A5" w:rsidRDefault="00000000">
            <w:pPr>
              <w:pStyle w:val="afc"/>
              <w:ind w:firstLine="420"/>
            </w:pPr>
            <w:r>
              <w:rPr>
                <w:rFonts w:hint="eastAsia"/>
              </w:rPr>
              <w:t>图</w:t>
            </w:r>
            <w:r>
              <w:rPr>
                <w:rFonts w:hint="eastAsia"/>
              </w:rPr>
              <w:t>5-4</w:t>
            </w:r>
            <w:r>
              <w:t xml:space="preserve"> </w:t>
            </w:r>
            <w:r>
              <w:rPr>
                <w:rFonts w:hint="eastAsia"/>
              </w:rPr>
              <w:t>变分自编码模型</w:t>
            </w:r>
          </w:p>
        </w:tc>
      </w:tr>
      <w:tr w:rsidR="00F041A5">
        <w:tc>
          <w:tcPr>
            <w:tcW w:w="9287" w:type="dxa"/>
          </w:tcPr>
          <w:p w:rsidR="00F041A5" w:rsidRDefault="00000000">
            <w:pPr>
              <w:pStyle w:val="afc"/>
              <w:ind w:firstLine="420"/>
            </w:pPr>
            <w:r>
              <w:t>Figure</w:t>
            </w:r>
            <w:r>
              <w:rPr>
                <w:rFonts w:hint="eastAsia"/>
              </w:rPr>
              <w:t>.</w:t>
            </w:r>
            <w:r>
              <w:t xml:space="preserve">5-4 Variational </w:t>
            </w:r>
            <w:proofErr w:type="spellStart"/>
            <w:r>
              <w:t>AutoEncode</w:t>
            </w:r>
            <w:proofErr w:type="spellEnd"/>
            <w:r>
              <w:t xml:space="preserve"> model</w:t>
            </w:r>
          </w:p>
        </w:tc>
      </w:tr>
    </w:tbl>
    <w:p w:rsidR="00F041A5" w:rsidRDefault="00000000">
      <w:pPr>
        <w:ind w:firstLineChars="0" w:firstLine="420"/>
      </w:pPr>
      <w:r>
        <w:t>在第四步应用了</w:t>
      </w:r>
      <w:r>
        <w:t>Jensen</w:t>
      </w:r>
      <w:r>
        <w:t>不等式</w:t>
      </w:r>
      <w:r>
        <w:rPr>
          <w:rFonts w:hint="eastAsia"/>
        </w:rPr>
        <w:t>，</w:t>
      </w:r>
      <w:r>
        <w:t>在第二步中对潜在变量</w:t>
      </w:r>
      <w:r>
        <w:t>z</w:t>
      </w:r>
      <w:r>
        <w:t>的积分通常是棘手的</w:t>
      </w:r>
      <w:r>
        <w:rPr>
          <w:rFonts w:hint="eastAsia"/>
        </w:rPr>
        <w:t>，</w:t>
      </w:r>
      <w:r>
        <w:t>因此引入了带有参数集</w:t>
      </w:r>
      <m:oMath>
        <m:r>
          <w:rPr>
            <w:rStyle w:val="mord"/>
            <w:rFonts w:ascii="Cambria Math" w:hAnsi="Cambria Math" w:cs="Times New Roman"/>
            <w:color w:val="24292E"/>
          </w:rPr>
          <m:t>ϕ</m:t>
        </m:r>
      </m:oMath>
      <w:r>
        <w:t>的近似后验分布</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并使用变分推理原理来获得边缘对数似</w:t>
      </w:r>
      <w:r>
        <w:lastRenderedPageBreak/>
        <w:t>然的易处理界限</w:t>
      </w:r>
      <w:r>
        <w:t>,</w:t>
      </w:r>
      <w:r>
        <w:t>即证据下界</w:t>
      </w:r>
      <w:r>
        <w:t>(ELBO)</w:t>
      </w:r>
      <w:r>
        <w:fldChar w:fldCharType="begin"/>
      </w:r>
      <w:r>
        <w:instrText xml:space="preserve"> ADDIN ZOTERO_ITEM CSL_CITATION {"citationID":"NoQV4MR0","properties":{"formattedCitation":"\\super [22]\\nosupersub{}","plainCitation":"[22]","noteIndex":0},"citationItems":[{"id":287,"uris":["http://zotero.org/users/5757816/items/XUQD25RT"],"itemData":{"id":287,"type":"article-journal","abstract":"How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results.","DOI":"10.48550/arXiv.1312.6114","language":"en","title":"Auto-Encoding Variational Bayes","URL":"https://arxiv.53yu.com/abs/1312.6114v10","author":[{"family":"Kingma","given":"Diederik P."},{"family":"Welling","given":"Max"}],"accessed":{"date-parts":[["2022",4,25]]},"issued":{"date-parts":[["2013",12,20]]}}}],"schema":"https://github.com/citation-style-language/schema/raw/master/csl-citation.json"} </w:instrText>
      </w:r>
      <w:r>
        <w:fldChar w:fldCharType="separate"/>
      </w:r>
      <w:r>
        <w:rPr>
          <w:rFonts w:cs="Times New Roman"/>
          <w:kern w:val="0"/>
          <w:vertAlign w:val="superscript"/>
        </w:rPr>
        <w:t>[22]</w:t>
      </w:r>
      <w:r>
        <w:fldChar w:fldCharType="end"/>
      </w:r>
      <w:r>
        <w:rPr>
          <w:rFonts w:hint="eastAsia"/>
        </w:rPr>
        <w:t>。</w:t>
      </w:r>
      <w:r>
        <w:t>使用</w:t>
      </w:r>
      <w:r>
        <w:rPr>
          <w:rStyle w:val="mord"/>
          <w:rFonts w:ascii="KaTeX_Math" w:hAnsi="KaTeX_Math" w:cs="Times New Roman"/>
          <w:i/>
          <w:iCs/>
          <w:color w:val="24292E"/>
        </w:rPr>
        <w:t>p</w:t>
      </w:r>
      <w:r>
        <w:rPr>
          <w:rStyle w:val="mopen"/>
          <w:rFonts w:cs="Times New Roman"/>
          <w:color w:val="24292E"/>
        </w:rPr>
        <w:t>(</w:t>
      </w:r>
      <w:r>
        <w:rPr>
          <w:rStyle w:val="mord"/>
          <w:rFonts w:ascii="KaTeX_Math" w:hAnsi="KaTeX_Math" w:cs="Times New Roman"/>
          <w:i/>
          <w:iCs/>
          <w:color w:val="24292E"/>
        </w:rPr>
        <w:t>z</w:t>
      </w:r>
      <w:r>
        <w:rPr>
          <w:rStyle w:val="mclose"/>
          <w:rFonts w:cs="Times New Roman"/>
          <w:color w:val="24292E"/>
        </w:rPr>
        <w:t>)</w:t>
      </w:r>
      <w:r>
        <w:rPr>
          <w:rStyle w:val="mrel"/>
          <w:rFonts w:cs="Times New Roman"/>
          <w:color w:val="24292E"/>
        </w:rPr>
        <w:t>=</w:t>
      </w:r>
      <w:r>
        <w:rPr>
          <w:rStyle w:val="mord"/>
          <w:rFonts w:ascii="KaTeX_Math" w:hAnsi="KaTeX_Math" w:cs="Times New Roman"/>
          <w:i/>
          <w:iCs/>
          <w:color w:val="24292E"/>
        </w:rPr>
        <w:t>N</w:t>
      </w:r>
      <w:r>
        <w:rPr>
          <w:rStyle w:val="mopen"/>
          <w:rFonts w:cs="Times New Roman"/>
          <w:color w:val="24292E"/>
        </w:rPr>
        <w:t>(</w:t>
      </w:r>
      <w:r>
        <w:rPr>
          <w:rStyle w:val="mord"/>
          <w:rFonts w:cs="Times New Roman"/>
          <w:color w:val="24292E"/>
        </w:rPr>
        <w:t>1</w:t>
      </w:r>
      <w:r>
        <w:rPr>
          <w:rStyle w:val="mpunct"/>
          <w:rFonts w:cs="Times New Roman"/>
          <w:color w:val="24292E"/>
        </w:rPr>
        <w:t>,</w:t>
      </w:r>
      <w:r>
        <w:rPr>
          <w:rStyle w:val="mord"/>
          <w:rFonts w:cs="Times New Roman"/>
          <w:color w:val="24292E"/>
        </w:rPr>
        <w:t>0</w:t>
      </w:r>
      <w:r>
        <w:rPr>
          <w:rStyle w:val="mclose"/>
          <w:rFonts w:cs="Times New Roman"/>
          <w:color w:val="24292E"/>
        </w:rPr>
        <w:t>)</w:t>
      </w:r>
      <w:r>
        <w:t>作为潜在变量先验</w:t>
      </w:r>
      <w:r>
        <w:t>.ELBO</w:t>
      </w:r>
      <w:r>
        <w:t>是对数似然的易处理下界</w:t>
      </w:r>
      <w:r>
        <w:rPr>
          <w:rFonts w:hint="eastAsia"/>
        </w:rPr>
        <w:t>，</w:t>
      </w:r>
      <w:r>
        <w:t>因此可以最大化推断</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ϕ</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m:oMath>
        <m:r>
          <w:rPr>
            <w:rStyle w:val="mord"/>
            <w:rFonts w:ascii="Cambria Math" w:hAnsi="Cambria Math" w:cs="Times New Roman"/>
            <w:color w:val="24292E"/>
          </w:rPr>
          <m:t>Ez</m:t>
        </m:r>
        <m:r>
          <w:rPr>
            <w:rStyle w:val="mrel"/>
            <w:rFonts w:ascii="Cambria Math" w:hAnsi="Cambria Math" w:cs="Cambria Math"/>
            <w:color w:val="24292E"/>
          </w:rPr>
          <m:t>∼</m:t>
        </m:r>
        <m:r>
          <w:rPr>
            <w:rStyle w:val="mord"/>
            <w:rFonts w:ascii="Cambria Math" w:hAnsi="Cambria Math" w:cs="Times New Roman"/>
            <w:color w:val="24292E"/>
          </w:rPr>
          <m:t>qϕ</m:t>
        </m:r>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log</m:t>
        </m:r>
        <m:r>
          <w:rPr>
            <w:rStyle w:val="mopen"/>
            <w:rFonts w:ascii="Cambria Math" w:hAnsi="Cambria Math" w:cs="Times New Roman"/>
            <w:color w:val="24292E"/>
          </w:rPr>
          <m:t>(</m:t>
        </m:r>
        <m:r>
          <w:rPr>
            <w:rStyle w:val="mord"/>
            <w:rFonts w:ascii="Cambria Math" w:hAnsi="Cambria Math" w:cs="Times New Roman"/>
            <w:color w:val="24292E"/>
          </w:rPr>
          <m:t>pϕ</m:t>
        </m:r>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del w:id="137" w:author="dell" w:date="2023-02-17T15:39:00Z">
        <w:r>
          <w:rPr>
            <w:rStyle w:val="vlist-s"/>
            <w:rFonts w:cs="Times New Roman"/>
            <w:color w:val="24292E"/>
          </w:rPr>
          <w:delText>​</w:delText>
        </w:r>
      </w:del>
      <w:r>
        <w:t>可以理解为重构误差</w:t>
      </w:r>
      <w:r>
        <w:rPr>
          <w:rFonts w:hint="eastAsia"/>
        </w:rPr>
        <w:t>，</w:t>
      </w:r>
      <w:r>
        <w:t>因为最大化它会使解码器的输出类似于编码器的输入</w:t>
      </w:r>
      <w:r>
        <w:rPr>
          <w:rFonts w:hint="eastAsia"/>
        </w:rPr>
        <w:t>，</w:t>
      </w:r>
      <m:oMath>
        <m:r>
          <w:rPr>
            <w:rStyle w:val="mord"/>
            <w:rFonts w:ascii="Cambria Math" w:hAnsi="Cambria Math" w:cs="Times New Roman"/>
            <w:color w:val="24292E"/>
          </w:rPr>
          <m:t>DKL</m:t>
        </m:r>
        <m:r>
          <w:rPr>
            <w:rStyle w:val="vlist-s"/>
            <w:rFonts w:ascii="Cambria Math" w:hAnsi="Cambria Math" w:cs="Times New Roman"/>
            <w:color w:val="24292E"/>
          </w:rPr>
          <m:t>​</m:t>
        </m:r>
        <m:r>
          <m:rPr>
            <m:lit/>
          </m:rPr>
          <w:rPr>
            <w:rStyle w:val="mopen"/>
            <w:rFonts w:ascii="Cambria Math" w:hAnsi="Cambria Math" w:cs="Times New Roman"/>
            <w:color w:val="24292E"/>
          </w:rPr>
          <m:t>(</m:t>
        </m:r>
        <m:r>
          <w:rPr>
            <w:rStyle w:val="mord"/>
            <w:rFonts w:ascii="Cambria Math" w:hAnsi="Cambria Math" w:cs="Times New Roman"/>
            <w:color w:val="24292E"/>
          </w:rPr>
          <m:t>qϕ</m:t>
        </m:r>
        <m:r>
          <w:rPr>
            <w:rStyle w:val="vlist-s"/>
            <w:rFonts w:ascii="Cambria Math" w:hAnsi="Cambria Math" w:cs="Times New Roman"/>
            <w:color w:val="24292E"/>
          </w:rPr>
          <m:t>​</m:t>
        </m:r>
        <m:d>
          <m:dPr>
            <m:sepChr m:val="∣"/>
            <m:ctrlPr>
              <w:rPr>
                <w:rStyle w:val="mopen"/>
                <w:rFonts w:ascii="Cambria Math" w:hAnsi="Cambria Math" w:cs="Times New Roman"/>
                <w:i/>
                <w:color w:val="24292E"/>
              </w:rPr>
            </m:ctrlPr>
          </m:dPr>
          <m:e>
            <m:r>
              <w:rPr>
                <w:rStyle w:val="mord"/>
                <w:rFonts w:ascii="Cambria Math" w:hAnsi="Cambria Math" w:cs="Times New Roman"/>
                <w:color w:val="24292E"/>
              </w:rPr>
              <m:t>z</m:t>
            </m:r>
            <m:ctrlPr>
              <w:rPr>
                <w:rStyle w:val="mord"/>
                <w:rFonts w:ascii="Cambria Math" w:hAnsi="Cambria Math"/>
                <w:i/>
                <w:color w:val="24292E"/>
              </w:rPr>
            </m:ctrlPr>
          </m:e>
          <m:e>
            <m:r>
              <w:rPr>
                <w:rStyle w:val="mord"/>
                <w:rFonts w:ascii="Cambria Math" w:hAnsi="Cambria Math" w:cs="Times New Roman"/>
                <w:color w:val="24292E"/>
              </w:rPr>
              <m:t>x</m:t>
            </m:r>
            <m:ctrlPr>
              <w:rPr>
                <w:rStyle w:val="mclose"/>
                <w:rFonts w:ascii="Cambria Math" w:hAnsi="Cambria Math" w:cs="Times New Roman"/>
                <w:i/>
                <w:color w:val="24292E"/>
              </w:rPr>
            </m:ctrlPr>
          </m:e>
        </m:d>
        <m:r>
          <w:rPr>
            <w:rStyle w:val="mord"/>
            <w:rFonts w:ascii="Cambria Math" w:hAnsi="Cambria Math" w:hint="eastAsia"/>
            <w:color w:val="24292E"/>
          </w:rPr>
          <m:t>∣</m:t>
        </m:r>
        <m:r>
          <w:rPr>
            <w:rStyle w:val="mord"/>
            <w:rFonts w:ascii="Cambria Math" w:hAnsi="Cambria Math" w:cs="Times New Roman"/>
            <w:color w:val="24292E"/>
          </w:rPr>
          <m:t>p</m:t>
        </m:r>
        <m:r>
          <w:rPr>
            <w:rStyle w:val="mopen"/>
            <w:rFonts w:ascii="Cambria Math" w:hAnsi="Cambria Math" w:cs="Times New Roman"/>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t>是</w:t>
      </w:r>
      <w:r>
        <w:t>KL</w:t>
      </w:r>
      <w:r>
        <w:t>散度</w:t>
      </w:r>
      <w:r>
        <w:rPr>
          <w:rFonts w:hint="eastAsia"/>
        </w:rPr>
        <w:t>，</w:t>
      </w:r>
      <w:r>
        <w:t>一种衡量两个分布相似性的数值</w:t>
      </w:r>
      <w:r>
        <w:rPr>
          <w:rFonts w:hint="eastAsia"/>
        </w:rPr>
        <w:t>，</w:t>
      </w:r>
      <w:r>
        <w:t>它可以确保潜在表示是高斯的</w:t>
      </w:r>
      <w:r>
        <w:t>,</w:t>
      </w:r>
      <w:r>
        <w:t>使得具有相似特征的数据点具有相似的高斯表示</w:t>
      </w:r>
      <w:r>
        <w:rPr>
          <w:rFonts w:hint="eastAsia"/>
        </w:rPr>
        <w:t>。</w:t>
      </w:r>
    </w:p>
    <w:p w:rsidR="00F041A5" w:rsidRDefault="00000000">
      <w:pPr>
        <w:ind w:firstLine="480"/>
      </w:pPr>
      <w:r>
        <w:t>我们已经概述了潜在变量模型背后的一般思想，但我们仍然需要指定近似（变分）后验</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和模型似然</w:t>
      </w:r>
      <m:oMath>
        <m:func>
          <m:funcPr>
            <m:ctrlPr>
              <w:rPr>
                <w:rStyle w:val="mord"/>
                <w:rFonts w:ascii="Cambria Math" w:hAnsi="Cambria Math" w:cs="Times New Roman"/>
                <w:i/>
                <w:iCs/>
                <w:color w:val="24292E"/>
              </w:rPr>
            </m:ctrlPr>
          </m:funcPr>
          <m:fName>
            <m:sSub>
              <m:sSubPr>
                <m:ctrlPr>
                  <w:rPr>
                    <w:rStyle w:val="mord"/>
                    <w:rFonts w:ascii="Cambria Math" w:hAnsi="Cambria Math" w:cs="Times New Roman"/>
                    <w:i/>
                    <w:iCs/>
                    <w:color w:val="24292E"/>
                  </w:rPr>
                </m:ctrlPr>
              </m:sSubPr>
              <m:e>
                <m:r>
                  <m:rPr>
                    <m:sty m:val="p"/>
                  </m:rPr>
                  <w:rPr>
                    <w:rStyle w:val="mord"/>
                    <w:rFonts w:ascii="Cambria Math" w:hAnsi="Cambria Math" w:cs="Times New Roman"/>
                    <w:color w:val="24292E"/>
                  </w:rPr>
                  <m:t>log</m:t>
                </m:r>
                <m:ctrlPr>
                  <w:rPr>
                    <w:rStyle w:val="mord"/>
                    <w:rFonts w:ascii="Cambria Math" w:hAnsi="Cambria Math" w:cs="Times New Roman"/>
                    <w:iCs/>
                    <w:color w:val="24292E"/>
                  </w:rPr>
                </m:ctrlPr>
              </m:e>
              <m:sub>
                <m:r>
                  <w:rPr>
                    <w:rStyle w:val="mord"/>
                    <w:rFonts w:ascii="Cambria Math" w:hAnsi="Cambria Math" w:cs="Times New Roman"/>
                    <w:color w:val="24292E"/>
                  </w:rPr>
                  <m:t>ϕ</m:t>
                </m:r>
                <m:ctrlPr>
                  <w:rPr>
                    <w:rStyle w:val="mord"/>
                    <w:rFonts w:ascii="Cambria Math" w:hAnsi="Cambria Math" w:cs="Times New Roman"/>
                    <w:iCs/>
                    <w:color w:val="24292E"/>
                  </w:rPr>
                </m:ctrlPr>
              </m:sub>
            </m:sSub>
            <m:ctrlPr>
              <w:rPr>
                <w:rStyle w:val="mopen"/>
                <w:rFonts w:ascii="Cambria Math" w:hAnsi="Cambria Math" w:cs="Times New Roman"/>
                <w:i/>
                <w:color w:val="24292E"/>
              </w:rPr>
            </m:ctrlPr>
          </m:fName>
          <m:e>
            <m:r>
              <w:rPr>
                <w:rStyle w:val="mopen"/>
                <w:rFonts w:ascii="Cambria Math" w:hAnsi="Cambria Math" w:cs="Times New Roman"/>
                <w:color w:val="24292E"/>
              </w:rPr>
              <m:t>(</m:t>
            </m:r>
            <m:r>
              <w:rPr>
                <w:rStyle w:val="mord"/>
                <w:rFonts w:ascii="Cambria Math" w:hAnsi="Cambria Math" w:cs="Times New Roman"/>
                <w:color w:val="24292E"/>
              </w:rPr>
              <m:t>p</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ctrlPr>
              <w:rPr>
                <w:rStyle w:val="mopen"/>
                <w:rFonts w:ascii="Cambria Math" w:hAnsi="Cambria Math" w:cs="Times New Roman"/>
                <w:i/>
                <w:color w:val="24292E"/>
              </w:rPr>
            </m:ctrlPr>
          </m:e>
        </m:func>
      </m:oMath>
      <w:r>
        <w:rPr>
          <w:rFonts w:hint="eastAsia"/>
        </w:rPr>
        <w:t>。</w:t>
      </w:r>
      <w:r>
        <w:t>近似后验的常见选择是分解高斯分布</w:t>
      </w:r>
    </w:p>
    <w:p w:rsidR="00F041A5" w:rsidRDefault="00000000">
      <w:pPr>
        <w:pStyle w:val="mathAndNum"/>
        <w:tabs>
          <w:tab w:val="clear" w:pos="9120"/>
          <w:tab w:val="right" w:pos="9071"/>
        </w:tabs>
        <w:ind w:firstLine="480"/>
      </w:pPr>
      <w:r>
        <w:rPr>
          <w:rFonts w:cs="宋体"/>
        </w:rPr>
        <w:tab/>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e>
          <m:e>
            <m:r>
              <w:rPr>
                <w:rFonts w:ascii="Cambria Math" w:hAnsi="Cambria Math"/>
              </w:rPr>
              <m:t>x</m:t>
            </m:r>
          </m:e>
        </m:d>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d</m:t>
            </m:r>
          </m:sup>
          <m:e>
            <m:r>
              <w:rPr>
                <w:rFonts w:ascii="Cambria Math" w:hAnsi="Cambria Math"/>
              </w:rPr>
              <m:t>N</m:t>
            </m:r>
            <m:d>
              <m:dPr>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j</m:t>
                    </m:r>
                  </m:sub>
                </m:sSub>
              </m:e>
            </m:d>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e>
        </m:nary>
      </m:oMath>
      <w:r>
        <w:rPr>
          <w:rFonts w:cs="宋体"/>
        </w:rPr>
        <w:tab/>
      </w:r>
      <w:r>
        <w:rPr>
          <w:rFonts w:hint="eastAsia"/>
        </w:rPr>
        <w:t>(</w:t>
      </w:r>
      <w:r>
        <w:t>11)</w:t>
      </w:r>
    </w:p>
    <w:p w:rsidR="00F041A5" w:rsidRDefault="00000000">
      <w:pPr>
        <w:pStyle w:val="af"/>
        <w:ind w:firstLine="480"/>
      </w:pPr>
      <w:r>
        <w:rPr>
          <w:rFonts w:ascii="Segoe UI" w:hAnsi="Segoe UI" w:cs="Segoe UI"/>
          <w:color w:val="24292E"/>
        </w:rPr>
        <w:t>其中</w:t>
      </w:r>
      <m:oMath>
        <m:r>
          <w:rPr>
            <w:rStyle w:val="mord"/>
            <w:rFonts w:ascii="Cambria Math" w:hAnsi="Cambria Math"/>
            <w:color w:val="24292E"/>
            <w:sz w:val="29"/>
            <w:szCs w:val="29"/>
          </w:rPr>
          <m:t>μ</m:t>
        </m:r>
      </m:oMath>
      <w:r>
        <w:rPr>
          <w:rFonts w:ascii="Segoe UI" w:hAnsi="Segoe UI" w:cs="Segoe UI"/>
          <w:color w:val="24292E"/>
        </w:rPr>
        <w:t>和</w:t>
      </w:r>
      <m:oMath>
        <m:r>
          <w:rPr>
            <w:rStyle w:val="mord"/>
            <w:rFonts w:ascii="Cambria Math" w:hAnsi="Cambria Math"/>
            <w:color w:val="24292E"/>
            <w:sz w:val="29"/>
            <w:szCs w:val="29"/>
          </w:rPr>
          <m:t>σ</m:t>
        </m:r>
      </m:oMath>
      <w:r>
        <w:rPr>
          <w:rFonts w:ascii="Segoe UI" w:hAnsi="Segoe UI" w:cs="Segoe UI"/>
          <w:color w:val="24292E"/>
        </w:rPr>
        <w:t>表示模型的均值和标准差</w:t>
      </w:r>
      <w:r>
        <w:rPr>
          <w:rFonts w:ascii="Segoe UI" w:hAnsi="Segoe UI" w:cs="Segoe UI" w:hint="eastAsia"/>
          <w:color w:val="24292E"/>
        </w:rPr>
        <w:t>。</w:t>
      </w:r>
    </w:p>
    <w:p w:rsidR="00F041A5" w:rsidRDefault="00000000">
      <w:pPr>
        <w:ind w:firstLine="480"/>
      </w:pPr>
      <w:r>
        <w:t>总而言之</w:t>
      </w:r>
      <w:r>
        <w:rPr>
          <w:rFonts w:hint="eastAsia"/>
        </w:rPr>
        <w:t>，</w:t>
      </w:r>
      <w:r>
        <w:t>VAE</w:t>
      </w:r>
      <w:r>
        <w:t>是一种基于提取出</w:t>
      </w:r>
      <m:oMath>
        <m:r>
          <w:rPr>
            <w:rStyle w:val="mord"/>
            <w:rFonts w:ascii="Cambria Math" w:hAnsi="Cambria Math" w:cs="Times New Roman"/>
            <w:color w:val="24292E"/>
          </w:rPr>
          <m:t>p</m:t>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的潜在高斯表示</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vlist-s"/>
            <w:rFonts w:ascii="Cambria Math" w:hAnsi="Cambria Math" w:cs="Times New Roman"/>
            <w:color w:val="24292E"/>
          </w:rPr>
          <m:t>​</m:t>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的均值与方差的编码器网络</w:t>
      </w:r>
      <w:r>
        <w:rPr>
          <w:rFonts w:hint="eastAsia"/>
        </w:rPr>
        <w:t>。</w:t>
      </w:r>
      <w:r>
        <w:t>VAE</w:t>
      </w:r>
      <w:r>
        <w:t>中的解码器</w:t>
      </w:r>
      <w:r>
        <w:t>,</w:t>
      </w:r>
      <w:r>
        <w:t>它使用高斯</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ins w:id="138" w:author="dell" w:date="2023-02-17T15:40:00Z">
            <w:rPr>
              <w:rStyle w:val="mord"/>
              <w:rFonts w:ascii="Cambria Math" w:hAnsi="Cambria Math" w:cs="Times New Roman"/>
              <w:color w:val="24292E"/>
            </w:rPr>
            <m:t xml:space="preserve"> </m:t>
          </w:ins>
        </m:r>
        <m:r>
          <w:del w:id="139" w:author="dell" w:date="2023-02-17T15:40:00Z">
            <w:rPr>
              <w:rStyle w:val="vlist-s"/>
              <w:rFonts w:ascii="Cambria Math" w:hAnsi="Cambria Math" w:cs="Times New Roman"/>
              <w:color w:val="24292E"/>
            </w:rPr>
            <m:t>​</m:t>
          </w:del>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的样本作为输入</w:t>
      </w:r>
      <w:r>
        <w:rPr>
          <w:rFonts w:hint="eastAsia"/>
        </w:rPr>
        <w:t>，</w:t>
      </w:r>
      <w:r>
        <w:t>根据分布</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θ</m:t>
            </m:r>
          </m:sub>
        </m:sSub>
        <m:r>
          <w:rPr>
            <w:rStyle w:val="vlist-s"/>
            <w:rFonts w:ascii="Cambria Math" w:hAnsi="Cambria Math" w:cs="Times New Roman"/>
            <w:color w:val="24292E"/>
          </w:rPr>
          <m:t>​</m:t>
        </m:r>
        <m:r>
          <m:rPr>
            <m:sty m:val="bi"/>
          </m:rP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t>生成新样本</w:t>
      </w:r>
      <w:r>
        <w:rPr>
          <w:rFonts w:hint="eastAsia"/>
        </w:rPr>
        <w:t>。</w:t>
      </w:r>
      <w:r>
        <w:t>我们通过使用反向传播最大化</w:t>
      </w:r>
      <w:r>
        <w:t>ELBO</w:t>
      </w:r>
      <w:r>
        <w:t>来计算所有的参数</w:t>
      </w:r>
      <w:r>
        <w:rPr>
          <w:rFonts w:hint="eastAsia"/>
        </w:rPr>
        <w:t>，</w:t>
      </w:r>
      <w:r>
        <w:t>但是高斯分布是随机的</w:t>
      </w:r>
      <w:r>
        <w:rPr>
          <w:rFonts w:hint="eastAsia"/>
        </w:rPr>
        <w:t>，</w:t>
      </w:r>
      <w:proofErr w:type="gramStart"/>
      <w:r>
        <w:t>不</w:t>
      </w:r>
      <w:proofErr w:type="gramEnd"/>
      <w:r>
        <w:t>可微的</w:t>
      </w:r>
      <w:r>
        <w:rPr>
          <w:rFonts w:hint="eastAsia"/>
        </w:rPr>
        <w:t>。</w:t>
      </w:r>
      <w:r>
        <w:t>因此需要在编码器的输出和解码器的输入之间建立一个确定性和</w:t>
      </w:r>
      <w:proofErr w:type="gramStart"/>
      <w:r>
        <w:t>可</w:t>
      </w:r>
      <w:proofErr w:type="gramEnd"/>
      <w:r>
        <w:t>微分的映射</w:t>
      </w:r>
      <w:r>
        <w:rPr>
          <w:rFonts w:hint="eastAsia"/>
        </w:rPr>
        <w:t>，</w:t>
      </w:r>
      <w:r>
        <w:t>需要将随机变量</w:t>
      </w:r>
      <w:r>
        <w:rPr>
          <w:rStyle w:val="mord"/>
          <w:rFonts w:ascii="KaTeX_Math" w:hAnsi="KaTeX_Math" w:cs="Times New Roman"/>
          <w:i/>
          <w:iCs/>
          <w:color w:val="24292E"/>
        </w:rPr>
        <w:t>z</w:t>
      </w:r>
      <w:r>
        <w:t>表示为另一个辅助随机变量</w:t>
      </w:r>
      <m:oMath>
        <m:r>
          <w:rPr>
            <w:rStyle w:val="mord"/>
            <w:rFonts w:ascii="Cambria Math" w:hAnsi="Cambria Math" w:cs="Times New Roman"/>
            <w:color w:val="24292E"/>
          </w:rPr>
          <m:t>ϵ</m:t>
        </m:r>
      </m:oMath>
      <w:r>
        <w:t>的可微可逆变化</w:t>
      </w:r>
      <m:oMath>
        <m:r>
          <w:rPr>
            <w:rStyle w:val="mord"/>
            <w:rFonts w:ascii="Cambria Math" w:hAnsi="Cambria Math" w:cs="Times New Roman"/>
            <w:color w:val="24292E"/>
          </w:rPr>
          <m:t>g</m:t>
        </m:r>
      </m:oMath>
      <w:r>
        <w:t>(</w:t>
      </w:r>
      <w:r>
        <w:t>即</w:t>
      </w:r>
      <m:oMath>
        <m:r>
          <w:rPr>
            <w:rStyle w:val="mord"/>
            <w:rFonts w:ascii="Cambria Math" w:hAnsi="Cambria Math" w:cs="Times New Roman"/>
            <w:color w:val="24292E"/>
          </w:rPr>
          <m:t>z</m:t>
        </m:r>
        <m:r>
          <w:rPr>
            <w:rStyle w:val="mrel"/>
            <w:rFonts w:ascii="Cambria Math" w:hAnsi="Cambria Math" w:cs="Times New Roman"/>
            <w:color w:val="24292E"/>
          </w:rPr>
          <m:t>=</m:t>
        </m:r>
        <m:r>
          <w:rPr>
            <w:rStyle w:val="mord"/>
            <w:rFonts w:ascii="Cambria Math" w:hAnsi="Cambria Math" w:cs="Times New Roman"/>
            <w:color w:val="24292E"/>
          </w:rPr>
          <m:t>g</m:t>
        </m:r>
        <m:r>
          <m:rPr>
            <m:sty m:val="bi"/>
          </m:rPr>
          <w:rPr>
            <w:rStyle w:val="mopen"/>
            <w:rFonts w:ascii="Cambria Math" w:hAnsi="Cambria Math" w:cs="Times New Roman"/>
            <w:color w:val="24292E"/>
          </w:rPr>
          <m:t>(</m:t>
        </m:r>
        <m:r>
          <w:rPr>
            <w:rStyle w:val="mord"/>
            <w:rFonts w:ascii="Cambria Math" w:hAnsi="Cambria Math" w:cs="Times New Roman"/>
            <w:color w:val="24292E"/>
          </w:rPr>
          <m:t>μ</m:t>
        </m:r>
        <m:r>
          <w:rPr>
            <w:rStyle w:val="mpunct"/>
            <w:rFonts w:ascii="Cambria Math" w:hAnsi="Cambria Math" w:cs="Times New Roman"/>
            <w:color w:val="24292E"/>
          </w:rPr>
          <m:t>,</m:t>
        </m:r>
        <m:r>
          <w:rPr>
            <w:rStyle w:val="mord"/>
            <w:rFonts w:ascii="Cambria Math" w:hAnsi="Cambria Math" w:cs="Times New Roman"/>
            <w:color w:val="24292E"/>
          </w:rPr>
          <m:t>σ</m:t>
        </m:r>
        <m:r>
          <w:rPr>
            <w:rStyle w:val="mpunct"/>
            <w:rFonts w:ascii="Cambria Math" w:hAnsi="Cambria Math" w:cs="Times New Roman"/>
            <w:color w:val="24292E"/>
          </w:rPr>
          <m:t>,</m:t>
        </m:r>
        <m:r>
          <w:rPr>
            <w:rStyle w:val="mord"/>
            <w:rFonts w:ascii="Cambria Math" w:hAnsi="Cambria Math" w:cs="Times New Roman"/>
            <w:color w:val="24292E"/>
          </w:rPr>
          <m:t>ϵ</m:t>
        </m:r>
        <m:r>
          <w:rPr>
            <w:rStyle w:val="mclose"/>
            <w:rFonts w:ascii="Cambria Math" w:hAnsi="Cambria Math" w:cs="Times New Roman"/>
            <w:color w:val="24292E"/>
          </w:rPr>
          <m:t>)</m:t>
        </m:r>
      </m:oMath>
      <w:r>
        <w:t>)</w:t>
      </w:r>
      <w:r>
        <w:rPr>
          <w:rFonts w:hint="eastAsia"/>
        </w:rPr>
        <w:t>，</w:t>
      </w:r>
      <w:r>
        <w:t>我们采用</w:t>
      </w:r>
      <w:proofErr w:type="gramStart"/>
      <w:r>
        <w:t>重参化</w:t>
      </w:r>
      <w:proofErr w:type="gramEnd"/>
      <w:r>
        <w:t>技巧</w:t>
      </w:r>
      <w:r>
        <w:fldChar w:fldCharType="begin"/>
      </w:r>
      <w:r>
        <w:instrText xml:space="preserve"> ADDIN ZOTERO_ITEM CSL_CITATION {"citationID":"qVQQVDxy","properties":{"formattedCitation":"\\super [22]\\nosupersub{}","plainCitation":"[22]","noteIndex":0},"citationItems":[{"id":287,"uris":["http://zotero.org/users/5757816/items/XUQD25RT"],"itemData":{"id":287,"type":"article-journal","abstract":"How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results.","DOI":"10.48550/arXiv.1312.6114","language":"en","title":"Auto-Encoding Variational Bayes","URL":"https://arxiv.53yu.com/abs/1312.6114v10","author":[{"family":"Kingma","given":"Diederik P."},{"family":"Welling","given":"Max"}],"accessed":{"date-parts":[["2022",4,25]]},"issued":{"date-parts":[["2013",12,20]]}}}],"schema":"https://github.com/citation-style-language/schema/raw/master/csl-citation.json"} </w:instrText>
      </w:r>
      <w:r>
        <w:fldChar w:fldCharType="separate"/>
      </w:r>
      <w:r>
        <w:rPr>
          <w:rFonts w:cs="Times New Roman"/>
          <w:kern w:val="0"/>
          <w:vertAlign w:val="superscript"/>
        </w:rPr>
        <w:t>[22]</w:t>
      </w:r>
      <w:r>
        <w:fldChar w:fldCharType="end"/>
      </w:r>
      <w:r>
        <w:t>,</w:t>
      </w:r>
      <w:r>
        <w:t>使</w:t>
      </w:r>
      <m:oMath>
        <m:r>
          <w:rPr>
            <w:rStyle w:val="mord"/>
            <w:rFonts w:ascii="Cambria Math" w:hAnsi="Cambria Math" w:cs="Segoe UI"/>
            <w:color w:val="24292E"/>
          </w:rPr>
          <m:t>g</m:t>
        </m:r>
        <m:r>
          <m:rPr>
            <m:sty m:val="bi"/>
          </m:rPr>
          <w:rPr>
            <w:rStyle w:val="mopen"/>
            <w:rFonts w:ascii="Cambria Math" w:hAnsi="Cambria Math" w:cs="Segoe UI"/>
            <w:color w:val="24292E"/>
          </w:rPr>
          <m:t>(</m:t>
        </m:r>
        <m:r>
          <w:rPr>
            <w:rStyle w:val="mord"/>
            <w:rFonts w:ascii="Cambria Math" w:hAnsi="Cambria Math" w:cs="Segoe UI"/>
            <w:color w:val="24292E"/>
          </w:rPr>
          <m:t>μ</m:t>
        </m:r>
        <m:r>
          <w:rPr>
            <w:rStyle w:val="mpunct"/>
            <w:rFonts w:ascii="Cambria Math" w:hAnsi="Cambria Math" w:cs="Segoe UI"/>
            <w:color w:val="24292E"/>
          </w:rPr>
          <m:t>,</m:t>
        </m:r>
        <m:r>
          <w:rPr>
            <w:rStyle w:val="mord"/>
            <w:rFonts w:ascii="Cambria Math" w:hAnsi="Cambria Math" w:cs="Segoe UI"/>
            <w:color w:val="24292E"/>
          </w:rPr>
          <m:t>σ</m:t>
        </m:r>
        <m:r>
          <w:rPr>
            <w:rStyle w:val="mpunct"/>
            <w:rFonts w:ascii="Cambria Math" w:hAnsi="Cambria Math" w:cs="Segoe UI"/>
            <w:color w:val="24292E"/>
          </w:rPr>
          <m:t>,</m:t>
        </m:r>
        <m:r>
          <w:rPr>
            <w:rStyle w:val="mord"/>
            <w:rFonts w:ascii="Cambria Math" w:hAnsi="Cambria Math" w:cs="Segoe UI"/>
            <w:color w:val="24292E"/>
          </w:rPr>
          <m:t>ϵ</m:t>
        </m:r>
        <m:r>
          <w:rPr>
            <w:rStyle w:val="mclose"/>
            <w:rFonts w:ascii="Cambria Math" w:hAnsi="Cambria Math" w:cs="Segoe UI"/>
            <w:color w:val="24292E"/>
          </w:rPr>
          <m:t>)</m:t>
        </m:r>
        <m:r>
          <w:rPr>
            <w:rStyle w:val="mrel"/>
            <w:rFonts w:ascii="Cambria Math" w:hAnsi="Cambria Math" w:cs="Segoe UI"/>
            <w:color w:val="24292E"/>
          </w:rPr>
          <m:t>=</m:t>
        </m:r>
        <m:r>
          <w:rPr>
            <w:rStyle w:val="mord"/>
            <w:rFonts w:ascii="Cambria Math" w:hAnsi="Cambria Math" w:cs="Segoe UI"/>
            <w:color w:val="24292E"/>
          </w:rPr>
          <m:t>μ</m:t>
        </m:r>
        <m:r>
          <w:rPr>
            <w:rStyle w:val="mbin"/>
            <w:rFonts w:ascii="Cambria Math" w:hAnsi="Cambria Math" w:cs="Segoe UI"/>
            <w:color w:val="24292E"/>
          </w:rPr>
          <m:t>+</m:t>
        </m:r>
        <m:r>
          <w:rPr>
            <w:rStyle w:val="mord"/>
            <w:rFonts w:ascii="Cambria Math" w:hAnsi="Cambria Math" w:cs="Segoe UI"/>
            <w:color w:val="24292E"/>
          </w:rPr>
          <m:t>σ</m:t>
        </m:r>
        <m:r>
          <w:rPr>
            <w:rStyle w:val="mbin"/>
            <w:rFonts w:ascii="Cambria Math" w:hAnsi="Cambria Math" w:cs="Segoe UI" w:hint="eastAsia"/>
            <w:color w:val="24292E"/>
          </w:rPr>
          <m:t>⊙</m:t>
        </m:r>
        <m:r>
          <w:rPr>
            <w:rStyle w:val="mord"/>
            <w:rFonts w:ascii="Cambria Math" w:hAnsi="Cambria Math" w:cs="Segoe UI"/>
            <w:color w:val="24292E"/>
          </w:rPr>
          <m:t>ϵ</m:t>
        </m:r>
      </m:oMath>
      <w:r>
        <w:t>即</w:t>
      </w:r>
    </w:p>
    <w:p w:rsidR="00F041A5" w:rsidRDefault="00000000">
      <w:pPr>
        <w:pStyle w:val="mathAndNum"/>
        <w:tabs>
          <w:tab w:val="clear" w:pos="9120"/>
          <w:tab w:val="right" w:pos="9071"/>
        </w:tabs>
        <w:ind w:firstLine="480"/>
      </w:pPr>
      <w:r>
        <w:rPr>
          <w:rFonts w:cs="宋体"/>
          <w:iCs/>
        </w:rPr>
        <w:tab/>
      </w:r>
      <m:oMath>
        <m:r>
          <w:rPr>
            <w:rFonts w:ascii="Cambria Math" w:hAnsi="Cambria Math"/>
          </w:rPr>
          <m:t>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ϵ</m:t>
        </m:r>
      </m:oMath>
      <w:r>
        <w:rPr>
          <w:rFonts w:cs="宋体"/>
          <w:iCs/>
        </w:rPr>
        <w:tab/>
      </w:r>
      <w:r>
        <w:rPr>
          <w:rFonts w:cs="宋体" w:hint="eastAsia"/>
          <w:iCs/>
        </w:rPr>
        <w:t>4</w:t>
      </w:r>
      <w:r>
        <w:rPr>
          <w:rFonts w:hint="eastAsia"/>
        </w:rPr>
        <w:t>(</w:t>
      </w:r>
      <w:r>
        <w:t>12)</w:t>
      </w:r>
    </w:p>
    <w:p w:rsidR="00F041A5" w:rsidRDefault="00000000">
      <w:pPr>
        <w:pStyle w:val="af"/>
        <w:ind w:firstLine="480"/>
      </w:pPr>
      <w:r>
        <w:rPr>
          <w:rFonts w:hint="eastAsia"/>
        </w:rPr>
        <w:t>其中</w:t>
      </w:r>
      <m:oMath>
        <m:r>
          <w:rPr>
            <w:rFonts w:ascii="Cambria Math" w:hAnsi="Cambria Math"/>
          </w:rPr>
          <m:t>ϵ~N(0,1)</m:t>
        </m:r>
      </m:oMath>
      <w:r>
        <w:rPr>
          <w:rFonts w:hint="eastAsia"/>
        </w:rPr>
        <w:t>和</w:t>
      </w:r>
      <m:oMath>
        <m:r>
          <w:rPr>
            <w:rFonts w:ascii="Cambria Math" w:hAnsi="Cambria Math"/>
          </w:rPr>
          <m:t>⊙</m:t>
        </m:r>
      </m:oMath>
      <w:r>
        <w:rPr>
          <w:rFonts w:hint="eastAsia"/>
        </w:rPr>
        <w:t>是元素乘积</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tc>
          <w:tcPr>
            <w:tcW w:w="9287" w:type="dxa"/>
          </w:tcPr>
          <w:p w:rsidR="00F041A5" w:rsidRDefault="00000000">
            <w:pPr>
              <w:pStyle w:val="af"/>
              <w:ind w:firstLineChars="0" w:firstLine="0"/>
            </w:pPr>
            <w:r>
              <w:rPr>
                <w:rFonts w:hint="eastAsia"/>
                <w:noProof/>
              </w:rPr>
              <w:drawing>
                <wp:anchor distT="0" distB="0" distL="114300" distR="114300" simplePos="0" relativeHeight="251686400" behindDoc="0" locked="0" layoutInCell="1" allowOverlap="1">
                  <wp:simplePos x="0" y="0"/>
                  <wp:positionH relativeFrom="margin">
                    <wp:align>center</wp:align>
                  </wp:positionH>
                  <wp:positionV relativeFrom="margin">
                    <wp:align>top</wp:align>
                  </wp:positionV>
                  <wp:extent cx="3509645" cy="2983865"/>
                  <wp:effectExtent l="0" t="0" r="0" b="0"/>
                  <wp:wrapSquare wrapText="bothSides"/>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3509605" cy="2983803"/>
                          </a:xfrm>
                          <a:prstGeom prst="rect">
                            <a:avLst/>
                          </a:prstGeom>
                        </pic:spPr>
                      </pic:pic>
                    </a:graphicData>
                  </a:graphic>
                </wp:anchor>
              </w:drawing>
            </w:r>
          </w:p>
        </w:tc>
      </w:tr>
      <w:tr w:rsidR="00F041A5">
        <w:tc>
          <w:tcPr>
            <w:tcW w:w="9287" w:type="dxa"/>
          </w:tcPr>
          <w:p w:rsidR="00F041A5" w:rsidRDefault="00000000">
            <w:pPr>
              <w:pStyle w:val="afc"/>
              <w:ind w:firstLine="420"/>
            </w:pPr>
            <w:r>
              <w:rPr>
                <w:rFonts w:hint="eastAsia"/>
              </w:rPr>
              <w:t>图</w:t>
            </w:r>
            <w:r>
              <w:rPr>
                <w:rFonts w:hint="eastAsia"/>
              </w:rPr>
              <w:t>5-5</w:t>
            </w:r>
            <w:r>
              <w:t xml:space="preserve"> </w:t>
            </w:r>
            <w:r>
              <w:rPr>
                <w:rFonts w:hint="eastAsia"/>
              </w:rPr>
              <w:t>重参数技巧</w:t>
            </w:r>
          </w:p>
        </w:tc>
      </w:tr>
      <w:tr w:rsidR="00F041A5">
        <w:tc>
          <w:tcPr>
            <w:tcW w:w="9287" w:type="dxa"/>
          </w:tcPr>
          <w:p w:rsidR="00F041A5" w:rsidRDefault="00000000">
            <w:pPr>
              <w:pStyle w:val="afc"/>
              <w:ind w:firstLine="420"/>
            </w:pPr>
            <w:r>
              <w:t>Fig</w:t>
            </w:r>
            <w:r>
              <w:rPr>
                <w:rFonts w:hint="eastAsia"/>
              </w:rPr>
              <w:t>.</w:t>
            </w:r>
            <w:r>
              <w:t xml:space="preserve">5-5 </w:t>
            </w:r>
            <w:proofErr w:type="spellStart"/>
            <w:r>
              <w:t>Reparameter</w:t>
            </w:r>
            <w:proofErr w:type="spellEnd"/>
            <w:r>
              <w:t xml:space="preserve"> </w:t>
            </w:r>
            <w:r>
              <w:rPr>
                <w:rFonts w:hint="eastAsia"/>
              </w:rPr>
              <w:t>trick</w:t>
            </w:r>
          </w:p>
        </w:tc>
      </w:tr>
    </w:tbl>
    <w:p w:rsidR="00F041A5" w:rsidRDefault="00F041A5">
      <w:pPr>
        <w:pStyle w:val="af"/>
        <w:ind w:firstLine="480"/>
      </w:pPr>
    </w:p>
    <w:p w:rsidR="00F041A5" w:rsidRDefault="00000000" w:rsidP="00797BDB">
      <w:pPr>
        <w:pStyle w:val="3"/>
      </w:pPr>
      <w:bookmarkStart w:id="140" w:name="_Toc128817049"/>
      <w:r>
        <w:rPr>
          <w:rFonts w:hint="eastAsia"/>
        </w:rPr>
        <w:lastRenderedPageBreak/>
        <w:t>5.2.4</w:t>
      </w:r>
      <w:r>
        <w:t xml:space="preserve"> </w:t>
      </w:r>
      <w:r>
        <w:rPr>
          <w:rFonts w:hint="eastAsia"/>
        </w:rPr>
        <w:t>图变分自编码</w:t>
      </w:r>
      <w:bookmarkEnd w:id="140"/>
    </w:p>
    <w:p w:rsidR="00F041A5" w:rsidRDefault="00000000">
      <w:pPr>
        <w:ind w:firstLine="480"/>
        <w:rPr>
          <w:b/>
          <w:bCs/>
        </w:rPr>
      </w:pPr>
      <w:r>
        <w:rPr>
          <w:rStyle w:val="af3"/>
          <w:rFonts w:ascii="Segoe UI" w:hAnsi="Segoe UI" w:cs="Segoe UI"/>
          <w:b w:val="0"/>
          <w:bCs w:val="0"/>
          <w:color w:val="24292E"/>
        </w:rPr>
        <w:t>编码器部分：</w:t>
      </w:r>
    </w:p>
    <w:p w:rsidR="00F041A5" w:rsidRDefault="00000000">
      <w:pPr>
        <w:ind w:firstLine="480"/>
      </w:pPr>
      <w:r>
        <w:t>我们的编码器由三个卷积层构成</w:t>
      </w:r>
      <w:r>
        <w:t>,</w:t>
      </w:r>
      <w:r>
        <w:t>分别具有</w:t>
      </w:r>
      <w:r>
        <w:t>32,64,64</w:t>
      </w:r>
      <w:r>
        <w:t>个通道和一个整流线性单元（</w:t>
      </w:r>
      <w:proofErr w:type="spellStart"/>
      <w:r>
        <w:t>ReLU</w:t>
      </w:r>
      <w:proofErr w:type="spellEnd"/>
      <w:r>
        <w:t>）作为激活函数</w:t>
      </w:r>
      <w:r>
        <w:t>.</w:t>
      </w:r>
      <w:r>
        <w:t>为了归一化神经网络我们使用了</w:t>
      </w:r>
      <w:proofErr w:type="spellStart"/>
      <w:r>
        <w:t>batchNorm</w:t>
      </w:r>
      <w:proofErr w:type="spellEnd"/>
      <w:r>
        <w:fldChar w:fldCharType="begin"/>
      </w:r>
      <w:r>
        <w:instrText xml:space="preserve"> ADDIN ZOTERO_ITEM CSL_CITATION {"citationID":"eGjLKGqn","properties":{"formattedCitation":"\\super [36]\\nosupersub{}","plainCitation":"[36]","noteIndex":0},"citationItems":[{"id":378,"uris":["http://zotero.org/users/5757816/items/6JBITPSM"],"itemData":{"id":378,"type":"article-journal","abstract":"Training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raters.","container-title":"arXiv:1502.03167 [cs]","note":"arXiv: 1502.03167","title":"Batch Normalization: Accelerating Deep Network Training by Reducing Internal Covariate Shift","title-short":"Batch Normalization","URL":"http://arxiv.org/abs/1502.03167","author":[{"family":"Ioffe","given":"Sergey"},{"family":"Szegedy","given":"Christian"}],"accessed":{"date-parts":[["2022",4,25]]},"issued":{"date-parts":[["2015",3,2]]}}}],"schema":"https://github.com/citation-style-language/schema/raw/master/csl-citation.json"} </w:instrText>
      </w:r>
      <w:r>
        <w:fldChar w:fldCharType="separate"/>
      </w:r>
      <w:r>
        <w:rPr>
          <w:rFonts w:cs="Times New Roman"/>
          <w:kern w:val="0"/>
          <w:vertAlign w:val="superscript"/>
        </w:rPr>
        <w:t>[36]</w:t>
      </w:r>
      <w:r>
        <w:fldChar w:fldCharType="end"/>
      </w:r>
      <w:r>
        <w:t>,</w:t>
      </w:r>
      <w:proofErr w:type="spellStart"/>
      <w:r>
        <w:t>GraphNorm</w:t>
      </w:r>
      <w:proofErr w:type="spellEnd"/>
      <w:r>
        <w:fldChar w:fldCharType="begin"/>
      </w:r>
      <w:r>
        <w:instrText xml:space="preserve"> ADDIN ZOTERO_ITEM CSL_CITATION {"citationID":"Zs52xHYI","properties":{"formattedCitation":"\\super [37]\\nosupersub{}","plainCitation":"[37]","noteIndex":0},"citationItems":[{"id":51,"uris":["http://zotero.org/users/5757816/items/K2RBXXI8"],"itemData":{"id":51,"type":"article-journal","abstract":"Normalization is known to help the optimization of deep neural networks. Curiously, different architectures require specialized normalization methods. In this paper, we study what normalization is effective for Graph Neural Networks (GNNs). First, we adapt and evaluate the existing methods from other domains to GNNs. Faster convergence is achieved with InstanceNorm compared to BatchNorm and LayerNorm. We provide an explanation by showing that InstanceNorm serves as a preconditioner for GNNs, but such preconditioning effect is weaker with BatchNorm due to the heavy batch noise in graph datasets. Second, we show that the shift operation in InstanceNorm results in an expressiveness degradation of GNNs for highly regular graphs. We address this issue by proposing GraphNorm with a learnable shift. Empirically, GNNs with GraphNorm converge faster compared to GNNs using other normalization. GraphNorm also improves the generalization of GNNs, achieving better performance on graph classiﬁcation benchmarks.","container-title":"arXiv:2009.03294 [cs, math, stat]","language":"en","note":"arXiv: 2009.03294","title":"GraphNorm: A Principled Approach to Accelerating Graph Neural Network Training","title-short":"GraphNorm","URL":"http://arxiv.org/abs/2009.03294","author":[{"family":"Cai","given":"Tianle"},{"family":"Luo","given":"Shengjie"},{"family":"Xu","given":"Keyulu"},{"family":"He","given":"Di"},{"family":"Liu","given":"Tie-Yan"},{"family":"Wang","given":"Liwei"}],"accessed":{"date-parts":[["2021",12,10]]},"issued":{"date-parts":[["2021",6,11]]}}}],"schema":"https://github.com/citation-style-language/schema/raw/master/csl-citation.json"} </w:instrText>
      </w:r>
      <w:r>
        <w:fldChar w:fldCharType="separate"/>
      </w:r>
      <w:r>
        <w:rPr>
          <w:rFonts w:cs="Times New Roman"/>
          <w:kern w:val="0"/>
          <w:vertAlign w:val="superscript"/>
        </w:rPr>
        <w:t>[37]</w:t>
      </w:r>
      <w:r>
        <w:fldChar w:fldCharType="end"/>
      </w:r>
      <w:r>
        <w:t>和</w:t>
      </w:r>
      <w:r>
        <w:t>0.5</w:t>
      </w:r>
      <w:r>
        <w:t>的</w:t>
      </w:r>
      <w:r>
        <w:t>dropout</w:t>
      </w:r>
      <w:r>
        <w:fldChar w:fldCharType="begin"/>
      </w:r>
      <w:r>
        <w:instrText xml:space="preserve"> ADDIN ZOTERO_ITEM CSL_CITATION {"citationID":"wL6726f3","properties":{"formattedCitation":"\\super [38]\\nosupersub{}","plainCitation":"[38]","noteIndex":0},"citationItems":[{"id":105,"uris":["http://zotero.org/users/5757816/items/Y63EANIK"],"itemData":{"id":105,"type":"article-journal","abstract":"Graph Neural Networks (GNNs) have shown to be powerful tools for graph analytics. The key idea is to recursively propagate and aggregate information along edges of the given graph. Despite their success, however, the existing GNNs are usually sensitive to the quality of the input graph. Real-world graphs are often noisy and contain task-irrelevant edges, which may lead to suboptimal generalization performance in the learned GNN models. In this paper, we propose PTDNet, a parameterized topological denoising network, to improve the robustness and generalization performance of GNNs by learning to drop task-irrelevant edges. PTDNet prunes task-irrelevant edges by penalizing the number of edges in the sparsified graph with parameterized networks. To take into consideration of the topology of the entire graph, the nuclear norm regularization is applied to impose the low-rank constraint on the resulting sparsified graph for better generalization. PTDNet can be used as a key component in GNN models to improve their performances on various tasks, such as node classification and link prediction. Experimental studies on both synthetic and benchmark datasets show that PTDNet can improve the performance of GNNs significantly and the performance gain becomes larger for more noisy datasets.","container-title":"arXiv:2011.07057 [cs]","language":"en","note":"arXiv: 2011.07057","title":"Learning to Drop: Robust Graph Neural Network via Topological Denoising","title-short":"Learning to Drop","URL":"http://arxiv.org/abs/2011.07057","author":[{"family":"Luo","given":"Dongsheng"},{"family":"Cheng","given":"Wei"},{"family":"Yu","given":"Wenchao"},{"family":"Zong","given":"Bo"},{"family":"Ni","given":"Jingchao"},{"family":"Chen","given":"Haifeng"},{"family":"Zhang","given":"Xiang"}],"accessed":{"date-parts":[["2022",4,22]]},"issued":{"date-parts":[["2020",11,13]]}}}],"schema":"https://github.com/citation-style-language/schema/raw/master/csl-citation.json"} </w:instrText>
      </w:r>
      <w:r>
        <w:fldChar w:fldCharType="separate"/>
      </w:r>
      <w:r>
        <w:rPr>
          <w:rFonts w:cs="Times New Roman"/>
          <w:kern w:val="0"/>
          <w:vertAlign w:val="superscript"/>
        </w:rPr>
        <w:t>[38]</w:t>
      </w:r>
      <w:r>
        <w:fldChar w:fldCharType="end"/>
      </w:r>
      <w:r>
        <w:t>率</w:t>
      </w:r>
      <w:r>
        <w:t>.</w:t>
      </w:r>
      <w:r>
        <w:t>前两个</w:t>
      </w:r>
      <w:r>
        <w:t>GCN</w:t>
      </w:r>
      <w:r>
        <w:fldChar w:fldCharType="begin"/>
      </w:r>
      <w:r>
        <w:instrText xml:space="preserve"> ADDIN ZOTERO_ITEM CSL_CITATION {"citationID":"fAzN5GeQ","properties":{"formattedCitation":"\\super [39]\\nosupersub{}","plainCitation":"[39]","noteIndex":0},"citationItems":[{"id":123,"uris":["http://zotero.org/users/5757816/items/NIHG8ZA6"],"itemData":{"id":123,"type":"article-journal","abstract":"In recent years, graph neural networks (GNNs) have emerged as a powerful neural architecture to learn vector representations of nodes and graphs in a supervised, end-to-end fashion. Up to now, GNNs have only been evaluated empirically—showing promising results. The following work investigates GNNs from a theoretical point of view and relates them to the 1-dimensional Weisfeiler-Leman graph isomorphism heuristic (1-WL). We show that GNNs have the same expressiveness as the 1-WL in terms of distinguishing non-isomorphic (sub-)graphs. Hence, both algorithms also have the same shortcomings. Based on this, we propose a generalization of GNNs, so-called k-dimensional GNNs (k-GNNs), which can take higher-order graph structures at multiple scales into account. These higher-order structures play an essential role in the characterization of social networks and molecule graphs. Our experimental evaluation conﬁrms our theoretical ﬁndings as well as conﬁrms that higher-order information is useful in the task of graph classiﬁcation and regression.","container-title":"Proceedings of the AAAI Conference on Artificial Intelligence","DOI":"10.1609/aaai.v33i01.33014602","ISSN":"2374-3468, 2159-5399","journalAbbreviation":"AAAI","language":"en","page":"4602-4609","title":"Weisfeiler and Leman Go Neural: Higher-Order Graph Neural Networks","title-short":"Weisfeiler and Leman Go Neural","volume":"33","author":[{"family":"Morris","given":"Christopher"},{"family":"Ritzert","given":"Martin"},{"family":"Fey","given":"Matthias"},{"family":"Hamilton","given":"William L."},{"family":"Lenssen","given":"Jan Eric"},{"family":"Rattan","given":"Gaurav"},{"family":"Grohe","given":"Martin"}],"issued":{"date-parts":[["2019",7,17]]}}}],"schema":"https://github.com/citation-style-language/schema/raw/master/csl-citation.json"} </w:instrText>
      </w:r>
      <w:r>
        <w:fldChar w:fldCharType="separate"/>
      </w:r>
      <w:r>
        <w:rPr>
          <w:rFonts w:cs="Times New Roman"/>
          <w:kern w:val="0"/>
          <w:vertAlign w:val="superscript"/>
        </w:rPr>
        <w:t>[39]</w:t>
      </w:r>
      <w:r>
        <w:fldChar w:fldCharType="end"/>
      </w:r>
      <w:r>
        <w:t>层生成一个高维特征矩阵</w:t>
      </w:r>
      <w:r>
        <w:t>,</w:t>
      </w:r>
      <w:r>
        <w:t>同时我们考虑</w:t>
      </w:r>
      <w:proofErr w:type="gramStart"/>
      <w:r>
        <w:t>图结构</w:t>
      </w:r>
      <w:proofErr w:type="gramEnd"/>
      <w:r>
        <w:t>中的边信息</w:t>
      </w:r>
      <w:r>
        <w:t>,</w:t>
      </w:r>
      <w:r>
        <w:t>将边的特征参与到卷积聚合当中</w:t>
      </w:r>
      <w:r>
        <w:t>,</w:t>
      </w:r>
      <w:r>
        <w:t>参考之前图卷积的更新公式可以得到我们新的更新公式：</w:t>
      </w:r>
    </w:p>
    <w:p w:rsidR="00F041A5" w:rsidRDefault="00000000">
      <w:pPr>
        <w:pStyle w:val="mathAndNum"/>
        <w:tabs>
          <w:tab w:val="clear" w:pos="9120"/>
          <w:tab w:val="right" w:pos="9071"/>
        </w:tabs>
        <w:ind w:firstLine="480"/>
        <w:rPr>
          <w:rFonts w:ascii="KaTeX_Main" w:hAnsi="KaTeX_Main" w:hint="eastAsia"/>
        </w:rPr>
      </w:pPr>
      <w:r>
        <w:rPr>
          <w:rFonts w:cs="宋体"/>
        </w:rPr>
        <w:tab/>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nary>
          <m:naryPr>
            <m:chr m:val="∑"/>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i</m:t>
                </m:r>
              </m:e>
            </m:d>
          </m:sub>
          <m:sup/>
          <m:e>
            <m:sSub>
              <m:sSubPr>
                <m:ctrlPr>
                  <w:rPr>
                    <w:rFonts w:ascii="Cambria Math" w:hAnsi="Cambria Math"/>
                  </w:rPr>
                </m:ctrlPr>
              </m:sSubPr>
              <m:e>
                <m:r>
                  <w:rPr>
                    <w:rFonts w:ascii="Cambria Math" w:hAnsi="Cambria Math"/>
                  </w:rPr>
                  <m:t>e</m:t>
                </m:r>
              </m:e>
              <m:sub>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hint="eastAsia"/>
              </w:rPr>
              <m:t> </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nary>
      </m:oMath>
      <w:r>
        <w:rPr>
          <w:rFonts w:cs="宋体"/>
        </w:rPr>
        <w:tab/>
      </w:r>
      <w:r>
        <w:rPr>
          <w:rFonts w:hint="eastAsia"/>
        </w:rPr>
        <w:t>(</w:t>
      </w:r>
      <w:r>
        <w:t>13)</w:t>
      </w:r>
    </w:p>
    <w:p w:rsidR="00F041A5" w:rsidRDefault="00000000">
      <w:pPr>
        <w:pStyle w:val="af"/>
        <w:ind w:firstLine="480"/>
        <w:rPr>
          <w:rFonts w:ascii="Segoe UI" w:hAnsi="Segoe UI" w:cs="Segoe UI"/>
          <w:color w:val="24292E"/>
        </w:rPr>
      </w:pPr>
      <w:r>
        <w:rPr>
          <w:rFonts w:ascii="Segoe UI" w:hAnsi="Segoe UI" w:cs="Segoe UI"/>
          <w:color w:val="24292E"/>
        </w:rPr>
        <w:t>其中</w:t>
      </w:r>
      <m:oMath>
        <m:sSub>
          <m:sSubPr>
            <m:ctrlPr>
              <w:rPr>
                <w:rStyle w:val="mord"/>
                <w:rFonts w:ascii="Cambria Math" w:hAnsi="Cambria Math"/>
                <w:i/>
                <w:iCs/>
                <w:color w:val="24292E"/>
                <w:sz w:val="20"/>
                <w:szCs w:val="20"/>
              </w:rPr>
            </m:ctrlPr>
          </m:sSubPr>
          <m:e>
            <m:r>
              <w:rPr>
                <w:rStyle w:val="mord"/>
                <w:rFonts w:ascii="Cambria Math" w:hAnsi="Cambria Math"/>
                <w:color w:val="24292E"/>
                <w:sz w:val="29"/>
                <w:szCs w:val="29"/>
              </w:rPr>
              <m:t>x</m:t>
            </m:r>
            <m:ctrlPr>
              <w:rPr>
                <w:rStyle w:val="mord"/>
                <w:rFonts w:ascii="Cambria Math" w:hAnsi="Cambria Math"/>
                <w:i/>
                <w:iCs/>
                <w:color w:val="24292E"/>
                <w:sz w:val="29"/>
                <w:szCs w:val="29"/>
              </w:rPr>
            </m:ctrlPr>
          </m:e>
          <m:sub>
            <m:r>
              <w:rPr>
                <w:rStyle w:val="mord"/>
                <w:rFonts w:ascii="Cambria Math" w:hAnsi="Cambria Math"/>
                <w:color w:val="24292E"/>
                <w:sz w:val="20"/>
                <w:szCs w:val="20"/>
              </w:rPr>
              <m:t>i</m:t>
            </m:r>
          </m:sub>
        </m:sSub>
        <m:r>
          <w:rPr>
            <w:rStyle w:val="vlist-s"/>
            <w:rFonts w:ascii="Cambria Math" w:hAnsi="Cambria Math"/>
            <w:color w:val="24292E"/>
            <w:sz w:val="2"/>
            <w:szCs w:val="2"/>
          </w:rPr>
          <m:t>​</m:t>
        </m:r>
      </m:oMath>
      <w:r>
        <w:rPr>
          <w:rFonts w:ascii="Segoe UI" w:hAnsi="Segoe UI" w:cs="Segoe UI"/>
          <w:color w:val="24292E"/>
        </w:rPr>
        <w:t>表示节点特征</w:t>
      </w:r>
      <w:r>
        <w:rPr>
          <w:rFonts w:ascii="Segoe UI" w:hAnsi="Segoe UI" w:cs="Segoe UI"/>
          <w:color w:val="24292E"/>
        </w:rPr>
        <w:t>,</w:t>
      </w:r>
      <m:oMath>
        <m:sSub>
          <m:sSubPr>
            <m:ctrlPr>
              <w:rPr>
                <w:rStyle w:val="mord"/>
                <w:rFonts w:ascii="Cambria Math" w:hAnsi="Cambria Math"/>
                <w:i/>
                <w:iCs/>
                <w:color w:val="24292E"/>
                <w:sz w:val="20"/>
                <w:szCs w:val="20"/>
              </w:rPr>
            </m:ctrlPr>
          </m:sSubPr>
          <m:e>
            <m:r>
              <w:rPr>
                <w:rStyle w:val="mord"/>
                <w:rFonts w:ascii="Cambria Math" w:hAnsi="Cambria Math"/>
                <w:color w:val="24292E"/>
                <w:sz w:val="29"/>
                <w:szCs w:val="29"/>
              </w:rPr>
              <m:t>e</m:t>
            </m:r>
            <m:ctrlPr>
              <w:rPr>
                <w:rStyle w:val="mord"/>
                <w:rFonts w:ascii="Cambria Math" w:hAnsi="Cambria Math"/>
                <w:i/>
                <w:iCs/>
                <w:color w:val="24292E"/>
                <w:sz w:val="29"/>
                <w:szCs w:val="29"/>
              </w:rPr>
            </m:ctrlPr>
          </m:e>
          <m:sub>
            <m:r>
              <w:rPr>
                <w:rStyle w:val="mord"/>
                <w:rFonts w:ascii="Cambria Math" w:hAnsi="Cambria Math"/>
                <w:color w:val="24292E"/>
                <w:sz w:val="20"/>
                <w:szCs w:val="20"/>
              </w:rPr>
              <m:t>j,i</m:t>
            </m:r>
          </m:sub>
        </m:sSub>
        <m:r>
          <w:rPr>
            <w:rStyle w:val="vlist-s"/>
            <w:rFonts w:ascii="Cambria Math" w:hAnsi="Cambria Math"/>
            <w:color w:val="24292E"/>
            <w:sz w:val="2"/>
            <w:szCs w:val="2"/>
          </w:rPr>
          <m:t>​</m:t>
        </m:r>
      </m:oMath>
      <w:r>
        <w:rPr>
          <w:rFonts w:ascii="Segoe UI" w:hAnsi="Segoe UI" w:cs="Segoe UI"/>
          <w:color w:val="24292E"/>
        </w:rPr>
        <w:t>表示从源节点</w:t>
      </w:r>
      <m:oMath>
        <m:r>
          <w:rPr>
            <w:rStyle w:val="mord"/>
            <w:rFonts w:ascii="Cambria Math" w:hAnsi="Cambria Math"/>
            <w:color w:val="24292E"/>
            <w:sz w:val="29"/>
            <w:szCs w:val="29"/>
          </w:rPr>
          <m:t>j</m:t>
        </m:r>
      </m:oMath>
      <w:r>
        <w:rPr>
          <w:rFonts w:ascii="Segoe UI" w:hAnsi="Segoe UI" w:cs="Segoe UI"/>
          <w:color w:val="24292E"/>
        </w:rPr>
        <w:t>到目标节点</w:t>
      </w:r>
      <m:oMath>
        <m:r>
          <w:rPr>
            <w:rStyle w:val="mord"/>
            <w:rFonts w:ascii="Cambria Math" w:hAnsi="Cambria Math"/>
            <w:color w:val="24292E"/>
            <w:sz w:val="29"/>
            <w:szCs w:val="29"/>
          </w:rPr>
          <m:t>i</m:t>
        </m:r>
      </m:oMath>
      <w:r>
        <w:rPr>
          <w:rFonts w:ascii="Segoe UI" w:hAnsi="Segoe UI" w:cs="Segoe UI"/>
          <w:color w:val="24292E"/>
        </w:rPr>
        <w:t>的边权重</w:t>
      </w:r>
      <w:r>
        <w:rPr>
          <w:rFonts w:ascii="Segoe UI" w:hAnsi="Segoe UI" w:cs="Segoe UI" w:hint="eastAsia"/>
          <w:color w:val="24292E"/>
        </w:rPr>
        <w:t>.</w:t>
      </w:r>
    </w:p>
    <w:p w:rsidR="00F041A5" w:rsidRDefault="00000000">
      <w:pPr>
        <w:pStyle w:val="af"/>
        <w:ind w:firstLine="480"/>
        <w:rPr>
          <w:rFonts w:ascii="Segoe UI" w:hAnsi="Segoe UI" w:cs="Segoe UI"/>
          <w:color w:val="24292E"/>
        </w:rPr>
      </w:pPr>
      <w:r>
        <w:rPr>
          <w:rFonts w:ascii="Segoe UI" w:hAnsi="Segoe UI" w:cs="Segoe UI"/>
          <w:color w:val="24292E"/>
        </w:rPr>
        <w:t>卷积操作中上层卷积的结果作为下层卷积的输入来进行卷积的堆叠</w:t>
      </w:r>
    </w:p>
    <w:p w:rsidR="00F041A5" w:rsidRDefault="00000000">
      <w:pPr>
        <w:pStyle w:val="mathAndNum"/>
        <w:tabs>
          <w:tab w:val="clear" w:pos="9120"/>
          <w:tab w:val="right" w:pos="9071"/>
        </w:tabs>
        <w:ind w:firstLine="480"/>
        <w:rPr>
          <w:rFonts w:ascii="KaTeX_Main" w:hAnsi="KaTeX_Main" w:hint="eastAsia"/>
        </w:rPr>
      </w:pPr>
      <w:r>
        <w:rPr>
          <w:rFonts w:ascii="Segoe UI" w:hAnsi="Segoe UI" w:cs="Segoe UI"/>
        </w:rPr>
        <w:tab/>
      </w:r>
      <m:oMath>
        <m:acc>
          <m:accPr>
            <m:ctrlPr>
              <w:rPr>
                <w:rFonts w:ascii="Cambria Math" w:hAnsi="Cambria Math"/>
              </w:rPr>
            </m:ctrlPr>
          </m:accPr>
          <m:e>
            <m:r>
              <w:rPr>
                <w:rFonts w:ascii="Cambria Math" w:hAnsi="Cambria Math"/>
              </w:rPr>
              <m:t>x</m:t>
            </m:r>
            <m:ctrlPr>
              <w:rPr>
                <w:rFonts w:ascii="Cambria Math" w:hAnsi="Cambria Math" w:hint="eastAsia"/>
              </w:rPr>
            </m:ctrlPr>
          </m:e>
        </m:acc>
        <m:r>
          <m:rPr>
            <m:sty m:val="p"/>
          </m:rPr>
          <w:rPr>
            <w:rFonts w:ascii="Cambria Math" w:hAnsi="Cambria Math"/>
          </w:rPr>
          <m:t>=</m:t>
        </m:r>
        <m:r>
          <w:rPr>
            <w:rFonts w:ascii="Cambria Math" w:hAnsi="Cambria Math"/>
          </w:rPr>
          <m:t>GCN</m:t>
        </m:r>
        <m:r>
          <m:rPr>
            <m:sty m:val="p"/>
          </m:rPr>
          <w:rPr>
            <w:rFonts w:ascii="Cambria Math" w:hAnsi="Cambria Math"/>
          </w:rPr>
          <m:t>(</m:t>
        </m:r>
        <m:r>
          <w:rPr>
            <w:rFonts w:ascii="Cambria Math" w:hAnsi="Cambria Math"/>
          </w:rPr>
          <m:t>GCN</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A</m:t>
        </m:r>
        <m:r>
          <m:rPr>
            <m:sty m:val="p"/>
          </m:rPr>
          <w:rPr>
            <w:rFonts w:ascii="Cambria Math" w:hAnsi="Cambria Math"/>
          </w:rPr>
          <m:t>)</m:t>
        </m:r>
      </m:oMath>
      <w:r>
        <w:rPr>
          <w:rFonts w:ascii="Segoe UI" w:hAnsi="Segoe UI" w:cs="Segoe UI"/>
        </w:rPr>
        <w:tab/>
      </w:r>
      <w:r>
        <w:rPr>
          <w:rFonts w:hint="eastAsia"/>
        </w:rPr>
        <w:t>(</w:t>
      </w:r>
      <w:r>
        <w:t>14)</w:t>
      </w:r>
    </w:p>
    <w:p w:rsidR="00F041A5" w:rsidRDefault="00000000">
      <w:pPr>
        <w:ind w:firstLine="480"/>
        <w:rPr>
          <w:rStyle w:val="mop"/>
          <w:rFonts w:ascii="KaTeX_Main" w:hAnsi="KaTeX_Main" w:hint="eastAsia"/>
          <w:color w:val="24292E"/>
        </w:rPr>
      </w:pPr>
      <w:r>
        <w:t>第三个卷积层我们采用两个不同的卷积网络来分别获取</w:t>
      </w:r>
      <m:oMath>
        <m:r>
          <w:rPr>
            <w:rStyle w:val="mord"/>
            <w:rFonts w:ascii="Cambria Math" w:hAnsi="Cambria Math"/>
            <w:color w:val="24292E"/>
          </w:rPr>
          <m:t>μ</m:t>
        </m:r>
      </m:oMath>
      <w:r>
        <w:rPr>
          <w:rStyle w:val="mpunct"/>
          <w:rFonts w:ascii="KaTeX_Main" w:hAnsi="KaTeX_Main"/>
          <w:color w:val="24292E"/>
        </w:rPr>
        <w:t>,</w:t>
      </w:r>
      <m:oMath>
        <m:r>
          <w:rPr>
            <w:rStyle w:val="mop"/>
            <w:rFonts w:ascii="Cambria Math" w:hAnsi="Cambria Math"/>
            <w:color w:val="24292E"/>
          </w:rPr>
          <m:t>log</m:t>
        </m:r>
        <m:sSup>
          <m:sSupPr>
            <m:ctrlPr>
              <w:rPr>
                <w:rStyle w:val="mop"/>
                <w:rFonts w:ascii="Cambria Math" w:hAnsi="Cambria Math"/>
                <w:i/>
                <w:color w:val="24292E"/>
              </w:rPr>
            </m:ctrlPr>
          </m:sSupPr>
          <m:e>
            <m:r>
              <w:rPr>
                <w:rStyle w:val="mop"/>
                <w:rFonts w:ascii="Cambria Math" w:hAnsi="Cambria Math"/>
                <w:color w:val="24292E"/>
              </w:rPr>
              <m:t>σ</m:t>
            </m:r>
          </m:e>
          <m:sup>
            <m:r>
              <w:rPr>
                <w:rStyle w:val="mop"/>
                <w:rFonts w:ascii="Cambria Math" w:hAnsi="Cambria Math"/>
                <w:color w:val="24292E"/>
              </w:rPr>
              <m:t>2</m:t>
            </m:r>
          </m:sup>
        </m:sSup>
      </m:oMath>
    </w:p>
    <w:p w:rsidR="00F041A5" w:rsidRDefault="00000000">
      <w:pPr>
        <w:pStyle w:val="mathAndNum"/>
        <w:tabs>
          <w:tab w:val="clear" w:pos="9120"/>
          <w:tab w:val="right" w:pos="9071"/>
        </w:tabs>
        <w:ind w:firstLine="480"/>
      </w:pPr>
      <w:r>
        <w:rPr>
          <w:rFonts w:ascii="KaTeX_Main" w:hAnsi="KaTeX_Main" w:cs="宋体"/>
          <w:iCs/>
        </w:rPr>
        <w:tab/>
      </w:r>
      <m:oMath>
        <m:r>
          <w:rPr>
            <w:rFonts w:ascii="Cambria Math" w:hAnsi="Cambria Math"/>
          </w:rPr>
          <m:t>μ</m:t>
        </m:r>
        <m:r>
          <m:rPr>
            <m:sty m:val="p"/>
          </m:rPr>
          <w:rPr>
            <w:rFonts w:ascii="Cambria Math" w:hAnsi="Cambria Math"/>
          </w:rPr>
          <m:t>=</m:t>
        </m:r>
        <m:r>
          <w:rPr>
            <w:rFonts w:ascii="Cambria Math" w:hAnsi="Cambria Math"/>
          </w:rPr>
          <m:t>GC</m:t>
        </m:r>
        <m:sSub>
          <m:sSubPr>
            <m:ctrlPr>
              <w:rPr>
                <w:rFonts w:ascii="Cambria Math" w:hAnsi="Cambria Math"/>
              </w:rPr>
            </m:ctrlPr>
          </m:sSubPr>
          <m:e>
            <m:r>
              <w:rPr>
                <w:rFonts w:ascii="Cambria Math" w:hAnsi="Cambria Math"/>
              </w:rPr>
              <m:t>N</m:t>
            </m:r>
          </m:e>
          <m:sub>
            <m:r>
              <w:rPr>
                <w:rFonts w:ascii="Cambria Math" w:hAnsi="Cambria Math"/>
              </w:rPr>
              <m:t>u</m:t>
            </m:r>
          </m:sub>
        </m:sSub>
        <m:r>
          <m:rPr>
            <m:sty m:val="p"/>
          </m:rPr>
          <w:rPr>
            <w:rFonts w:ascii="Cambria Math" w:hAnsi="Cambria Math"/>
          </w:rPr>
          <m:t>(</m:t>
        </m:r>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m:t>
        </m:r>
        <m:r>
          <m:rPr>
            <m:sty m:val="p"/>
          </m:rPr>
          <w:rPr>
            <w:rFonts w:ascii="Cambria Math" w:hAnsi="Cambria Math"/>
          </w:rPr>
          <m:t>)</m:t>
        </m:r>
      </m:oMath>
      <w:r>
        <w:rPr>
          <w:rFonts w:ascii="KaTeX_Main" w:hAnsi="KaTeX_Main" w:cs="宋体"/>
        </w:rPr>
        <w:tab/>
      </w:r>
      <w:r>
        <w:rPr>
          <w:rFonts w:hint="eastAsia"/>
        </w:rPr>
        <w:t>(</w:t>
      </w:r>
      <w:r>
        <w:t>15)</w:t>
      </w:r>
    </w:p>
    <w:p w:rsidR="00F041A5" w:rsidRDefault="00000000">
      <w:pPr>
        <w:pStyle w:val="mathAndNum"/>
        <w:tabs>
          <w:tab w:val="clear" w:pos="9120"/>
          <w:tab w:val="right" w:pos="9071"/>
        </w:tabs>
        <w:ind w:firstLine="480"/>
      </w:pPr>
      <w:r>
        <w:rPr>
          <w:iCs/>
        </w:rPr>
        <w:tab/>
      </w:r>
      <m:oMath>
        <m:r>
          <w:rPr>
            <w:rFonts w:ascii="Cambria Math" w:hAnsi="Cambria Math"/>
          </w:rPr>
          <m:t>log</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r>
          <w:rPr>
            <w:rFonts w:ascii="Cambria Math" w:hAnsi="Cambria Math"/>
          </w:rPr>
          <m:t>GC</m:t>
        </m:r>
        <m:sSub>
          <m:sSubPr>
            <m:ctrlPr>
              <w:rPr>
                <w:rFonts w:ascii="Cambria Math" w:hAnsi="Cambria Math"/>
              </w:rPr>
            </m:ctrlPr>
          </m:sSubPr>
          <m:e>
            <m:r>
              <w:rPr>
                <w:rFonts w:ascii="Cambria Math" w:hAnsi="Cambria Math"/>
              </w:rPr>
              <m:t>N</m:t>
            </m:r>
          </m:e>
          <m:sub>
            <m:r>
              <w:rPr>
                <w:rFonts w:ascii="Cambria Math" w:hAnsi="Cambria Math"/>
              </w:rPr>
              <m:t>log</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ub>
        </m:sSub>
        <m:d>
          <m:dPr>
            <m:ctrlPr>
              <w:rPr>
                <w:rFonts w:ascii="Cambria Math" w:hAnsi="Cambria Math"/>
              </w:rPr>
            </m:ctrlPr>
          </m:dPr>
          <m:e>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m:t>
            </m:r>
          </m:e>
        </m:d>
      </m:oMath>
      <w:r>
        <w:tab/>
      </w:r>
      <w:r>
        <w:rPr>
          <w:rFonts w:hint="eastAsia"/>
        </w:rPr>
        <w:t>(</w:t>
      </w:r>
      <w:r>
        <w:t>16)</w:t>
      </w:r>
    </w:p>
    <w:p w:rsidR="00F041A5" w:rsidRDefault="00000000">
      <w:pPr>
        <w:ind w:firstLine="480"/>
      </w:pPr>
      <w:r>
        <w:t>然后我们就可以</w:t>
      </w:r>
      <w:r>
        <w:rPr>
          <w:rFonts w:hint="eastAsia"/>
        </w:rPr>
        <w:t>根据</w:t>
      </w:r>
      <w:r>
        <w:t>E</w:t>
      </w:r>
      <w:r>
        <w:rPr>
          <w:rFonts w:hint="eastAsia"/>
        </w:rPr>
        <w:t>q</w:t>
      </w:r>
      <w:r>
        <w:rPr>
          <w:rFonts w:hint="eastAsia"/>
        </w:rPr>
        <w:t>（</w:t>
      </w:r>
      <w:r>
        <w:rPr>
          <w:rFonts w:hint="eastAsia"/>
        </w:rPr>
        <w:t>12</w:t>
      </w:r>
      <w:r>
        <w:rPr>
          <w:rFonts w:hint="eastAsia"/>
        </w:rPr>
        <w:t>）从分布中</w:t>
      </w:r>
      <w:r>
        <w:t>进行采样</w:t>
      </w:r>
      <w:r>
        <w:t>Z</w:t>
      </w:r>
      <w:r>
        <w:rPr>
          <w:rFonts w:hint="eastAsia"/>
        </w:rPr>
        <w:t>。</w:t>
      </w:r>
    </w:p>
    <w:p w:rsidR="00F041A5" w:rsidRDefault="00000000">
      <w:pPr>
        <w:ind w:firstLine="480"/>
        <w:rPr>
          <w:rStyle w:val="af3"/>
          <w:rFonts w:ascii="Segoe UI" w:hAnsi="Segoe UI" w:cs="Segoe UI"/>
          <w:b w:val="0"/>
          <w:bCs w:val="0"/>
          <w:color w:val="24292E"/>
        </w:rPr>
      </w:pPr>
      <w:r>
        <w:rPr>
          <w:rStyle w:val="af3"/>
          <w:rFonts w:ascii="Segoe UI" w:hAnsi="Segoe UI" w:cs="Segoe UI"/>
          <w:b w:val="0"/>
          <w:bCs w:val="0"/>
          <w:color w:val="24292E"/>
        </w:rPr>
        <w:t>解码器部分</w:t>
      </w:r>
      <w:r>
        <w:rPr>
          <w:rStyle w:val="af3"/>
          <w:rFonts w:ascii="Segoe UI" w:hAnsi="Segoe UI" w:cs="Segoe UI"/>
          <w:b w:val="0"/>
          <w:bCs w:val="0"/>
          <w:color w:val="24292E"/>
        </w:rPr>
        <w:t>:</w:t>
      </w:r>
    </w:p>
    <w:p w:rsidR="00F041A5" w:rsidRDefault="00000000">
      <w:pPr>
        <w:ind w:firstLine="480"/>
      </w:pPr>
      <w:r>
        <w:t>我们的采样结果</w:t>
      </w:r>
      <w:r>
        <w:t>z</w:t>
      </w:r>
      <w:r>
        <w:t>是节点的高维表示</w:t>
      </w:r>
      <w:r>
        <w:t>,</w:t>
      </w:r>
      <w:r>
        <w:t>在解码器部分</w:t>
      </w:r>
      <w:r>
        <w:t>,</w:t>
      </w:r>
      <w:r>
        <w:t>由于</w:t>
      </w:r>
      <w:proofErr w:type="spellStart"/>
      <w:r>
        <w:t>Ising</w:t>
      </w:r>
      <w:r>
        <w:rPr>
          <w:rFonts w:hint="eastAsia"/>
        </w:rPr>
        <w:t>XY</w:t>
      </w:r>
      <w:proofErr w:type="spellEnd"/>
      <w:r>
        <w:t>模型的节点之间的连接方式是固定的</w:t>
      </w:r>
      <w:r>
        <w:t>,</w:t>
      </w:r>
      <w:r>
        <w:t>所以我们在解码器部分可以忽略</w:t>
      </w:r>
      <w:proofErr w:type="spellStart"/>
      <w:r>
        <w:t>Ising</w:t>
      </w:r>
      <w:r>
        <w:rPr>
          <w:rFonts w:hint="eastAsia"/>
        </w:rPr>
        <w:t>XY</w:t>
      </w:r>
      <w:proofErr w:type="spellEnd"/>
      <w:r>
        <w:t>模型的边属性</w:t>
      </w:r>
      <w:r>
        <w:t>,</w:t>
      </w:r>
      <w:r>
        <w:t>对潜在变量</w:t>
      </w:r>
      <w:r>
        <w:t>z</w:t>
      </w:r>
      <w:r>
        <w:t>中的每个节点使用全连接神经网络</w:t>
      </w:r>
      <w:r>
        <w:fldChar w:fldCharType="begin"/>
      </w:r>
      <w:r>
        <w:instrText xml:space="preserve"> ADDIN ZOTERO_ITEM CSL_CITATION {"citationID":"oFC0vZVc","properties":{"formattedCitation":"\\super [20]\\nosupersub{}","plainCitation":"[20]","noteIndex":0},"citationItems":[{"id":293,"uris":["http://zotero.org/users/5757816/items/LX3X5H9Y"],"itemData":{"id":293,"type":"paper-conference","event-title":"Proceedings of the IEEE Conference on Computer Vision and Pattern Recognition","page":"3431-3440","source":"openaccess.thecvf.com","title":"Fully Convolutional Networks for Semantic Segmentation","URL":"https://openaccess.thecvf.com/content_cvpr_2015/html/Long_Fully_Convolutional_Networks_2015_CVPR_paper.html","author":[{"family":"Long","given":"Jonathan"},{"family":"Shelhamer","given":"Evan"},{"family":"Darrell","given":"Trevor"}],"accessed":{"date-parts":[["2022",4,25]]},"issued":{"date-parts":[["2015"]]}}}],"schema":"https://github.com/citation-style-language/schema/raw/master/csl-citation.json"} </w:instrText>
      </w:r>
      <w:r>
        <w:fldChar w:fldCharType="separate"/>
      </w:r>
      <w:r>
        <w:rPr>
          <w:rFonts w:cs="Times New Roman"/>
          <w:kern w:val="0"/>
          <w:vertAlign w:val="superscript"/>
        </w:rPr>
        <w:t>[20]</w:t>
      </w:r>
      <w:r>
        <w:fldChar w:fldCharType="end"/>
      </w:r>
      <w:r>
        <w:t>,</w:t>
      </w:r>
      <w:r>
        <w:t>使其维</w:t>
      </w:r>
      <w:proofErr w:type="gramStart"/>
      <w:r>
        <w:t>度降维</w:t>
      </w:r>
      <w:proofErr w:type="gramEnd"/>
      <w:r>
        <w:t>至</w:t>
      </w:r>
      <w:r>
        <w:t>1.</w:t>
      </w:r>
      <w:r>
        <w:t>此时我们可以将重构问题认为是对每个节点进行分类</w:t>
      </w:r>
      <w:r>
        <w:t>,</w:t>
      </w:r>
      <w:r>
        <w:t>使用</w:t>
      </w:r>
      <w:proofErr w:type="spellStart"/>
      <w:r>
        <w:t>sigmod</w:t>
      </w:r>
      <w:proofErr w:type="spellEnd"/>
      <w:r>
        <w:t>激活函数</w:t>
      </w:r>
      <w:r>
        <w:t>,</w:t>
      </w:r>
      <w:r>
        <w:t>再将其按值进行分类</w:t>
      </w:r>
      <w:r>
        <w:t>,</w:t>
      </w:r>
      <w:r>
        <w:t>之后对所有节点进行重构就可以得到我们生成的</w:t>
      </w:r>
      <w:proofErr w:type="spellStart"/>
      <w:r>
        <w:t>Ising</w:t>
      </w:r>
      <w:r>
        <w:rPr>
          <w:rFonts w:hint="eastAsia"/>
        </w:rPr>
        <w:t>XY</w:t>
      </w:r>
      <w:proofErr w:type="spellEnd"/>
      <w:r>
        <w:t>构型</w:t>
      </w:r>
      <w:r>
        <w:rPr>
          <w:rFonts w:hint="eastAsia"/>
        </w:rPr>
        <w:t>。</w:t>
      </w:r>
    </w:p>
    <w:p w:rsidR="00F041A5" w:rsidRDefault="00000000">
      <w:pPr>
        <w:pStyle w:val="mathAndNum"/>
        <w:tabs>
          <w:tab w:val="clear" w:pos="9120"/>
          <w:tab w:val="right" w:pos="9071"/>
        </w:tabs>
        <w:ind w:firstLine="480"/>
        <w:rPr>
          <w:rFonts w:ascii="Segoe UI" w:hAnsi="Segoe UI"/>
        </w:rPr>
      </w:pPr>
      <w:r>
        <w:rPr>
          <w:rFonts w:cs="宋体"/>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r>
          <m:rPr>
            <m:sty m:val="p"/>
          </m:rPr>
          <w:rPr>
            <w:rFonts w:ascii="Cambria Math" w:hAnsi="Cambria Math"/>
          </w:rPr>
          <m:t>=</m:t>
        </m:r>
        <m:r>
          <w:rPr>
            <w:rFonts w:ascii="Cambria Math" w:hAnsi="Cambria Math"/>
          </w:rPr>
          <m:t>MLP</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oMath>
      <w:r>
        <w:rPr>
          <w:rFonts w:cs="宋体"/>
        </w:rPr>
        <w:tab/>
      </w:r>
      <w:r>
        <w:rPr>
          <w:rFonts w:hint="eastAsia"/>
        </w:rPr>
        <w:t>(</w:t>
      </w:r>
      <w:r>
        <w:t>17)</w:t>
      </w:r>
    </w:p>
    <w:p w:rsidR="00F041A5" w:rsidRDefault="00000000">
      <w:pPr>
        <w:ind w:firstLine="480"/>
      </w:pPr>
      <m:oMath>
        <m:sSub>
          <m:sSubPr>
            <m:ctrlPr>
              <w:rPr>
                <w:rStyle w:val="vlist-s"/>
                <w:rFonts w:ascii="Cambria Math" w:hAnsi="Cambria Math"/>
                <w:i/>
                <w:color w:val="24292E"/>
              </w:rPr>
            </m:ctrlPr>
          </m:sSubPr>
          <m:e>
            <m:r>
              <w:rPr>
                <w:rStyle w:val="vlist-s"/>
                <w:rFonts w:ascii="Cambria Math" w:hAnsi="Cambria Math"/>
                <w:color w:val="24292E"/>
              </w:rPr>
              <m:t>z</m:t>
            </m:r>
          </m:e>
          <m:sub>
            <m:r>
              <w:rPr>
                <w:rStyle w:val="vlist-s"/>
                <w:rFonts w:ascii="Cambria Math" w:hAnsi="Cambria Math"/>
                <w:color w:val="24292E"/>
              </w:rPr>
              <m:t>i</m:t>
            </m:r>
          </m:sub>
        </m:sSub>
      </m:oMath>
      <w:r>
        <w:rPr>
          <w:rStyle w:val="vlist-s"/>
          <w:rFonts w:ascii="KaTeX_Main" w:hAnsi="KaTeX_Main"/>
          <w:color w:val="24292E"/>
          <w:sz w:val="2"/>
          <w:szCs w:val="2"/>
        </w:rPr>
        <w:t>​</w:t>
      </w:r>
      <w:r>
        <w:t>代表节点的高维表示</w:t>
      </w:r>
      <w:r>
        <w:t>,</w:t>
      </w:r>
      <w:r>
        <w:t>通过全连接神经网络使其变为我们需要的重构节点</w:t>
      </w:r>
      <w:r>
        <w:t>.</w:t>
      </w:r>
      <w:r>
        <w:t>由于我们得到的结果为节点信息</w:t>
      </w:r>
      <w:r>
        <w:t>,</w:t>
      </w:r>
      <w:r>
        <w:t>实现的方式为对每个节点进行卷积</w:t>
      </w:r>
      <w:proofErr w:type="gramStart"/>
      <w:r>
        <w:t>和降维</w:t>
      </w:r>
      <w:proofErr w:type="gramEnd"/>
      <w:r>
        <w:t>,</w:t>
      </w:r>
      <w:r>
        <w:t>这样做的好处不仅仅是可以处理不同节点数量的</w:t>
      </w:r>
      <w:proofErr w:type="gramStart"/>
      <w:r>
        <w:t>图而且</w:t>
      </w:r>
      <w:proofErr w:type="gramEnd"/>
      <w:r>
        <w:t>避免了传统矩阵形式的卷积核提取特征所带来的噪音，我们的模型在适应各种尺寸的构型的同时精度也得到了保证。</w:t>
      </w:r>
    </w:p>
    <w:p w:rsidR="00F041A5" w:rsidRDefault="00000000">
      <w:pPr>
        <w:pStyle w:val="af"/>
        <w:ind w:firstLine="480"/>
        <w:rPr>
          <w:rFonts w:ascii="Segoe UI" w:hAnsi="Segoe UI" w:cs="Segoe UI"/>
          <w:color w:val="24292E"/>
        </w:rPr>
      </w:pPr>
      <w:r>
        <w:rPr>
          <w:rFonts w:ascii="Segoe UI" w:hAnsi="Segoe UI" w:cs="Segoe UI"/>
          <w:color w:val="24292E"/>
        </w:rPr>
        <w:t>通过后续的实验信息可以看出</w:t>
      </w:r>
      <w:r>
        <w:rPr>
          <w:rFonts w:ascii="Segoe UI" w:hAnsi="Segoe UI" w:cs="Segoe UI"/>
          <w:color w:val="24292E"/>
        </w:rPr>
        <w:t>,</w:t>
      </w:r>
      <w:r>
        <w:rPr>
          <w:rFonts w:ascii="Segoe UI" w:hAnsi="Segoe UI" w:cs="Segoe UI"/>
          <w:color w:val="24292E"/>
        </w:rPr>
        <w:t>不同尺寸的构型一起进行训练</w:t>
      </w:r>
      <w:r>
        <w:rPr>
          <w:rFonts w:ascii="Segoe UI" w:hAnsi="Segoe UI" w:cs="Segoe UI"/>
          <w:color w:val="24292E"/>
        </w:rPr>
        <w:t>,</w:t>
      </w:r>
      <w:r>
        <w:rPr>
          <w:rFonts w:ascii="Segoe UI" w:hAnsi="Segoe UI" w:cs="Segoe UI"/>
          <w:color w:val="24292E"/>
        </w:rPr>
        <w:t>可以让模型提取出不同尺寸下稳态构型的共性特征</w:t>
      </w:r>
      <w:r>
        <w:rPr>
          <w:rFonts w:ascii="Segoe UI" w:hAnsi="Segoe UI" w:cs="Segoe UI"/>
          <w:color w:val="24292E"/>
        </w:rPr>
        <w:t>,</w:t>
      </w:r>
      <w:r>
        <w:rPr>
          <w:rFonts w:ascii="Segoe UI" w:hAnsi="Segoe UI" w:cs="Segoe UI"/>
          <w:color w:val="24292E"/>
        </w:rPr>
        <w:t>从而使生成的构型更加符合真实构型</w:t>
      </w:r>
      <w:r>
        <w:rPr>
          <w:rFonts w:ascii="Segoe UI" w:hAnsi="Segoe UI" w:cs="Segoe UI"/>
          <w:color w:val="24292E"/>
        </w:rPr>
        <w:t>.</w:t>
      </w:r>
    </w:p>
    <w:p w:rsidR="00F041A5" w:rsidRDefault="00000000">
      <w:pPr>
        <w:ind w:firstLine="480"/>
        <w:rPr>
          <w:rStyle w:val="af3"/>
          <w:rFonts w:ascii="Segoe UI" w:hAnsi="Segoe UI" w:cs="Segoe UI"/>
          <w:b w:val="0"/>
          <w:bCs w:val="0"/>
          <w:color w:val="24292E"/>
        </w:rPr>
      </w:pPr>
      <w:r>
        <w:rPr>
          <w:rStyle w:val="af3"/>
          <w:rFonts w:ascii="Segoe UI" w:hAnsi="Segoe UI" w:cs="Segoe UI"/>
          <w:b w:val="0"/>
          <w:bCs w:val="0"/>
          <w:color w:val="24292E"/>
        </w:rPr>
        <w:t>损失函数</w:t>
      </w:r>
      <w:r>
        <w:rPr>
          <w:rStyle w:val="af3"/>
          <w:rFonts w:ascii="Segoe UI" w:hAnsi="Segoe UI" w:cs="Segoe UI"/>
          <w:b w:val="0"/>
          <w:bCs w:val="0"/>
          <w:color w:val="24292E"/>
        </w:rPr>
        <w:t>:</w:t>
      </w:r>
    </w:p>
    <w:p w:rsidR="00F041A5" w:rsidRDefault="00000000">
      <w:pPr>
        <w:pStyle w:val="mathAndNum"/>
        <w:tabs>
          <w:tab w:val="clear" w:pos="9120"/>
          <w:tab w:val="right" w:pos="9071"/>
        </w:tabs>
        <w:ind w:firstLine="480"/>
      </w:pPr>
      <w:r>
        <w:rPr>
          <w:rFonts w:ascii="Segoe UI" w:hAnsi="Segoe UI" w:cs="Segoe UI"/>
        </w:rPr>
        <w:tab/>
      </w:r>
      <m:oMath>
        <m:r>
          <w:rPr>
            <w:rFonts w:ascii="Cambria Math" w:hAnsi="Cambria Math"/>
          </w:rPr>
          <m:t>L=MSE</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+KL(q</m:t>
        </m:r>
        <m:d>
          <m:dPr>
            <m:ctrlPr>
              <w:rPr>
                <w:rFonts w:ascii="Cambria Math" w:hAnsi="Cambria Math"/>
                <w:i/>
              </w:rPr>
            </m:ctrlPr>
          </m:dPr>
          <m:e>
            <m:r>
              <w:rPr>
                <w:rFonts w:ascii="Cambria Math" w:hAnsi="Cambria Math"/>
              </w:rPr>
              <m:t>Z</m:t>
            </m:r>
          </m:e>
          <m:e>
            <m:r>
              <w:rPr>
                <w:rFonts w:ascii="Cambria Math" w:hAnsi="Cambria Math"/>
              </w:rPr>
              <m:t>X,A</m:t>
            </m:r>
          </m:e>
        </m:d>
        <m:r>
          <w:rPr>
            <w:rFonts w:ascii="Cambria Math" w:hAnsi="Cambria Math"/>
          </w:rPr>
          <m:t>|| p(Z))</m:t>
        </m:r>
      </m:oMath>
      <w:r>
        <w:rPr>
          <w:rFonts w:ascii="Segoe UI" w:hAnsi="Segoe UI" w:cs="Segoe UI"/>
        </w:rPr>
        <w:tab/>
      </w:r>
      <w:r>
        <w:rPr>
          <w:rFonts w:hint="eastAsia"/>
        </w:rPr>
        <w:t>(</w:t>
      </w:r>
      <w:r>
        <w:t>18)</w:t>
      </w:r>
    </w:p>
    <w:p w:rsidR="00F041A5" w:rsidRDefault="00000000">
      <w:pPr>
        <w:ind w:firstLine="480"/>
      </w:pPr>
      <w:r>
        <w:t>第一项</w:t>
      </w:r>
      <w:r>
        <w:t>MSE</w:t>
      </w:r>
      <w:r>
        <w:t>是均方误差</w:t>
      </w:r>
      <w:r>
        <w:t>,</w:t>
      </w:r>
      <w:r>
        <w:t>用于测量网络重构数据的程度</w:t>
      </w:r>
      <w:r>
        <w:t>,</w:t>
      </w:r>
      <w:r>
        <w:t>防止重构数据过度偏离原始数据</w:t>
      </w:r>
      <w:r>
        <w:t>;</w:t>
      </w:r>
      <w:r>
        <w:t>第二项</w:t>
      </w:r>
      <w:r>
        <w:t>KL</w:t>
      </w:r>
      <w:r>
        <w:t>散度</w:t>
      </w:r>
      <w:r>
        <w:t>,</w:t>
      </w:r>
      <w:r>
        <w:t>其中</w:t>
      </w:r>
      <m:oMath>
        <m:r>
          <w:rPr>
            <w:rStyle w:val="mord"/>
            <w:rFonts w:ascii="Cambria Math" w:hAnsi="Cambria Math"/>
            <w:color w:val="24292E"/>
          </w:rPr>
          <m:t>p</m:t>
        </m:r>
        <m:r>
          <m:rPr>
            <m:sty m:val="bi"/>
          </m:rPr>
          <w:rPr>
            <w:rStyle w:val="mopen"/>
            <w:rFonts w:ascii="Cambria Math" w:hAnsi="Cambria Math"/>
            <w:color w:val="24292E"/>
          </w:rPr>
          <m:t>(</m:t>
        </m:r>
        <m:r>
          <w:rPr>
            <w:rStyle w:val="mord"/>
            <w:rFonts w:ascii="Cambria Math" w:hAnsi="Cambria Math"/>
            <w:color w:val="24292E"/>
          </w:rPr>
          <m:t>Z</m:t>
        </m:r>
        <m:r>
          <w:rPr>
            <w:rStyle w:val="mclose"/>
            <w:rFonts w:ascii="Cambria Math" w:hAnsi="Cambria Math"/>
            <w:color w:val="24292E"/>
          </w:rPr>
          <m:t>)</m:t>
        </m:r>
        <m:r>
          <w:rPr>
            <w:rStyle w:val="mrel"/>
            <w:rFonts w:ascii="Cambria Math" w:hAnsi="Cambria Math"/>
            <w:color w:val="24292E"/>
          </w:rPr>
          <m:t>=</m:t>
        </m:r>
        <m:r>
          <w:rPr>
            <w:rStyle w:val="mord"/>
            <w:rFonts w:ascii="Cambria Math" w:hAnsi="Cambria Math"/>
            <w:color w:val="24292E"/>
          </w:rPr>
          <m:t>N</m:t>
        </m:r>
        <m:r>
          <m:rPr>
            <m:sty m:val="bi"/>
          </m:rPr>
          <w:rPr>
            <w:rStyle w:val="mopen"/>
            <w:rFonts w:ascii="Cambria Math" w:hAnsi="Cambria Math"/>
            <w:color w:val="24292E"/>
          </w:rPr>
          <m:t>(</m:t>
        </m:r>
        <m:r>
          <w:rPr>
            <w:rStyle w:val="mord"/>
            <w:rFonts w:ascii="Cambria Math" w:hAnsi="Cambria Math"/>
            <w:color w:val="24292E"/>
          </w:rPr>
          <m:t>0</m:t>
        </m:r>
        <m:r>
          <w:rPr>
            <w:rStyle w:val="mpunct"/>
            <w:rFonts w:ascii="Cambria Math" w:hAnsi="Cambria Math"/>
            <w:color w:val="24292E"/>
          </w:rPr>
          <m:t>,</m:t>
        </m:r>
        <m:r>
          <w:rPr>
            <w:rStyle w:val="mord"/>
            <w:rFonts w:ascii="Cambria Math" w:hAnsi="Cambria Math"/>
            <w:color w:val="24292E"/>
          </w:rPr>
          <m:t>1</m:t>
        </m:r>
        <m:r>
          <w:rPr>
            <w:rStyle w:val="mclose"/>
            <w:rFonts w:ascii="Cambria Math" w:hAnsi="Cambria Math"/>
            <w:color w:val="24292E"/>
          </w:rPr>
          <m:t>)</m:t>
        </m:r>
      </m:oMath>
      <w:r>
        <w:t>.</w:t>
      </w:r>
      <w:r>
        <w:t>它衡量我们的</w:t>
      </w:r>
      <m:oMath>
        <m:r>
          <w:rPr>
            <w:rStyle w:val="mord"/>
            <w:rFonts w:ascii="Cambria Math" w:hAnsi="Cambria Math"/>
            <w:color w:val="24292E"/>
          </w:rPr>
          <m:t>q</m:t>
        </m:r>
        <m:r>
          <m:rPr>
            <m:sty m:val="bi"/>
          </m:rPr>
          <w:rPr>
            <w:rStyle w:val="mopen"/>
            <w:rFonts w:ascii="Cambria Math" w:hAnsi="Cambria Math"/>
            <w:color w:val="24292E"/>
          </w:rPr>
          <m:t>(</m:t>
        </m:r>
        <m:r>
          <w:rPr>
            <w:rStyle w:val="mord"/>
            <w:rFonts w:ascii="Cambria Math" w:hAnsi="Cambria Math"/>
            <w:color w:val="24292E"/>
          </w:rPr>
          <m:t>Z∣X</m:t>
        </m:r>
        <m:r>
          <w:rPr>
            <w:rStyle w:val="mpunct"/>
            <w:rFonts w:ascii="Cambria Math" w:hAnsi="Cambria Math"/>
            <w:color w:val="24292E"/>
          </w:rPr>
          <m:t>,</m:t>
        </m:r>
        <m:r>
          <w:rPr>
            <w:rStyle w:val="mord"/>
            <w:rFonts w:ascii="Cambria Math" w:hAnsi="Cambria Math"/>
            <w:color w:val="24292E"/>
          </w:rPr>
          <m:t>A</m:t>
        </m:r>
        <m:r>
          <w:rPr>
            <w:rStyle w:val="mclose"/>
            <w:rFonts w:ascii="Cambria Math" w:hAnsi="Cambria Math"/>
            <w:color w:val="24292E"/>
          </w:rPr>
          <m:t>)</m:t>
        </m:r>
      </m:oMath>
      <w:r>
        <w:t>与</w:t>
      </w:r>
      <m:oMath>
        <m:r>
          <w:rPr>
            <w:rStyle w:val="mord"/>
            <w:rFonts w:ascii="Cambria Math" w:hAnsi="Cambria Math"/>
            <w:color w:val="24292E"/>
          </w:rPr>
          <m:t>p</m:t>
        </m:r>
        <m:r>
          <m:rPr>
            <m:sty m:val="bi"/>
          </m:rPr>
          <w:rPr>
            <w:rStyle w:val="mopen"/>
            <w:rFonts w:ascii="Cambria Math" w:hAnsi="Cambria Math"/>
            <w:color w:val="24292E"/>
          </w:rPr>
          <m:t>(</m:t>
        </m:r>
        <m:r>
          <w:rPr>
            <w:rStyle w:val="mord"/>
            <w:rFonts w:ascii="Cambria Math" w:hAnsi="Cambria Math"/>
            <w:color w:val="24292E"/>
          </w:rPr>
          <m:t>Z</m:t>
        </m:r>
        <m:r>
          <w:rPr>
            <w:rStyle w:val="mclose"/>
            <w:rFonts w:ascii="Cambria Math" w:hAnsi="Cambria Math"/>
            <w:color w:val="24292E"/>
          </w:rPr>
          <m:t>)</m:t>
        </m:r>
      </m:oMath>
      <w:r>
        <w:t>的匹配程度</w:t>
      </w:r>
    </w:p>
    <w:p w:rsidR="00F041A5" w:rsidRDefault="00000000">
      <w:pPr>
        <w:pStyle w:val="af"/>
        <w:ind w:firstLine="480"/>
        <w:rPr>
          <w:rFonts w:ascii="Segoe UI" w:hAnsi="Segoe UI" w:cs="Segoe UI"/>
          <w:color w:val="24292E"/>
        </w:rPr>
      </w:pPr>
      <w:r>
        <w:rPr>
          <w:rFonts w:ascii="Segoe UI" w:hAnsi="Segoe UI" w:cs="Segoe UI"/>
          <w:color w:val="24292E"/>
        </w:rPr>
        <w:t>在经过多次迭代以后</w:t>
      </w:r>
      <w:r>
        <w:rPr>
          <w:rFonts w:ascii="Segoe UI" w:hAnsi="Segoe UI" w:cs="Segoe UI"/>
          <w:color w:val="24292E"/>
        </w:rPr>
        <w:t>,</w:t>
      </w:r>
      <w:r>
        <w:rPr>
          <w:rFonts w:ascii="Segoe UI" w:hAnsi="Segoe UI" w:cs="Segoe UI"/>
          <w:color w:val="24292E"/>
        </w:rPr>
        <w:t>损失函数的值小于阈值后</w:t>
      </w:r>
      <w:r>
        <w:rPr>
          <w:rFonts w:ascii="Segoe UI" w:hAnsi="Segoe UI" w:cs="Segoe UI"/>
          <w:color w:val="24292E"/>
        </w:rPr>
        <w:t>,</w:t>
      </w:r>
      <w:r>
        <w:rPr>
          <w:rFonts w:ascii="Segoe UI" w:hAnsi="Segoe UI" w:cs="Segoe UI"/>
          <w:color w:val="24292E"/>
        </w:rPr>
        <w:t>我们就可以认为模型训练成功</w:t>
      </w:r>
      <w:r>
        <w:rPr>
          <w:rFonts w:ascii="Segoe UI" w:hAnsi="Segoe UI" w:cs="Segoe UI"/>
          <w:color w:val="24292E"/>
        </w:rPr>
        <w:t>,</w:t>
      </w:r>
      <w:r>
        <w:rPr>
          <w:rFonts w:ascii="Segoe UI" w:hAnsi="Segoe UI" w:cs="Segoe UI"/>
          <w:color w:val="24292E"/>
        </w:rPr>
        <w:t>这时候我们可以保存模型和训练出的</w:t>
      </w:r>
      <w:r>
        <w:rPr>
          <w:rStyle w:val="mord"/>
          <w:rFonts w:ascii="KaTeX_Math" w:hAnsi="KaTeX_Math"/>
          <w:i/>
          <w:iCs/>
          <w:color w:val="24292E"/>
        </w:rPr>
        <w:t>μ</w:t>
      </w:r>
      <w:r>
        <w:rPr>
          <w:rFonts w:ascii="Segoe UI" w:hAnsi="Segoe UI" w:cs="Segoe UI"/>
          <w:color w:val="24292E"/>
        </w:rPr>
        <w:t>与</w:t>
      </w:r>
      <w:r>
        <w:rPr>
          <w:rStyle w:val="mord"/>
          <w:rFonts w:ascii="KaTeX_Math" w:hAnsi="KaTeX_Math"/>
          <w:i/>
          <w:iCs/>
          <w:color w:val="24292E"/>
        </w:rPr>
        <w:t>σ</w:t>
      </w:r>
      <w:r>
        <w:rPr>
          <w:rFonts w:ascii="Segoe UI" w:hAnsi="Segoe UI" w:cs="Segoe UI"/>
          <w:color w:val="24292E"/>
        </w:rPr>
        <w:t>并使用解码器来生成我们想要的构型</w:t>
      </w:r>
      <w:r>
        <w:rPr>
          <w:rFonts w:ascii="Segoe UI" w:hAnsi="Segoe UI" w:cs="Segoe UI"/>
          <w:color w:val="24292E"/>
        </w:rPr>
        <w:t>.</w:t>
      </w:r>
      <w:r>
        <w:rPr>
          <w:rFonts w:ascii="Segoe UI" w:hAnsi="Segoe UI" w:cs="Segoe UI"/>
          <w:color w:val="24292E"/>
        </w:rPr>
        <w:t>我们的模</w:t>
      </w:r>
      <w:r>
        <w:rPr>
          <w:rFonts w:ascii="Segoe UI" w:hAnsi="Segoe UI" w:cs="Segoe UI"/>
          <w:color w:val="24292E"/>
        </w:rPr>
        <w:lastRenderedPageBreak/>
        <w:t>型可以生成多种尺寸的构型</w:t>
      </w:r>
      <w:r>
        <w:rPr>
          <w:rFonts w:ascii="Segoe UI" w:hAnsi="Segoe UI" w:cs="Segoe UI"/>
          <w:color w:val="24292E"/>
        </w:rPr>
        <w:t>,</w:t>
      </w:r>
      <w:r>
        <w:rPr>
          <w:rFonts w:ascii="Segoe UI" w:hAnsi="Segoe UI" w:cs="Segoe UI"/>
          <w:color w:val="24292E"/>
        </w:rPr>
        <w:t>将不同尺寸的构型一起训练</w:t>
      </w:r>
      <w:r>
        <w:rPr>
          <w:rFonts w:ascii="Segoe UI" w:hAnsi="Segoe UI" w:cs="Segoe UI"/>
          <w:color w:val="24292E"/>
        </w:rPr>
        <w:t>,</w:t>
      </w:r>
      <w:r>
        <w:rPr>
          <w:rFonts w:ascii="Segoe UI" w:hAnsi="Segoe UI" w:cs="Segoe UI"/>
          <w:color w:val="24292E"/>
        </w:rPr>
        <w:t>并在训练完成后</w:t>
      </w:r>
      <w:r>
        <w:rPr>
          <w:rFonts w:ascii="Segoe UI" w:hAnsi="Segoe UI" w:cs="Segoe UI"/>
          <w:color w:val="24292E"/>
        </w:rPr>
        <w:t>,</w:t>
      </w:r>
      <w:r>
        <w:rPr>
          <w:rFonts w:ascii="Segoe UI" w:hAnsi="Segoe UI" w:cs="Segoe UI"/>
          <w:color w:val="24292E"/>
        </w:rPr>
        <w:t>将想要尺寸的</w:t>
      </w:r>
      <w:proofErr w:type="gramStart"/>
      <w:r>
        <w:rPr>
          <w:rFonts w:ascii="Segoe UI" w:hAnsi="Segoe UI" w:cs="Segoe UI"/>
          <w:color w:val="24292E"/>
        </w:rPr>
        <w:t>构型再</w:t>
      </w:r>
      <w:proofErr w:type="gramEnd"/>
      <w:r>
        <w:rPr>
          <w:rFonts w:ascii="Segoe UI" w:hAnsi="Segoe UI" w:cs="Segoe UI"/>
          <w:color w:val="24292E"/>
        </w:rPr>
        <w:t>进行</w:t>
      </w:r>
      <w:r>
        <w:rPr>
          <w:rFonts w:ascii="Segoe UI" w:hAnsi="Segoe UI" w:cs="Segoe UI"/>
          <w:color w:val="24292E"/>
        </w:rPr>
        <w:t>1~5</w:t>
      </w:r>
      <w:r>
        <w:rPr>
          <w:rFonts w:ascii="Segoe UI" w:hAnsi="Segoe UI" w:cs="Segoe UI"/>
          <w:color w:val="24292E"/>
        </w:rPr>
        <w:t>步的尺寸固定训练</w:t>
      </w:r>
      <w:r>
        <w:rPr>
          <w:rFonts w:ascii="Segoe UI" w:hAnsi="Segoe UI" w:cs="Segoe UI"/>
          <w:color w:val="24292E"/>
        </w:rPr>
        <w:t>,</w:t>
      </w:r>
      <w:r>
        <w:rPr>
          <w:rFonts w:ascii="Segoe UI" w:hAnsi="Segoe UI" w:cs="Segoe UI"/>
          <w:color w:val="24292E"/>
        </w:rPr>
        <w:t>这种训练几乎不耗费时间</w:t>
      </w:r>
      <w:r>
        <w:rPr>
          <w:rFonts w:ascii="Segoe UI" w:hAnsi="Segoe UI" w:cs="Segoe UI"/>
          <w:color w:val="24292E"/>
        </w:rPr>
        <w:t>,</w:t>
      </w:r>
      <w:r>
        <w:rPr>
          <w:rFonts w:ascii="Segoe UI" w:hAnsi="Segoe UI" w:cs="Segoe UI"/>
          <w:color w:val="24292E"/>
        </w:rPr>
        <w:t>但能将网络中的生成节点数量变换成我们想要的构型节点数量</w:t>
      </w:r>
      <w:r>
        <w:rPr>
          <w:rFonts w:ascii="Segoe UI" w:hAnsi="Segoe UI" w:cs="Segoe UI"/>
          <w:color w:val="24292E"/>
        </w:rPr>
        <w:t>,</w:t>
      </w:r>
      <w:r>
        <w:rPr>
          <w:rFonts w:ascii="Segoe UI" w:hAnsi="Segoe UI" w:cs="Segoe UI"/>
          <w:color w:val="24292E"/>
        </w:rPr>
        <w:t>这样就可以生成不同尺寸的构型</w:t>
      </w:r>
      <w:r>
        <w:rPr>
          <w:rFonts w:ascii="Segoe UI" w:hAnsi="Segoe UI" w:cs="Segoe UI" w:hint="eastAsia"/>
          <w:color w:val="24292E"/>
        </w:rPr>
        <w:t>。</w:t>
      </w:r>
    </w:p>
    <w:p w:rsidR="00F041A5" w:rsidRDefault="00000000">
      <w:pPr>
        <w:pStyle w:val="2"/>
      </w:pPr>
      <w:bookmarkStart w:id="141" w:name="_Toc128817050"/>
      <w:r>
        <w:rPr>
          <w:rFonts w:hint="eastAsia"/>
        </w:rPr>
        <w:t>5.3</w:t>
      </w:r>
      <w:r>
        <w:t xml:space="preserve"> </w:t>
      </w:r>
      <w:r>
        <w:rPr>
          <w:rFonts w:hint="eastAsia"/>
        </w:rPr>
        <w:t>模拟结果与分析</w:t>
      </w:r>
      <w:bookmarkEnd w:id="141"/>
    </w:p>
    <w:p w:rsidR="00F041A5" w:rsidRDefault="00000000">
      <w:pPr>
        <w:ind w:firstLine="480"/>
      </w:pPr>
      <w:r>
        <w:rPr>
          <w:rFonts w:hint="eastAsia"/>
        </w:rPr>
        <w:t>为了验证上述网络的有效性，我们建立了一个</w:t>
      </w:r>
      <w:proofErr w:type="spellStart"/>
      <w:r>
        <w:rPr>
          <w:rFonts w:hint="eastAsia"/>
        </w:rPr>
        <w:t>Ising</w:t>
      </w:r>
      <w:r>
        <w:t>XY</w:t>
      </w:r>
      <w:proofErr w:type="spellEnd"/>
      <w:r>
        <w:rPr>
          <w:rFonts w:hint="eastAsia"/>
        </w:rPr>
        <w:t>模拟器，在临界温度附近的</w:t>
      </w:r>
      <w:r>
        <w:rPr>
          <w:rFonts w:hint="eastAsia"/>
        </w:rPr>
        <w:t>32</w:t>
      </w:r>
      <w:r>
        <w:rPr>
          <w:rFonts w:hint="eastAsia"/>
        </w:rPr>
        <w:t>×</w:t>
      </w:r>
      <w:r>
        <w:rPr>
          <w:rFonts w:hint="eastAsia"/>
        </w:rPr>
        <w:t>32</w:t>
      </w:r>
      <w:r>
        <w:rPr>
          <w:rFonts w:hint="eastAsia"/>
        </w:rPr>
        <w:t>晶格与</w:t>
      </w:r>
      <w:r>
        <w:rPr>
          <w:rFonts w:hint="eastAsia"/>
        </w:rPr>
        <w:t>16</w:t>
      </w:r>
      <w:r>
        <w:rPr>
          <w:rFonts w:hint="eastAsia"/>
        </w:rPr>
        <w:t>×</w:t>
      </w:r>
      <w:r>
        <w:rPr>
          <w:rFonts w:hint="eastAsia"/>
        </w:rPr>
        <w:t>16</w:t>
      </w:r>
      <w:r>
        <w:rPr>
          <w:rFonts w:hint="eastAsia"/>
        </w:rPr>
        <w:t>晶格中产生</w:t>
      </w:r>
      <w:proofErr w:type="spellStart"/>
      <w:r>
        <w:rPr>
          <w:rFonts w:hint="eastAsia"/>
        </w:rPr>
        <w:t>Ising</w:t>
      </w:r>
      <w:r>
        <w:t>XY</w:t>
      </w:r>
      <w:proofErr w:type="spellEnd"/>
      <w:r>
        <w:rPr>
          <w:rFonts w:hint="eastAsia"/>
        </w:rPr>
        <w:t>状态。我们所模拟的模型由</w:t>
      </w:r>
      <w:r>
        <w:t>Eq(1)</w:t>
      </w:r>
      <w:r>
        <w:rPr>
          <w:rFonts w:hint="eastAsia"/>
        </w:rPr>
        <w:t>的哈密顿描述。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tc>
          <w:tcPr>
            <w:tcW w:w="4643" w:type="dxa"/>
          </w:tcPr>
          <w:p w:rsidR="00F041A5" w:rsidRDefault="00000000">
            <w:pPr>
              <w:ind w:firstLineChars="0" w:firstLine="0"/>
            </w:pPr>
            <w:r>
              <w:pict>
                <v:shapetype id="_x0000_t202" coordsize="21600,21600" o:spt="202" path="m,l,21600r21600,l21600,xe">
                  <v:stroke joinstyle="miter"/>
                  <v:path gradientshapeok="t" o:connecttype="rect"/>
                </v:shapetype>
                <v:shape id="_x0000_s2050" type="#_x0000_t202" style="position:absolute;left:0;text-align:left;margin-left:57.45pt;margin-top:-.5pt;width:35.15pt;height:27.95pt;z-index:251685888;mso-height-percent:200;mso-height-percent:200;mso-width-relative:margin;mso-height-relative:margin" strokecolor="white">
                  <v:textbox style="mso-fit-shape-to-text:t">
                    <w:txbxContent>
                      <w:p w:rsidR="00F041A5" w:rsidRDefault="00000000">
                        <w:pPr>
                          <w:ind w:firstLineChars="0" w:firstLine="0"/>
                          <w:rPr>
                            <w:rFonts w:asciiTheme="minorEastAsia" w:eastAsiaTheme="minorEastAsia" w:hAnsiTheme="minorEastAsia"/>
                            <w:sz w:val="30"/>
                            <w:szCs w:val="30"/>
                          </w:rPr>
                        </w:pPr>
                        <w:r>
                          <w:rPr>
                            <w:rFonts w:asciiTheme="minorEastAsia" w:eastAsiaTheme="minorEastAsia" w:hAnsiTheme="minorEastAsia"/>
                            <w:sz w:val="30"/>
                            <w:szCs w:val="30"/>
                          </w:rPr>
                          <w:t>a1</w:t>
                        </w:r>
                      </w:p>
                    </w:txbxContent>
                  </v:textbox>
                </v:shape>
              </w:pict>
            </w:r>
            <w:r>
              <w:rPr>
                <w:rFonts w:hint="eastAsia"/>
                <w:noProof/>
              </w:rPr>
              <w:drawing>
                <wp:anchor distT="0" distB="0" distL="114300" distR="114300" simplePos="0" relativeHeight="251667968" behindDoc="0" locked="0" layoutInCell="1" allowOverlap="1">
                  <wp:simplePos x="0" y="0"/>
                  <wp:positionH relativeFrom="margin">
                    <wp:align>center</wp:align>
                  </wp:positionH>
                  <wp:positionV relativeFrom="margin">
                    <wp:align>center</wp:align>
                  </wp:positionV>
                  <wp:extent cx="2510155" cy="176784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0199" cy="1767738"/>
                          </a:xfrm>
                          <a:prstGeom prst="rect">
                            <a:avLst/>
                          </a:prstGeom>
                        </pic:spPr>
                      </pic:pic>
                    </a:graphicData>
                  </a:graphic>
                </wp:anchor>
              </w:drawing>
            </w:r>
          </w:p>
        </w:tc>
        <w:tc>
          <w:tcPr>
            <w:tcW w:w="4644" w:type="dxa"/>
          </w:tcPr>
          <w:p w:rsidR="00F041A5" w:rsidRDefault="00000000">
            <w:pPr>
              <w:ind w:firstLineChars="0" w:firstLine="0"/>
            </w:pPr>
            <w:r>
              <w:rPr>
                <w:rFonts w:hint="eastAsia"/>
                <w:noProof/>
              </w:rPr>
              <w:drawing>
                <wp:anchor distT="0" distB="0" distL="114300" distR="114300" simplePos="0" relativeHeight="251664896" behindDoc="0" locked="0" layoutInCell="1" allowOverlap="1">
                  <wp:simplePos x="0" y="0"/>
                  <wp:positionH relativeFrom="margin">
                    <wp:align>center</wp:align>
                  </wp:positionH>
                  <wp:positionV relativeFrom="margin">
                    <wp:align>center</wp:align>
                  </wp:positionV>
                  <wp:extent cx="2309495" cy="17678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09695" cy="1767600"/>
                          </a:xfrm>
                          <a:prstGeom prst="rect">
                            <a:avLst/>
                          </a:prstGeom>
                        </pic:spPr>
                      </pic:pic>
                    </a:graphicData>
                  </a:graphic>
                </wp:anchor>
              </w:drawing>
            </w:r>
          </w:p>
        </w:tc>
      </w:tr>
      <w:tr w:rsidR="00F041A5">
        <w:tc>
          <w:tcPr>
            <w:tcW w:w="4643" w:type="dxa"/>
          </w:tcPr>
          <w:p w:rsidR="00F041A5" w:rsidRDefault="00000000">
            <w:pPr>
              <w:ind w:firstLineChars="0" w:firstLine="0"/>
            </w:pPr>
            <w:r>
              <w:rPr>
                <w:rFonts w:hint="eastAsia"/>
                <w:noProof/>
              </w:rPr>
              <w:drawing>
                <wp:anchor distT="0" distB="0" distL="114300" distR="114300" simplePos="0" relativeHeight="251674112" behindDoc="0" locked="0" layoutInCell="1" allowOverlap="1">
                  <wp:simplePos x="0" y="0"/>
                  <wp:positionH relativeFrom="margin">
                    <wp:align>center</wp:align>
                  </wp:positionH>
                  <wp:positionV relativeFrom="margin">
                    <wp:align>center</wp:align>
                  </wp:positionV>
                  <wp:extent cx="2317750" cy="1767840"/>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17707" cy="1767600"/>
                          </a:xfrm>
                          <a:prstGeom prst="rect">
                            <a:avLst/>
                          </a:prstGeom>
                        </pic:spPr>
                      </pic:pic>
                    </a:graphicData>
                  </a:graphic>
                </wp:anchor>
              </w:drawing>
            </w:r>
          </w:p>
        </w:tc>
        <w:tc>
          <w:tcPr>
            <w:tcW w:w="4644" w:type="dxa"/>
          </w:tcPr>
          <w:p w:rsidR="00F041A5" w:rsidRDefault="00000000">
            <w:pPr>
              <w:ind w:firstLineChars="0" w:firstLine="0"/>
            </w:pPr>
            <w:r>
              <w:rPr>
                <w:rFonts w:hint="eastAsia"/>
                <w:noProof/>
              </w:rPr>
              <w:drawing>
                <wp:anchor distT="0" distB="0" distL="114300" distR="114300" simplePos="0" relativeHeight="251677184" behindDoc="0" locked="0" layoutInCell="1" allowOverlap="1">
                  <wp:simplePos x="0" y="0"/>
                  <wp:positionH relativeFrom="margin">
                    <wp:align>center</wp:align>
                  </wp:positionH>
                  <wp:positionV relativeFrom="margin">
                    <wp:align>center</wp:align>
                  </wp:positionV>
                  <wp:extent cx="2318385" cy="1767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18378" cy="1767600"/>
                          </a:xfrm>
                          <a:prstGeom prst="rect">
                            <a:avLst/>
                          </a:prstGeom>
                        </pic:spPr>
                      </pic:pic>
                    </a:graphicData>
                  </a:graphic>
                </wp:anchor>
              </w:drawing>
            </w:r>
          </w:p>
        </w:tc>
      </w:tr>
      <w:tr w:rsidR="00F041A5">
        <w:tc>
          <w:tcPr>
            <w:tcW w:w="9287" w:type="dxa"/>
            <w:gridSpan w:val="2"/>
          </w:tcPr>
          <w:p w:rsidR="00F041A5" w:rsidRDefault="00000000">
            <w:pPr>
              <w:pStyle w:val="afc"/>
              <w:ind w:firstLine="420"/>
            </w:pPr>
            <w:r>
              <w:rPr>
                <w:rFonts w:hint="eastAsia"/>
              </w:rPr>
              <w:t>图</w:t>
            </w:r>
            <w:r>
              <w:rPr>
                <w:rFonts w:hint="eastAsia"/>
              </w:rPr>
              <w:t>5-1</w:t>
            </w:r>
            <w:r>
              <w:t xml:space="preserve">  </w:t>
            </w:r>
            <w:r>
              <w:rPr>
                <w:rFonts w:hint="eastAsia"/>
              </w:rPr>
              <w:t>(</w:t>
            </w:r>
            <w:r>
              <w:t>a1)</w:t>
            </w:r>
            <w:r>
              <w:rPr>
                <w:rFonts w:hint="eastAsia"/>
              </w:rPr>
              <w:t>为</w:t>
            </w:r>
            <w:r>
              <w:rPr>
                <w:rFonts w:hint="eastAsia"/>
              </w:rPr>
              <w:t>16</w:t>
            </w:r>
            <w:r>
              <w:rPr>
                <w:rFonts w:hint="eastAsia"/>
              </w:rPr>
              <w:t>×</w:t>
            </w:r>
            <w:r>
              <w:rPr>
                <w:rFonts w:hint="eastAsia"/>
              </w:rPr>
              <w:t>16</w:t>
            </w:r>
            <w:r>
              <w:rPr>
                <w:rFonts w:hint="eastAsia"/>
              </w:rPr>
              <w:t>尺寸下，</w:t>
            </w:r>
            <w:proofErr w:type="spellStart"/>
            <w:r>
              <w:rPr>
                <w:rFonts w:hint="eastAsia"/>
              </w:rPr>
              <w:t>IsingXY</w:t>
            </w:r>
            <w:proofErr w:type="spellEnd"/>
            <w:r>
              <w:rPr>
                <w:rFonts w:hint="eastAsia"/>
              </w:rPr>
              <w:t>构型的能量分布</w:t>
            </w:r>
            <w:r>
              <w:rPr>
                <w:rFonts w:hint="eastAsia"/>
              </w:rPr>
              <w:t>;</w:t>
            </w:r>
            <w:r>
              <w:t>(</w:t>
            </w:r>
            <w:r>
              <w:rPr>
                <w:rFonts w:hint="eastAsia"/>
              </w:rPr>
              <w:t>a2</w:t>
            </w:r>
            <w:r>
              <w:t>)</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构型的磁化强度分布</w:t>
            </w:r>
            <w:r>
              <w:rPr>
                <w:rFonts w:hint="eastAsia"/>
              </w:rPr>
              <w:t>;</w:t>
            </w:r>
            <w:r>
              <w:t>(a3)</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构型的能量分布</w:t>
            </w:r>
            <w:r>
              <w:t>;(a4)</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构型的磁化强度分布</w:t>
            </w:r>
          </w:p>
        </w:tc>
      </w:tr>
      <w:tr w:rsidR="00F041A5">
        <w:tc>
          <w:tcPr>
            <w:tcW w:w="9287" w:type="dxa"/>
            <w:gridSpan w:val="2"/>
          </w:tcPr>
          <w:p w:rsidR="00F041A5" w:rsidRDefault="00000000">
            <w:pPr>
              <w:pStyle w:val="afc"/>
              <w:ind w:firstLine="420"/>
            </w:pPr>
            <w:r>
              <w:t>Fig</w:t>
            </w:r>
            <w:r>
              <w:rPr>
                <w:rFonts w:hint="eastAsia"/>
              </w:rPr>
              <w:t>.</w:t>
            </w:r>
            <w:r>
              <w:t xml:space="preserve">5-1 (a1) shows the energy distribution of </w:t>
            </w:r>
            <w:proofErr w:type="spellStart"/>
            <w:r>
              <w:t>IsingXY</w:t>
            </w:r>
            <w:proofErr w:type="spellEnd"/>
            <w:r>
              <w:t xml:space="preserve"> configuration at 16×16 size; (a2) shows the magnetization intensity distribution of </w:t>
            </w:r>
            <w:proofErr w:type="spellStart"/>
            <w:r>
              <w:t>IsingXY</w:t>
            </w:r>
            <w:proofErr w:type="spellEnd"/>
            <w:r>
              <w:t xml:space="preserve"> configuration at 32×32 size; (a3) shows the energy distribution of </w:t>
            </w:r>
            <w:proofErr w:type="spellStart"/>
            <w:r>
              <w:t>IsingXY</w:t>
            </w:r>
            <w:proofErr w:type="spellEnd"/>
            <w:r>
              <w:t xml:space="preserve"> configuration at 32×32 size; (a4) shows the magnetization intensity distribution of </w:t>
            </w:r>
            <w:proofErr w:type="spellStart"/>
            <w:r>
              <w:t>IsingXY</w:t>
            </w:r>
            <w:proofErr w:type="spellEnd"/>
            <w:r>
              <w:t xml:space="preserve"> configuration at 32×32 size</w:t>
            </w:r>
          </w:p>
        </w:tc>
      </w:tr>
    </w:tbl>
    <w:p w:rsidR="00F041A5" w:rsidRDefault="00000000">
      <w:pPr>
        <w:pStyle w:val="2"/>
        <w:pPrChange w:id="142" w:author="dell" w:date="2023-02-17T15:41:00Z">
          <w:pPr>
            <w:pStyle w:val="2"/>
            <w:ind w:firstLine="420"/>
          </w:pPr>
        </w:pPrChange>
      </w:pPr>
      <w:bookmarkStart w:id="143" w:name="_Toc128817051"/>
      <w:r>
        <w:rPr>
          <w:rFonts w:hint="eastAsia"/>
        </w:rPr>
        <w:t>5.4</w:t>
      </w:r>
      <w:r>
        <w:t xml:space="preserve"> </w:t>
      </w:r>
      <w:r>
        <w:rPr>
          <w:rFonts w:hint="eastAsia"/>
        </w:rPr>
        <w:t>总结</w:t>
      </w:r>
      <w:bookmarkEnd w:id="143"/>
    </w:p>
    <w:p w:rsidR="00F041A5" w:rsidRDefault="00000000">
      <w:pPr>
        <w:ind w:firstLine="480"/>
      </w:pPr>
      <w:r>
        <w:rPr>
          <w:rFonts w:hint="eastAsia"/>
        </w:rPr>
        <w:t>本章采用了机器学习中目前较为火热的图神经网络来模拟</w:t>
      </w:r>
      <w:proofErr w:type="spellStart"/>
      <w:r>
        <w:rPr>
          <w:rFonts w:hint="eastAsia"/>
        </w:rPr>
        <w:t>IsingXY</w:t>
      </w:r>
      <w:proofErr w:type="spellEnd"/>
      <w:r>
        <w:rPr>
          <w:rFonts w:hint="eastAsia"/>
        </w:rPr>
        <w:t>构型，实验证明，图神经网络能寻找到构型中自旋点之间的联系，并能较为精确的模型</w:t>
      </w:r>
      <w:proofErr w:type="spellStart"/>
      <w:r>
        <w:rPr>
          <w:rFonts w:hint="eastAsia"/>
        </w:rPr>
        <w:t>IsingXY</w:t>
      </w:r>
      <w:proofErr w:type="spellEnd"/>
      <w:r>
        <w:rPr>
          <w:rFonts w:hint="eastAsia"/>
        </w:rPr>
        <w:t>模型。实验中，通过使用</w:t>
      </w:r>
      <w:proofErr w:type="gramStart"/>
      <w:r>
        <w:rPr>
          <w:rFonts w:hint="eastAsia"/>
        </w:rPr>
        <w:t>带有边属性</w:t>
      </w:r>
      <w:proofErr w:type="gramEnd"/>
      <w:r>
        <w:rPr>
          <w:rFonts w:hint="eastAsia"/>
        </w:rPr>
        <w:t>的图卷积神经网络来训练</w:t>
      </w:r>
      <w:proofErr w:type="spellStart"/>
      <w:r>
        <w:rPr>
          <w:rFonts w:hint="eastAsia"/>
        </w:rPr>
        <w:t>IsingXY</w:t>
      </w:r>
      <w:proofErr w:type="spellEnd"/>
      <w:r>
        <w:rPr>
          <w:rFonts w:hint="eastAsia"/>
        </w:rPr>
        <w:t>模拟器，我们生</w:t>
      </w:r>
      <w:r>
        <w:rPr>
          <w:rFonts w:hint="eastAsia"/>
        </w:rPr>
        <w:lastRenderedPageBreak/>
        <w:t>成了与传统蒙特卡洛模拟类似的</w:t>
      </w:r>
      <w:proofErr w:type="spellStart"/>
      <w:r>
        <w:rPr>
          <w:rFonts w:hint="eastAsia"/>
        </w:rPr>
        <w:t>IsingXY</w:t>
      </w:r>
      <w:proofErr w:type="spellEnd"/>
      <w:r>
        <w:rPr>
          <w:rFonts w:hint="eastAsia"/>
        </w:rPr>
        <w:t>构型。由于</w:t>
      </w:r>
      <w:r>
        <w:rPr>
          <w:rFonts w:hint="eastAsia"/>
        </w:rPr>
        <w:t>VGAE</w:t>
      </w:r>
      <w:r>
        <w:rPr>
          <w:rFonts w:hint="eastAsia"/>
        </w:rPr>
        <w:t>的性质，我们生成的构型不是现有构型的重建，而是重新生成了独一无二的全新构型。本文中描述的模型代表了一个用图神经网络模拟物理构型的一个论证，在未来，通过采用更复杂的训练方法与更加强大的计算能力，可以进一步提高其精度。我们设想这种生成网络在模拟一般多体系统中具有广泛的应用。如对传统采样方法的加速，根据图的特性可以在一种模型中生成多种尺寸不同的构型以及基于实验观察的多体系统的精确表示。</w:t>
      </w:r>
    </w:p>
    <w:p w:rsidR="00F041A5" w:rsidRDefault="00000000">
      <w:pPr>
        <w:widowControl/>
        <w:spacing w:line="240" w:lineRule="auto"/>
        <w:ind w:firstLineChars="0" w:firstLine="0"/>
        <w:jc w:val="left"/>
      </w:pPr>
      <w:r>
        <w:br w:type="page"/>
      </w:r>
    </w:p>
    <w:p w:rsidR="00F041A5" w:rsidRDefault="00000000">
      <w:pPr>
        <w:pStyle w:val="1"/>
        <w:ind w:firstLine="640"/>
        <w:rPr>
          <w:sz w:val="28"/>
          <w:szCs w:val="28"/>
        </w:rPr>
      </w:pPr>
      <w:bookmarkStart w:id="144" w:name="_Toc126178615"/>
      <w:bookmarkStart w:id="145" w:name="_Toc128817052"/>
      <w:r>
        <w:lastRenderedPageBreak/>
        <w:t>第</w:t>
      </w:r>
      <w:r>
        <w:t>6</w:t>
      </w:r>
      <w:r>
        <w:t>章</w:t>
      </w:r>
      <w:r>
        <w:t xml:space="preserve"> </w:t>
      </w:r>
      <w:r>
        <w:rPr>
          <w:rFonts w:hint="eastAsia"/>
        </w:rPr>
        <w:t xml:space="preserve"> </w:t>
      </w:r>
      <w:r>
        <w:rPr>
          <w:rFonts w:hint="eastAsia"/>
        </w:rPr>
        <w:t>结论与展望</w:t>
      </w:r>
      <w:bookmarkEnd w:id="144"/>
      <w:bookmarkEnd w:id="145"/>
    </w:p>
    <w:p w:rsidR="00F041A5" w:rsidRDefault="00000000">
      <w:pPr>
        <w:ind w:firstLine="480"/>
        <w:rPr>
          <w:szCs w:val="28"/>
        </w:rPr>
      </w:pPr>
      <w:r>
        <w:rPr>
          <w:rFonts w:hint="eastAsia"/>
        </w:rPr>
        <w:t>本论文主要利用蒙特卡罗方法中的</w:t>
      </w:r>
      <w:r>
        <w:rPr>
          <w:rFonts w:hint="eastAsia"/>
        </w:rPr>
        <w:t>metropolis</w:t>
      </w:r>
      <w:r>
        <w:rPr>
          <w:rFonts w:hint="eastAsia"/>
        </w:rPr>
        <w:t>算法和</w:t>
      </w:r>
      <w:proofErr w:type="spellStart"/>
      <w:r>
        <w:rPr>
          <w:rFonts w:hint="eastAsia"/>
        </w:rPr>
        <w:t>wolff</w:t>
      </w:r>
      <w:proofErr w:type="spellEnd"/>
      <w:r>
        <w:rPr>
          <w:rFonts w:hint="eastAsia"/>
        </w:rPr>
        <w:t>算法，对</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耦合模型在不同尺寸下进行大规模模拟运算</w:t>
      </w:r>
      <w:r>
        <w:rPr>
          <w:rFonts w:hint="eastAsia"/>
          <w:szCs w:val="28"/>
        </w:rPr>
        <w:t>，对在空间各向异性下两个模型的物理量如：能量、磁化强度、比热、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进行了运算，并画出</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耦合模型的相图，在第五章中，我们使用机器学习中的图神经网络来模拟</w:t>
      </w:r>
      <w:proofErr w:type="spellStart"/>
      <w:r>
        <w:rPr>
          <w:rFonts w:hint="eastAsia"/>
        </w:rPr>
        <w:t>Ising</w:t>
      </w:r>
      <w:proofErr w:type="spellEnd"/>
      <w:r>
        <w:rPr>
          <w:rFonts w:hint="eastAsia"/>
        </w:rPr>
        <w:t>-XY</w:t>
      </w:r>
      <w:r>
        <w:rPr>
          <w:rFonts w:hint="eastAsia"/>
        </w:rPr>
        <w:t>模型，并将模拟生成的构型与传统蒙特卡罗方法生成的构型进行物理性质的比对</w:t>
      </w:r>
      <w:r>
        <w:rPr>
          <w:rFonts w:hint="eastAsia"/>
          <w:szCs w:val="28"/>
        </w:rPr>
        <w:t>。具体内容如下：</w:t>
      </w:r>
    </w:p>
    <w:p w:rsidR="00F041A5" w:rsidRDefault="00000000">
      <w:pPr>
        <w:ind w:firstLine="480"/>
        <w:rPr>
          <w:szCs w:val="28"/>
        </w:rPr>
      </w:pPr>
      <w:r>
        <w:rPr>
          <w:szCs w:val="28"/>
        </w:rPr>
        <w:t>(1</w:t>
      </w:r>
      <w:r>
        <w:rPr>
          <w:rFonts w:hint="eastAsia"/>
          <w:szCs w:val="28"/>
        </w:rPr>
        <w:t>)</w:t>
      </w:r>
      <w:r>
        <w:rPr>
          <w:rFonts w:hint="eastAsia"/>
          <w:szCs w:val="28"/>
        </w:rPr>
        <w:t>通过耦合</w:t>
      </w:r>
      <w:r>
        <w:rPr>
          <w:rFonts w:hint="eastAsia"/>
          <w:szCs w:val="28"/>
        </w:rPr>
        <w:t>XY</w:t>
      </w:r>
      <w:r>
        <w:rPr>
          <w:rFonts w:hint="eastAsia"/>
          <w:szCs w:val="28"/>
        </w:rPr>
        <w:t>模型的哈密顿量计算其能量作为蒙特卡罗模拟时自旋是否翻转的判断条件，经过足够的弛豫时间达到平衡后计算大量样本的物理量求取平均值，利用物理量的取值可判断自旋分布的情况从而判断模型是有序</w:t>
      </w:r>
      <w:proofErr w:type="gramStart"/>
      <w:r>
        <w:rPr>
          <w:rFonts w:hint="eastAsia"/>
          <w:szCs w:val="28"/>
        </w:rPr>
        <w:t>态还是</w:t>
      </w:r>
      <w:proofErr w:type="gramEnd"/>
      <w:r>
        <w:rPr>
          <w:rFonts w:hint="eastAsia"/>
          <w:szCs w:val="28"/>
        </w:rPr>
        <w:t>无序态以及是否发生相变。</w:t>
      </w:r>
      <w:r>
        <w:rPr>
          <w:rFonts w:hint="eastAsia"/>
          <w:color w:val="FF0000"/>
          <w:szCs w:val="28"/>
        </w:rPr>
        <w:t>接下来我们以</w:t>
      </w:r>
      <m:oMath>
        <m:r>
          <w:rPr>
            <w:rFonts w:ascii="Cambria Math" w:hAnsi="Cambria Math"/>
            <w:color w:val="FF0000"/>
            <w:szCs w:val="28"/>
          </w:rPr>
          <m:t xml:space="preserve"> </m:t>
        </m:r>
        <m:sSub>
          <m:sSubPr>
            <m:ctrlPr>
              <w:rPr>
                <w:rFonts w:ascii="Cambria Math" w:hAnsi="Cambria Math"/>
                <w:i/>
                <w:color w:val="FF0000"/>
                <w:szCs w:val="28"/>
              </w:rPr>
            </m:ctrlPr>
          </m:sSubPr>
          <m:e>
            <m:r>
              <w:rPr>
                <w:rFonts w:ascii="Cambria Math" w:hAnsi="Cambria Math"/>
                <w:color w:val="FF0000"/>
                <w:szCs w:val="28"/>
              </w:rPr>
              <m:t>J</m:t>
            </m:r>
          </m:e>
          <m:sub>
            <m:r>
              <w:rPr>
                <w:rFonts w:ascii="Cambria Math" w:hAnsi="Cambria Math"/>
                <w:color w:val="FF0000"/>
                <w:szCs w:val="28"/>
              </w:rPr>
              <m:t>a</m:t>
            </m:r>
          </m:sub>
        </m:sSub>
        <m:r>
          <w:rPr>
            <w:rFonts w:ascii="Cambria Math" w:hAnsi="Cambria Math"/>
            <w:color w:val="FF0000"/>
            <w:szCs w:val="28"/>
          </w:rPr>
          <m:t>=</m:t>
        </m:r>
        <m:sSub>
          <m:sSubPr>
            <m:ctrlPr>
              <w:rPr>
                <w:rFonts w:ascii="Cambria Math" w:hAnsi="Cambria Math"/>
                <w:i/>
                <w:color w:val="FF0000"/>
                <w:szCs w:val="28"/>
              </w:rPr>
            </m:ctrlPr>
          </m:sSubPr>
          <m:e>
            <m:r>
              <w:rPr>
                <w:rFonts w:ascii="Cambria Math" w:hAnsi="Cambria Math"/>
                <w:color w:val="FF0000"/>
                <w:szCs w:val="28"/>
              </w:rPr>
              <m:t>J</m:t>
            </m:r>
          </m:e>
          <m:sub>
            <m:r>
              <w:rPr>
                <w:rFonts w:ascii="Cambria Math" w:hAnsi="Cambria Math"/>
                <w:color w:val="FF0000"/>
                <w:szCs w:val="28"/>
              </w:rPr>
              <m:t>b</m:t>
            </m:r>
          </m:sub>
        </m:sSub>
        <m:r>
          <w:rPr>
            <w:rFonts w:ascii="Cambria Math" w:hAnsi="Cambria Math"/>
            <w:color w:val="FF0000"/>
            <w:szCs w:val="28"/>
          </w:rPr>
          <m:t xml:space="preserve"> </m:t>
        </m:r>
      </m:oMath>
      <w:r>
        <w:rPr>
          <w:rFonts w:hint="eastAsia"/>
          <w:color w:val="FF0000"/>
          <w:szCs w:val="28"/>
        </w:rPr>
        <w:t>时的</w:t>
      </w:r>
      <w:r>
        <w:rPr>
          <w:rFonts w:hint="eastAsia"/>
          <w:color w:val="FF0000"/>
          <w:szCs w:val="28"/>
        </w:rPr>
        <w:t>XY</w:t>
      </w:r>
      <w:r>
        <w:rPr>
          <w:rFonts w:hint="eastAsia"/>
          <w:color w:val="FF0000"/>
          <w:szCs w:val="28"/>
        </w:rPr>
        <w:t>耦合模型为例，在任何尺寸下能量</w:t>
      </w:r>
      <w:r>
        <w:rPr>
          <w:rFonts w:hint="eastAsia"/>
          <w:szCs w:val="28"/>
        </w:rPr>
        <w:t>在温度为</w:t>
      </w:r>
      <w:r>
        <w:rPr>
          <w:rFonts w:hint="eastAsia"/>
          <w:szCs w:val="28"/>
        </w:rPr>
        <w:t>0</w:t>
      </w:r>
      <m:oMath>
        <m:r>
          <w:rPr>
            <w:rFonts w:ascii="Cambria Math" w:eastAsia="等线" w:hAnsi="Cambria Math"/>
            <w:color w:val="FF0000"/>
            <w:kern w:val="0"/>
            <w:sz w:val="22"/>
          </w:rPr>
          <m:t>℃</m:t>
        </m:r>
      </m:oMath>
      <w:r>
        <w:rPr>
          <w:rFonts w:hint="eastAsia"/>
          <w:szCs w:val="28"/>
        </w:rPr>
        <w:t>时对应的能量值大约为</w:t>
      </w:r>
      <w:r>
        <w:rPr>
          <w:rFonts w:hint="eastAsia"/>
          <w:szCs w:val="28"/>
        </w:rPr>
        <w:t>-</w:t>
      </w:r>
      <w:r>
        <w:rPr>
          <w:szCs w:val="28"/>
        </w:rPr>
        <w:t>4</w:t>
      </w:r>
      <w:r>
        <w:rPr>
          <w:rFonts w:hint="eastAsia"/>
          <w:szCs w:val="28"/>
        </w:rPr>
        <w:t>eV</w:t>
      </w:r>
      <w:r>
        <w:rPr>
          <w:rFonts w:hint="eastAsia"/>
          <w:szCs w:val="28"/>
        </w:rPr>
        <w:t>，与理论推导吻合；随着温度的增高能量逐渐增加至</w:t>
      </w:r>
      <w:r>
        <w:rPr>
          <w:rFonts w:hint="eastAsia"/>
          <w:szCs w:val="28"/>
        </w:rPr>
        <w:t>0eV</w:t>
      </w:r>
      <w:r>
        <w:rPr>
          <w:rFonts w:hint="eastAsia"/>
          <w:szCs w:val="28"/>
        </w:rPr>
        <w:t>，在温度为</w:t>
      </w:r>
      <w:r>
        <w:rPr>
          <w:rFonts w:hint="eastAsia"/>
          <w:szCs w:val="28"/>
        </w:rPr>
        <w:t>1</w:t>
      </w:r>
      <w:r>
        <w:rPr>
          <w:szCs w:val="28"/>
        </w:rPr>
        <w:t>.3</w:t>
      </w:r>
      <w:r>
        <w:rPr>
          <w:rFonts w:hint="eastAsia"/>
          <w:szCs w:val="28"/>
        </w:rPr>
        <w:t>-1</w:t>
      </w:r>
      <w:r>
        <w:rPr>
          <w:szCs w:val="28"/>
        </w:rPr>
        <w:t>.4</w:t>
      </w:r>
      <m:oMath>
        <m:r>
          <w:rPr>
            <w:rFonts w:ascii="Cambria Math" w:eastAsia="等线" w:hAnsi="Cambria Math"/>
            <w:color w:val="FF0000"/>
            <w:kern w:val="0"/>
            <w:sz w:val="22"/>
          </w:rPr>
          <m:t>℃</m:t>
        </m:r>
      </m:oMath>
      <w:r>
        <w:rPr>
          <w:rFonts w:hint="eastAsia"/>
          <w:szCs w:val="28"/>
        </w:rPr>
        <w:t>左右时增速最快发生跃变，尺寸越大跃变现象越明显，因此我们猜测相变点应该在这附近。</w:t>
      </w:r>
      <w:r>
        <w:rPr>
          <w:rFonts w:hint="eastAsia"/>
          <w:color w:val="FF0000"/>
          <w:szCs w:val="28"/>
        </w:rPr>
        <w:t>磁化强度</w:t>
      </w:r>
      <w:r>
        <w:rPr>
          <w:rFonts w:hint="eastAsia"/>
          <w:szCs w:val="28"/>
        </w:rPr>
        <w:t>的值在初始时为</w:t>
      </w:r>
      <w:r>
        <w:rPr>
          <w:rFonts w:hint="eastAsia"/>
          <w:szCs w:val="28"/>
        </w:rPr>
        <w:t>1</w:t>
      </w:r>
      <w:r>
        <w:rPr>
          <w:rFonts w:hint="eastAsia"/>
          <w:szCs w:val="28"/>
        </w:rPr>
        <w:t>，自旋排列有序，随着温度的增加热运动越来越剧烈，自旋排列逐渐趋于无序故而磁化强度逐渐降低，与能量类似在温度为</w:t>
      </w:r>
      <w:r>
        <w:rPr>
          <w:rFonts w:hint="eastAsia"/>
          <w:szCs w:val="28"/>
        </w:rPr>
        <w:t>1.</w:t>
      </w:r>
      <w:r>
        <w:rPr>
          <w:szCs w:val="28"/>
        </w:rPr>
        <w:t>4</w:t>
      </w:r>
      <w:r>
        <w:rPr>
          <w:rFonts w:hint="eastAsia"/>
          <w:szCs w:val="28"/>
        </w:rPr>
        <w:t>时降低速度最快。</w:t>
      </w:r>
      <w:proofErr w:type="gramStart"/>
      <w:r>
        <w:rPr>
          <w:rFonts w:hint="eastAsia"/>
          <w:color w:val="FF0000"/>
          <w:szCs w:val="28"/>
        </w:rPr>
        <w:t>宾得累积</w:t>
      </w:r>
      <w:proofErr w:type="gramEnd"/>
      <w:r>
        <w:rPr>
          <w:rFonts w:hint="eastAsia"/>
          <w:color w:val="FF0000"/>
          <w:szCs w:val="28"/>
        </w:rPr>
        <w:t>量</w:t>
      </w:r>
      <w:r>
        <w:rPr>
          <w:rFonts w:hint="eastAsia"/>
          <w:szCs w:val="28"/>
        </w:rPr>
        <w:t>也是随着温度升高从</w:t>
      </w:r>
      <w:r>
        <w:rPr>
          <w:rFonts w:hint="eastAsia"/>
          <w:szCs w:val="28"/>
        </w:rPr>
        <w:t>1</w:t>
      </w:r>
      <w:r>
        <w:rPr>
          <w:rFonts w:hint="eastAsia"/>
          <w:szCs w:val="28"/>
        </w:rPr>
        <w:t>至</w:t>
      </w:r>
      <w:r>
        <w:rPr>
          <w:rFonts w:hint="eastAsia"/>
          <w:szCs w:val="28"/>
        </w:rPr>
        <w:t>0</w:t>
      </w:r>
      <w:r>
        <w:rPr>
          <w:rFonts w:hint="eastAsia"/>
          <w:szCs w:val="28"/>
        </w:rPr>
        <w:t>，区别于上述物理量之处是它在不同尺寸下会交于一点，通常我们将该点对应的位置记为相变点，通过</w:t>
      </w:r>
      <w:proofErr w:type="gramStart"/>
      <w:r>
        <w:rPr>
          <w:rFonts w:hint="eastAsia"/>
          <w:szCs w:val="28"/>
        </w:rPr>
        <w:t>计算宾得累积</w:t>
      </w:r>
      <w:proofErr w:type="gramEnd"/>
      <w:r>
        <w:rPr>
          <w:rFonts w:hint="eastAsia"/>
          <w:szCs w:val="28"/>
        </w:rPr>
        <w:t>量可精确计算出相变点的位置为</w:t>
      </w:r>
      <w:r>
        <w:rPr>
          <w:rFonts w:hint="eastAsia"/>
          <w:szCs w:val="28"/>
        </w:rPr>
        <w:t>1</w:t>
      </w:r>
      <w:r>
        <w:rPr>
          <w:szCs w:val="28"/>
        </w:rPr>
        <w:t>.3246</w:t>
      </w:r>
      <m:oMath>
        <m:r>
          <m:rPr>
            <m:sty m:val="p"/>
          </m:rPr>
          <w:rPr>
            <w:rFonts w:ascii="Cambria Math" w:hAnsi="Cambria Math"/>
            <w:szCs w:val="28"/>
          </w:rPr>
          <m:t>℃</m:t>
        </m:r>
      </m:oMath>
      <w:r>
        <w:rPr>
          <w:rFonts w:hint="eastAsia"/>
          <w:szCs w:val="28"/>
        </w:rPr>
        <w:t>。</w:t>
      </w:r>
      <w:proofErr w:type="gramStart"/>
      <w:r>
        <w:rPr>
          <w:rFonts w:hint="eastAsia"/>
          <w:szCs w:val="28"/>
        </w:rPr>
        <w:t>超流密度</w:t>
      </w:r>
      <w:proofErr w:type="gramEnd"/>
      <w:r>
        <w:rPr>
          <w:rFonts w:hint="eastAsia"/>
          <w:szCs w:val="28"/>
        </w:rPr>
        <w:t>通常用于计算</w:t>
      </w:r>
      <w:r>
        <w:rPr>
          <w:rFonts w:hint="eastAsia"/>
          <w:szCs w:val="28"/>
        </w:rPr>
        <w:t>XY</w:t>
      </w:r>
      <w:r>
        <w:rPr>
          <w:rFonts w:hint="eastAsia"/>
          <w:szCs w:val="28"/>
        </w:rPr>
        <w:t>型相变点的位置，在</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m:rPr>
            <m:sty m:val="p"/>
          </m:rPr>
          <w:rPr>
            <w:rFonts w:ascii="Cambria Math" w:hAnsi="Cambria Math"/>
            <w:szCs w:val="28"/>
          </w:rPr>
          <m:t>≠0</m:t>
        </m:r>
      </m:oMath>
      <w:r>
        <w:rPr>
          <w:rFonts w:hint="eastAsia"/>
          <w:szCs w:val="28"/>
        </w:rPr>
        <w:t>的情况下，</w:t>
      </w:r>
      <w:proofErr w:type="gramStart"/>
      <w:r>
        <w:rPr>
          <w:rFonts w:hint="eastAsia"/>
          <w:szCs w:val="28"/>
        </w:rPr>
        <w:t>超流密度</w:t>
      </w:r>
      <w:proofErr w:type="gramEnd"/>
      <w:r>
        <w:rPr>
          <w:rFonts w:hint="eastAsia"/>
          <w:szCs w:val="28"/>
        </w:rPr>
        <w:t>随温度变化的曲线与直线</w:t>
      </w:r>
      <m:oMath>
        <m:f>
          <m:fPr>
            <m:ctrlPr>
              <w:rPr>
                <w:rFonts w:ascii="Cambria Math" w:hAnsi="Cambria Math"/>
                <w:szCs w:val="28"/>
              </w:rPr>
            </m:ctrlPr>
          </m:fPr>
          <m:num>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ρ</m:t>
                </m:r>
              </m:e>
              <m:sub>
                <m:r>
                  <w:rPr>
                    <w:rFonts w:ascii="Cambria Math" w:hAnsi="Cambria Math" w:hint="eastAsia"/>
                    <w:szCs w:val="28"/>
                  </w:rPr>
                  <m:t>s</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c</m:t>
                </m:r>
              </m:sub>
            </m:sSub>
          </m:den>
        </m:f>
        <m:r>
          <m:rPr>
            <m:sty m:val="p"/>
          </m:rPr>
          <w:rPr>
            <w:rFonts w:ascii="Cambria Math" w:hAnsi="Cambria Math"/>
            <w:szCs w:val="28"/>
          </w:rPr>
          <m:t>~ 2/</m:t>
        </m:r>
        <m:r>
          <w:rPr>
            <w:rFonts w:ascii="Cambria Math" w:hAnsi="Cambria Math"/>
            <w:szCs w:val="28"/>
          </w:rPr>
          <m:t>π</m:t>
        </m:r>
      </m:oMath>
      <w:r>
        <w:rPr>
          <w:rFonts w:hint="eastAsia"/>
          <w:szCs w:val="28"/>
        </w:rPr>
        <w:t>的交点对应的横坐标记为相变点，可得到不同尺寸下相变点的位置，通过尺寸外推公式可得尺寸为无限大时相变点为</w:t>
      </w:r>
      <w:r>
        <w:rPr>
          <w:rFonts w:hint="eastAsia"/>
          <w:szCs w:val="28"/>
        </w:rPr>
        <w:t>1</w:t>
      </w:r>
      <w:r>
        <w:rPr>
          <w:szCs w:val="28"/>
        </w:rPr>
        <w:t>.3246</w:t>
      </w:r>
      <m:oMath>
        <m:r>
          <m:rPr>
            <m:sty m:val="p"/>
          </m:rPr>
          <w:rPr>
            <w:rFonts w:ascii="Cambria Math" w:hAnsi="Cambria Math"/>
            <w:szCs w:val="28"/>
          </w:rPr>
          <m:t>℃</m:t>
        </m:r>
      </m:oMath>
      <w:r>
        <w:rPr>
          <w:rFonts w:hint="eastAsia"/>
          <w:szCs w:val="28"/>
        </w:rPr>
        <w:t>。比较</w:t>
      </w:r>
      <w:proofErr w:type="spellStart"/>
      <w:r>
        <w:rPr>
          <w:rFonts w:hint="eastAsia"/>
          <w:szCs w:val="28"/>
        </w:rPr>
        <w:t>I</w:t>
      </w:r>
      <w:r>
        <w:rPr>
          <w:szCs w:val="28"/>
        </w:rPr>
        <w:t>S</w:t>
      </w:r>
      <w:r>
        <w:rPr>
          <w:rFonts w:hint="eastAsia"/>
          <w:szCs w:val="28"/>
        </w:rPr>
        <w:t>ing</w:t>
      </w:r>
      <w:proofErr w:type="spellEnd"/>
      <w:r>
        <w:rPr>
          <w:rFonts w:hint="eastAsia"/>
          <w:szCs w:val="28"/>
        </w:rPr>
        <w:t>型相变点与</w:t>
      </w:r>
      <w:r>
        <w:rPr>
          <w:rFonts w:hint="eastAsia"/>
          <w:szCs w:val="28"/>
        </w:rPr>
        <w:t>XY</w:t>
      </w:r>
      <w:r>
        <w:rPr>
          <w:rFonts w:hint="eastAsia"/>
          <w:szCs w:val="28"/>
        </w:rPr>
        <w:t>型相变点，可得出误差在允许范围内，可视为两种相变同时发生。以上是</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m:rPr>
            <m:sty m:val="p"/>
          </m:rPr>
          <w:rPr>
            <w:rFonts w:ascii="Cambria Math" w:hAnsi="Cambria Math"/>
            <w:szCs w:val="28"/>
          </w:rPr>
          <m:t xml:space="preserve"> </m:t>
        </m:r>
      </m:oMath>
      <w:r>
        <w:rPr>
          <w:rFonts w:hint="eastAsia"/>
          <w:szCs w:val="28"/>
        </w:rPr>
        <w:t>时的情况，保持</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Pr>
          <w:rFonts w:hint="eastAsia"/>
          <w:szCs w:val="28"/>
        </w:rPr>
        <w:t>不变、随着</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b</m:t>
            </m:r>
          </m:sub>
        </m:sSub>
      </m:oMath>
      <w:r>
        <w:rPr>
          <w:rFonts w:hint="eastAsia"/>
          <w:szCs w:val="28"/>
        </w:rPr>
        <w:t>减小，发生相变时的温度逐渐减小，但两种相变仍在误差允许的范围内可视为同时发生。</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b</m:t>
            </m:r>
          </m:sub>
        </m:sSub>
        <m:r>
          <m:rPr>
            <m:sty m:val="p"/>
          </m:rPr>
          <w:rPr>
            <w:rFonts w:ascii="Cambria Math" w:hAnsi="Cambria Math"/>
            <w:szCs w:val="28"/>
          </w:rPr>
          <m:t>=0.5</m:t>
        </m:r>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a</m:t>
            </m:r>
          </m:sub>
        </m:sSub>
      </m:oMath>
      <w:r>
        <w:rPr>
          <w:rFonts w:hint="eastAsia"/>
          <w:szCs w:val="28"/>
        </w:rPr>
        <w:t>时，相变点为</w:t>
      </w:r>
      <w:r>
        <w:rPr>
          <w:rFonts w:hint="eastAsia"/>
          <w:szCs w:val="28"/>
        </w:rPr>
        <w:t>0</w:t>
      </w:r>
      <w:r>
        <w:rPr>
          <w:szCs w:val="28"/>
        </w:rPr>
        <w:t>.9718</w:t>
      </w:r>
      <m:oMath>
        <m:r>
          <m:rPr>
            <m:sty m:val="p"/>
          </m:rPr>
          <w:rPr>
            <w:rFonts w:ascii="Cambria Math" w:hAnsi="Cambria Math"/>
            <w:szCs w:val="28"/>
          </w:rPr>
          <m:t>℃</m:t>
        </m:r>
      </m:oMath>
      <w:r>
        <w:rPr>
          <w:rFonts w:hint="eastAsia"/>
          <w:szCs w:val="28"/>
        </w:rPr>
        <w:t>或</w:t>
      </w:r>
      <w:r>
        <w:rPr>
          <w:rFonts w:hint="eastAsia"/>
          <w:szCs w:val="28"/>
        </w:rPr>
        <w:t>0</w:t>
      </w:r>
      <w:r>
        <w:rPr>
          <w:szCs w:val="28"/>
        </w:rPr>
        <w:t>.2482</w:t>
      </w:r>
      <m:oMath>
        <m:r>
          <m:rPr>
            <m:sty m:val="p"/>
          </m:rPr>
          <w:rPr>
            <w:rFonts w:ascii="Cambria Math" w:hAnsi="Cambria Math"/>
            <w:szCs w:val="28"/>
          </w:rPr>
          <m:t>℃</m:t>
        </m:r>
      </m:oMath>
      <w:r>
        <w:rPr>
          <w:rFonts w:hint="eastAsia"/>
          <w:szCs w:val="28"/>
        </w:rPr>
        <w:t>。</w:t>
      </w:r>
    </w:p>
    <w:p w:rsidR="00F041A5" w:rsidRDefault="00000000">
      <w:pPr>
        <w:ind w:firstLine="480"/>
        <w:rPr>
          <w:szCs w:val="28"/>
        </w:rPr>
      </w:pPr>
      <w:r>
        <w:rPr>
          <w:rFonts w:hint="eastAsia"/>
          <w:szCs w:val="28"/>
        </w:rPr>
        <w:t>（</w:t>
      </w:r>
      <w:r>
        <w:rPr>
          <w:rFonts w:hint="eastAsia"/>
          <w:szCs w:val="28"/>
        </w:rPr>
        <w:t>2</w:t>
      </w:r>
      <w:r>
        <w:rPr>
          <w:rFonts w:hint="eastAsia"/>
          <w:szCs w:val="28"/>
        </w:rPr>
        <w:t>）同样，通过</w:t>
      </w:r>
      <w:proofErr w:type="spellStart"/>
      <w:r>
        <w:rPr>
          <w:rFonts w:hint="eastAsia"/>
          <w:szCs w:val="28"/>
        </w:rPr>
        <w:t>Ising</w:t>
      </w:r>
      <w:proofErr w:type="spellEnd"/>
      <w:r>
        <w:rPr>
          <w:rFonts w:hint="eastAsia"/>
          <w:szCs w:val="28"/>
        </w:rPr>
        <w:t>-XY</w:t>
      </w:r>
      <w:r>
        <w:rPr>
          <w:rFonts w:hint="eastAsia"/>
          <w:szCs w:val="28"/>
        </w:rPr>
        <w:t>耦合模型的哈密顿量计算其能量作为蒙特卡罗模拟时自旋是否翻转的判断条件，经过足够的弛豫时间达到平衡后计算大量样本的物理量求取平均值，利用物理量的取值可判断自旋分布的情况从而判断模型是有序</w:t>
      </w:r>
      <w:proofErr w:type="gramStart"/>
      <w:r>
        <w:rPr>
          <w:rFonts w:hint="eastAsia"/>
          <w:szCs w:val="28"/>
        </w:rPr>
        <w:t>态还是</w:t>
      </w:r>
      <w:proofErr w:type="gramEnd"/>
      <w:r>
        <w:rPr>
          <w:rFonts w:hint="eastAsia"/>
          <w:szCs w:val="28"/>
        </w:rPr>
        <w:t>无序态以及是否发生相变。</w:t>
      </w:r>
      <w:r>
        <w:rPr>
          <w:rFonts w:hint="eastAsia"/>
          <w:color w:val="FF0000"/>
          <w:szCs w:val="28"/>
        </w:rPr>
        <w:t>接下来我们以</w:t>
      </w:r>
      <m:oMath>
        <m:r>
          <w:rPr>
            <w:rFonts w:ascii="Cambria Math" w:hAnsi="Cambria Math"/>
            <w:color w:val="FF0000"/>
            <w:szCs w:val="28"/>
          </w:rPr>
          <m:t xml:space="preserve"> </m:t>
        </m:r>
        <m:r>
          <w:rPr>
            <w:rFonts w:ascii="Cambria Math" w:hAnsi="Cambria Math" w:hint="eastAsia"/>
            <w:color w:val="FF0000"/>
            <w:szCs w:val="28"/>
          </w:rPr>
          <m:t>A</m:t>
        </m:r>
        <m:r>
          <w:rPr>
            <w:rFonts w:ascii="Cambria Math" w:hAnsi="Cambria Math"/>
            <w:color w:val="FF0000"/>
            <w:szCs w:val="28"/>
          </w:rPr>
          <m:t>=</m:t>
        </m:r>
        <m:r>
          <w:rPr>
            <w:rFonts w:ascii="Cambria Math" w:hAnsi="Cambria Math" w:hint="eastAsia"/>
            <w:color w:val="FF0000"/>
            <w:szCs w:val="28"/>
          </w:rPr>
          <m:t>B</m:t>
        </m:r>
      </m:oMath>
      <w:r>
        <w:rPr>
          <w:rFonts w:hint="eastAsia"/>
          <w:color w:val="FF0000"/>
          <w:szCs w:val="28"/>
        </w:rPr>
        <w:t>时的</w:t>
      </w:r>
      <w:proofErr w:type="spellStart"/>
      <w:r>
        <w:rPr>
          <w:rFonts w:hint="eastAsia"/>
          <w:szCs w:val="28"/>
        </w:rPr>
        <w:t>Ising</w:t>
      </w:r>
      <w:proofErr w:type="spellEnd"/>
      <w:r>
        <w:rPr>
          <w:rFonts w:hint="eastAsia"/>
          <w:szCs w:val="28"/>
        </w:rPr>
        <w:t>-XY</w:t>
      </w:r>
      <w:r>
        <w:rPr>
          <w:rFonts w:hint="eastAsia"/>
          <w:szCs w:val="28"/>
        </w:rPr>
        <w:t>耦合模型</w:t>
      </w:r>
      <w:r>
        <w:rPr>
          <w:rFonts w:hint="eastAsia"/>
          <w:color w:val="FF0000"/>
          <w:szCs w:val="28"/>
        </w:rPr>
        <w:t>为例，通过调节</w:t>
      </w:r>
      <w:r>
        <w:rPr>
          <w:rFonts w:hint="eastAsia"/>
          <w:color w:val="FF0000"/>
          <w:szCs w:val="28"/>
        </w:rPr>
        <w:t>C</w:t>
      </w:r>
      <w:r>
        <w:rPr>
          <w:rFonts w:hint="eastAsia"/>
          <w:color w:val="FF0000"/>
          <w:szCs w:val="28"/>
        </w:rPr>
        <w:t>值可以观察到在不同取值时对应的相变个数不同，由此可选择恰当的</w:t>
      </w:r>
      <w:r>
        <w:rPr>
          <w:rFonts w:hint="eastAsia"/>
          <w:color w:val="FF0000"/>
          <w:szCs w:val="28"/>
        </w:rPr>
        <w:t>C</w:t>
      </w:r>
      <w:proofErr w:type="gramStart"/>
      <w:r>
        <w:rPr>
          <w:rFonts w:hint="eastAsia"/>
          <w:color w:val="FF0000"/>
          <w:szCs w:val="28"/>
        </w:rPr>
        <w:t>值观察</w:t>
      </w:r>
      <w:proofErr w:type="gramEnd"/>
      <w:r>
        <w:rPr>
          <w:rFonts w:hint="eastAsia"/>
          <w:color w:val="FF0000"/>
          <w:szCs w:val="28"/>
        </w:rPr>
        <w:t>研究</w:t>
      </w:r>
      <m:oMath>
        <m:r>
          <w:rPr>
            <w:rFonts w:ascii="Cambria Math" w:hAnsi="Cambria Math" w:hint="eastAsia"/>
            <w:color w:val="FF0000"/>
            <w:szCs w:val="28"/>
          </w:rPr>
          <m:t>A</m:t>
        </m:r>
        <m:r>
          <w:rPr>
            <w:rFonts w:ascii="Cambria Math" w:hAnsi="Cambria Math"/>
            <w:color w:val="FF0000"/>
            <w:szCs w:val="28"/>
          </w:rPr>
          <m:t>≠</m:t>
        </m:r>
        <m:r>
          <w:rPr>
            <w:rFonts w:ascii="Cambria Math" w:hAnsi="Cambria Math" w:hint="eastAsia"/>
            <w:color w:val="FF0000"/>
            <w:szCs w:val="28"/>
          </w:rPr>
          <m:t>B</m:t>
        </m:r>
      </m:oMath>
      <w:r>
        <w:rPr>
          <w:rFonts w:hint="eastAsia"/>
          <w:color w:val="FF0000"/>
          <w:szCs w:val="28"/>
        </w:rPr>
        <w:t>时</w:t>
      </w:r>
      <w:proofErr w:type="spellStart"/>
      <w:r>
        <w:rPr>
          <w:rFonts w:hint="eastAsia"/>
          <w:szCs w:val="28"/>
        </w:rPr>
        <w:t>Ising</w:t>
      </w:r>
      <w:proofErr w:type="spellEnd"/>
      <w:r>
        <w:rPr>
          <w:rFonts w:hint="eastAsia"/>
          <w:szCs w:val="28"/>
        </w:rPr>
        <w:t>-XY</w:t>
      </w:r>
      <w:r>
        <w:rPr>
          <w:rFonts w:hint="eastAsia"/>
          <w:szCs w:val="28"/>
        </w:rPr>
        <w:t>耦合模型的相图。</w:t>
      </w:r>
      <w:r>
        <w:rPr>
          <w:rFonts w:hint="eastAsia"/>
          <w:color w:val="FF0000"/>
          <w:szCs w:val="28"/>
        </w:rPr>
        <w:t>比热是用来反映能量涨落的物理量，比热越大说明涨落现象越明显，比热尖峰是在一段时间内涨落最明显的位置，通常在相变点附近，一般情况下比热尖峰的个数代表相变点的个数。当</w:t>
      </w:r>
      <w:r>
        <w:rPr>
          <w:rFonts w:ascii="宋体" w:hAnsi="宋体" w:hint="eastAsia"/>
          <w:szCs w:val="21"/>
        </w:rPr>
        <w:t>C=</w:t>
      </w:r>
      <w:r>
        <w:rPr>
          <w:rFonts w:ascii="宋体" w:hAnsi="宋体"/>
          <w:szCs w:val="21"/>
        </w:rPr>
        <w:t>0.0</w:t>
      </w:r>
      <w:r>
        <w:rPr>
          <w:rFonts w:ascii="宋体" w:hAnsi="宋体" w:hint="eastAsia"/>
          <w:szCs w:val="21"/>
        </w:rPr>
        <w:t>，B</w:t>
      </w:r>
      <w:r>
        <w:rPr>
          <w:rFonts w:ascii="宋体" w:hAnsi="宋体"/>
          <w:szCs w:val="21"/>
        </w:rPr>
        <w:t>/A=1</w:t>
      </w:r>
      <w:r>
        <w:rPr>
          <w:rFonts w:ascii="宋体" w:hAnsi="宋体" w:hint="eastAsia"/>
          <w:szCs w:val="21"/>
        </w:rPr>
        <w:t>时只存在一个比热尖峰即只有一个相变点；其他三种情况下都存在两个相变点。比热尖峰只能判断相变点的个</w:t>
      </w:r>
      <w:r>
        <w:rPr>
          <w:rFonts w:ascii="宋体" w:hAnsi="宋体" w:hint="eastAsia"/>
          <w:szCs w:val="21"/>
        </w:rPr>
        <w:lastRenderedPageBreak/>
        <w:t>数无法判断相变点的类型，因此我们</w:t>
      </w:r>
      <w:proofErr w:type="gramStart"/>
      <w:r>
        <w:rPr>
          <w:rFonts w:ascii="宋体" w:hAnsi="宋体" w:hint="eastAsia"/>
          <w:szCs w:val="21"/>
        </w:rPr>
        <w:t>借助宾得累积</w:t>
      </w:r>
      <w:proofErr w:type="gramEnd"/>
      <w:r>
        <w:rPr>
          <w:rFonts w:ascii="宋体" w:hAnsi="宋体" w:hint="eastAsia"/>
          <w:szCs w:val="21"/>
        </w:rPr>
        <w:t>量和</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xy</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L</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8</m:t>
                </m:r>
              </m:den>
            </m:f>
          </m:sup>
        </m:sSup>
      </m:oMath>
      <w:r>
        <w:rPr>
          <w:rFonts w:ascii="宋体" w:hAnsi="宋体" w:hint="eastAsia"/>
          <w:szCs w:val="21"/>
        </w:rPr>
        <w:t>分别判定</w:t>
      </w:r>
      <w:proofErr w:type="spellStart"/>
      <w:r>
        <w:rPr>
          <w:rFonts w:ascii="宋体" w:hAnsi="宋体" w:hint="eastAsia"/>
          <w:szCs w:val="21"/>
        </w:rPr>
        <w:t>Ising</w:t>
      </w:r>
      <w:proofErr w:type="spellEnd"/>
      <w:r>
        <w:rPr>
          <w:rFonts w:ascii="宋体" w:hAnsi="宋体" w:hint="eastAsia"/>
          <w:szCs w:val="21"/>
        </w:rPr>
        <w:t>型相变和XY型相变的位置。通过调整A与B的比例关系可算出各向异性下</w:t>
      </w:r>
      <w:proofErr w:type="spellStart"/>
      <w:r>
        <w:rPr>
          <w:rFonts w:hint="eastAsia"/>
          <w:szCs w:val="28"/>
        </w:rPr>
        <w:t>Ising</w:t>
      </w:r>
      <w:proofErr w:type="spellEnd"/>
      <w:r>
        <w:rPr>
          <w:rFonts w:hint="eastAsia"/>
          <w:szCs w:val="28"/>
        </w:rPr>
        <w:t>-XY</w:t>
      </w:r>
      <w:r>
        <w:rPr>
          <w:rFonts w:hint="eastAsia"/>
          <w:szCs w:val="28"/>
        </w:rPr>
        <w:t>耦合模型的相图。</w:t>
      </w:r>
    </w:p>
    <w:p w:rsidR="00F041A5" w:rsidRDefault="00000000">
      <w:pPr>
        <w:ind w:firstLine="480"/>
        <w:rPr>
          <w:szCs w:val="28"/>
        </w:rPr>
      </w:pPr>
      <w:r>
        <w:rPr>
          <w:rFonts w:hint="eastAsia"/>
          <w:szCs w:val="28"/>
        </w:rPr>
        <w:t>（</w:t>
      </w:r>
      <w:r>
        <w:rPr>
          <w:rFonts w:hint="eastAsia"/>
          <w:szCs w:val="28"/>
        </w:rPr>
        <w:t>3</w:t>
      </w:r>
      <w:r>
        <w:rPr>
          <w:rFonts w:hint="eastAsia"/>
          <w:szCs w:val="28"/>
        </w:rPr>
        <w:t>）构建了一个生成</w:t>
      </w:r>
      <w:proofErr w:type="spellStart"/>
      <w:r>
        <w:rPr>
          <w:rFonts w:hint="eastAsia"/>
          <w:szCs w:val="28"/>
        </w:rPr>
        <w:t>Ising</w:t>
      </w:r>
      <w:proofErr w:type="spellEnd"/>
      <w:r>
        <w:rPr>
          <w:rFonts w:hint="eastAsia"/>
          <w:szCs w:val="28"/>
        </w:rPr>
        <w:t>-XY</w:t>
      </w:r>
      <w:r>
        <w:rPr>
          <w:rFonts w:hint="eastAsia"/>
          <w:szCs w:val="28"/>
        </w:rPr>
        <w:t>构型的图卷积网络生成器，并对</w:t>
      </w:r>
      <w:r>
        <w:rPr>
          <w:rFonts w:hint="eastAsia"/>
          <w:szCs w:val="28"/>
        </w:rPr>
        <w:t>16</w:t>
      </w:r>
      <w:r>
        <w:rPr>
          <w:rFonts w:hint="eastAsia"/>
          <w:szCs w:val="28"/>
        </w:rPr>
        <w:t>，</w:t>
      </w:r>
      <w:r>
        <w:rPr>
          <w:rFonts w:hint="eastAsia"/>
          <w:szCs w:val="28"/>
        </w:rPr>
        <w:t>32</w:t>
      </w:r>
      <w:r>
        <w:rPr>
          <w:rFonts w:hint="eastAsia"/>
          <w:szCs w:val="28"/>
        </w:rPr>
        <w:t>两种不同尺寸的</w:t>
      </w:r>
      <w:proofErr w:type="spellStart"/>
      <w:r>
        <w:rPr>
          <w:rFonts w:hint="eastAsia"/>
          <w:szCs w:val="28"/>
        </w:rPr>
        <w:t>Ising</w:t>
      </w:r>
      <w:proofErr w:type="spellEnd"/>
      <w:r>
        <w:rPr>
          <w:rFonts w:hint="eastAsia"/>
          <w:szCs w:val="28"/>
        </w:rPr>
        <w:t>-XY</w:t>
      </w:r>
      <w:r>
        <w:rPr>
          <w:rFonts w:hint="eastAsia"/>
          <w:szCs w:val="28"/>
        </w:rPr>
        <w:t>模型在相变点附近的构型进行模拟。从实验结果可知，我们确定了使用图神经网络来模拟凝聚态物理模型的可行性。通过使用图卷积神经网络来训练</w:t>
      </w:r>
      <w:proofErr w:type="spellStart"/>
      <w:r>
        <w:rPr>
          <w:rFonts w:hint="eastAsia"/>
          <w:szCs w:val="28"/>
        </w:rPr>
        <w:t>Ising</w:t>
      </w:r>
      <w:proofErr w:type="spellEnd"/>
      <w:r>
        <w:rPr>
          <w:rFonts w:hint="eastAsia"/>
          <w:szCs w:val="28"/>
        </w:rPr>
        <w:t>-XY</w:t>
      </w:r>
      <w:r>
        <w:rPr>
          <w:rFonts w:hint="eastAsia"/>
          <w:szCs w:val="28"/>
        </w:rPr>
        <w:t>生成器，我们成功生成了想要的全新的</w:t>
      </w:r>
      <w:proofErr w:type="spellStart"/>
      <w:r>
        <w:rPr>
          <w:rFonts w:hint="eastAsia"/>
          <w:szCs w:val="28"/>
        </w:rPr>
        <w:t>IsingXY</w:t>
      </w:r>
      <w:proofErr w:type="spellEnd"/>
      <w:r>
        <w:rPr>
          <w:rFonts w:hint="eastAsia"/>
          <w:szCs w:val="28"/>
        </w:rPr>
        <w:t>模。对于不同卷积层的图变分自编码器来讲，三层为生成精度最高的卷积结构，由此可以得出卷积层数的多少决定了生成精度，对于卷积来说就是将周围节点的信息聚合到中心节点，层数过多会考虑更长程的影响从而影响不同距离节点之间影响的比重，同时更多层数的卷积层也对实验设备有着更高的要求。</w:t>
      </w:r>
    </w:p>
    <w:p w:rsidR="00F041A5" w:rsidRDefault="00000000">
      <w:pPr>
        <w:ind w:firstLine="480"/>
        <w:rPr>
          <w:rFonts w:eastAsia="宋体"/>
          <w:szCs w:val="28"/>
        </w:rPr>
      </w:pPr>
      <w:r>
        <w:rPr>
          <w:rFonts w:eastAsia="宋体" w:hint="eastAsia"/>
          <w:szCs w:val="28"/>
        </w:rPr>
        <w:t>综上，本文所研究的双层</w:t>
      </w:r>
      <w:r>
        <w:rPr>
          <w:rFonts w:eastAsia="宋体" w:hint="eastAsia"/>
          <w:szCs w:val="28"/>
        </w:rPr>
        <w:t>XY</w:t>
      </w:r>
      <w:r>
        <w:rPr>
          <w:rFonts w:eastAsia="宋体" w:hint="eastAsia"/>
          <w:szCs w:val="28"/>
        </w:rPr>
        <w:t>耦合模型和</w:t>
      </w:r>
      <w:proofErr w:type="spellStart"/>
      <w:r>
        <w:rPr>
          <w:rFonts w:hint="eastAsia"/>
          <w:szCs w:val="28"/>
        </w:rPr>
        <w:t>Ising</w:t>
      </w:r>
      <w:proofErr w:type="spellEnd"/>
      <w:r>
        <w:rPr>
          <w:rFonts w:hint="eastAsia"/>
          <w:szCs w:val="28"/>
        </w:rPr>
        <w:t>-XY</w:t>
      </w:r>
      <w:r>
        <w:rPr>
          <w:rFonts w:hint="eastAsia"/>
          <w:szCs w:val="28"/>
        </w:rPr>
        <w:t>耦合模型都存在着许多有趣的物理现象</w:t>
      </w:r>
      <w:r>
        <w:rPr>
          <w:rFonts w:eastAsia="宋体" w:hint="eastAsia"/>
          <w:szCs w:val="28"/>
        </w:rPr>
        <w:t>，在超导系统中有着广泛的应用前景，值得进一步的探究讨论。对于图神经网络来说，我们可以通过不同的网络模型以及权重处理来解决上述问题，从而使精度更加提高，我们猜想生成网络在凝聚态物理中具有更加广泛的应用以及我们尚未发现的潜在特性，如对传统采样算法的加速以及对复杂系统的精确表示。</w:t>
      </w:r>
    </w:p>
    <w:p w:rsidR="00F041A5" w:rsidRDefault="00000000" w:rsidP="00797BDB">
      <w:pPr>
        <w:pStyle w:val="2"/>
      </w:pPr>
      <w:bookmarkStart w:id="146" w:name="_Toc126178617"/>
      <w:bookmarkStart w:id="147" w:name="_Toc128817053"/>
      <w:r>
        <w:rPr>
          <w:rFonts w:hint="eastAsia"/>
        </w:rPr>
        <w:t>展望</w:t>
      </w:r>
      <w:bookmarkEnd w:id="146"/>
      <w:r>
        <w:rPr>
          <w:rFonts w:hint="eastAsia"/>
        </w:rPr>
        <w:t>：</w:t>
      </w:r>
      <w:bookmarkEnd w:id="147"/>
    </w:p>
    <w:p w:rsidR="00F041A5" w:rsidRDefault="00000000">
      <w:pPr>
        <w:ind w:firstLine="480"/>
        <w:rPr>
          <w:rFonts w:eastAsia="宋体"/>
        </w:rPr>
      </w:pPr>
      <w:r>
        <w:rPr>
          <w:rFonts w:eastAsia="宋体" w:hint="eastAsia"/>
        </w:rPr>
        <w:t>本</w:t>
      </w:r>
      <w:r>
        <w:rPr>
          <w:rFonts w:hint="eastAsia"/>
        </w:rPr>
        <w:t>论文虽已成功计算出双层耦合</w:t>
      </w:r>
      <w:r>
        <w:rPr>
          <w:rFonts w:hint="eastAsia"/>
        </w:rPr>
        <w:t>XY</w:t>
      </w:r>
      <w:r>
        <w:rPr>
          <w:rFonts w:hint="eastAsia"/>
        </w:rPr>
        <w:t>模型以及</w:t>
      </w:r>
      <w:proofErr w:type="spellStart"/>
      <w:r>
        <w:rPr>
          <w:rFonts w:hint="eastAsia"/>
        </w:rPr>
        <w:t>Ising</w:t>
      </w:r>
      <w:proofErr w:type="spellEnd"/>
      <w:r>
        <w:rPr>
          <w:rFonts w:hint="eastAsia"/>
        </w:rPr>
        <w:t>-XY</w:t>
      </w:r>
      <w:r>
        <w:rPr>
          <w:rFonts w:hint="eastAsia"/>
        </w:rPr>
        <w:t>模型的物理量和相图，但依然有些地方需要进一步的改进和完善，对此我们进行如下展望：</w:t>
      </w:r>
    </w:p>
    <w:p w:rsidR="00F041A5" w:rsidRDefault="00000000">
      <w:pPr>
        <w:ind w:firstLine="480"/>
      </w:pPr>
      <w:r>
        <w:rPr>
          <w:rFonts w:hint="eastAsia"/>
        </w:rPr>
        <w:t>(</w:t>
      </w:r>
      <w:r>
        <w:t>1)</w:t>
      </w:r>
      <w:r>
        <w:rPr>
          <w:rFonts w:hint="eastAsia"/>
        </w:rPr>
        <w:t>本文中通过蒙特卡罗计算双层</w:t>
      </w:r>
      <w:r>
        <w:rPr>
          <w:rFonts w:hint="eastAsia"/>
        </w:rPr>
        <w:t>XY</w:t>
      </w:r>
      <w:r>
        <w:rPr>
          <w:rFonts w:hint="eastAsia"/>
        </w:rPr>
        <w:t>耦合模型只发现了一个相变，与先前学者们的理论推导存在两种相变的情况不符，需要进一步分析造成这种矛盾的原因。此外，还需进一步探究双层</w:t>
      </w:r>
      <w:r>
        <w:rPr>
          <w:rFonts w:hint="eastAsia"/>
        </w:rPr>
        <w:t>XY</w:t>
      </w:r>
      <w:r>
        <w:rPr>
          <w:rFonts w:hint="eastAsia"/>
        </w:rPr>
        <w:t>模型在由低温至高温过程中自旋构型图，寻找是否存在涡旋或者半涡旋，进一步探究该模型中可能存在的其他的有趣现象并与其他类似模型相比较。</w:t>
      </w:r>
    </w:p>
    <w:p w:rsidR="00F041A5" w:rsidRDefault="00000000">
      <w:pPr>
        <w:ind w:firstLine="480"/>
      </w:pPr>
      <w:r>
        <w:rPr>
          <w:rFonts w:hint="eastAsia"/>
        </w:rPr>
        <w:t>(</w:t>
      </w:r>
      <w:r>
        <w:t>2)</w:t>
      </w:r>
      <w:r>
        <w:rPr>
          <w:rFonts w:hint="eastAsia"/>
        </w:rPr>
        <w:t>第四章中虽然已经比较全面准确的论证了</w:t>
      </w:r>
      <w:proofErr w:type="spellStart"/>
      <w:r>
        <w:rPr>
          <w:rFonts w:hint="eastAsia"/>
        </w:rPr>
        <w:t>Ising</w:t>
      </w:r>
      <w:proofErr w:type="spellEnd"/>
      <w:r>
        <w:rPr>
          <w:rFonts w:hint="eastAsia"/>
        </w:rPr>
        <w:t>-XY</w:t>
      </w:r>
      <w:r>
        <w:rPr>
          <w:rFonts w:hint="eastAsia"/>
        </w:rPr>
        <w:t>模型相变的具体内容，但是对于</w:t>
      </w:r>
      <m:oMath>
        <m:r>
          <w:rPr>
            <w:rFonts w:ascii="Cambria Math" w:hAnsi="Cambria Math"/>
          </w:rPr>
          <m:t xml:space="preserve"> </m:t>
        </m:r>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b</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eastAsia="MS Gothic" w:hAnsi="Cambria Math" w:cs="MS Gothic" w:hint="eastAsia"/>
              </w:rPr>
              <m:t>*</m:t>
            </m:r>
            <m:r>
              <w:rPr>
                <w:rFonts w:ascii="Cambria Math" w:eastAsia="MS Gothic" w:hAnsi="MS Gothic" w:cs="MS Gothic"/>
              </w:rPr>
              <m:t xml:space="preserve"> </m:t>
            </m:r>
          </m:sub>
        </m:sSub>
      </m:oMath>
      <w:r>
        <w:rPr>
          <w:rFonts w:hint="eastAsia"/>
        </w:rPr>
        <w:t>情况下各向异性时相变的研究缺乏具体全面的研究，值得进一步补充。</w:t>
      </w:r>
    </w:p>
    <w:p w:rsidR="00F041A5" w:rsidRDefault="00000000">
      <w:pPr>
        <w:ind w:firstLine="480"/>
      </w:pPr>
      <w:r>
        <w:rPr>
          <w:rFonts w:hint="eastAsia"/>
        </w:rPr>
        <w:t>(</w:t>
      </w:r>
      <w:r>
        <w:t>3)</w:t>
      </w:r>
      <w:r>
        <w:rPr>
          <w:rFonts w:hint="eastAsia"/>
        </w:rPr>
        <w:t>由于仪器设备和实验时间的有限，本文所有计算的尺寸大都小于</w:t>
      </w:r>
      <w:r>
        <w:rPr>
          <w:rFonts w:hint="eastAsia"/>
        </w:rPr>
        <w:t>4</w:t>
      </w:r>
      <w:r>
        <w:t>8</w:t>
      </w:r>
      <w:r>
        <w:rPr>
          <w:rFonts w:hint="eastAsia"/>
        </w:rPr>
        <w:t>，不够精确，并且对于其他参数（例如临界指数）的测定以及</w:t>
      </w:r>
      <w:proofErr w:type="gramStart"/>
      <w:r>
        <w:rPr>
          <w:rFonts w:hint="eastAsia"/>
        </w:rPr>
        <w:t>普适类的</w:t>
      </w:r>
      <w:proofErr w:type="gramEnd"/>
      <w:r>
        <w:rPr>
          <w:rFonts w:hint="eastAsia"/>
        </w:rPr>
        <w:t>划分还需进一步完善。</w:t>
      </w:r>
    </w:p>
    <w:p w:rsidR="00F041A5" w:rsidRDefault="00000000">
      <w:pPr>
        <w:ind w:firstLine="480"/>
        <w:rPr>
          <w:rFonts w:cs="Times New Roman"/>
        </w:rPr>
      </w:pPr>
      <w:r>
        <w:rPr>
          <w:rFonts w:cs="Times New Roman"/>
        </w:rPr>
        <w:t>(4)</w:t>
      </w:r>
      <w:r>
        <w:rPr>
          <w:rFonts w:cs="Times New Roman" w:hint="eastAsia"/>
        </w:rPr>
        <w:t>XY</w:t>
      </w:r>
      <w:r>
        <w:rPr>
          <w:rFonts w:cs="Times New Roman" w:hint="eastAsia"/>
        </w:rPr>
        <w:t>耦合模型、</w:t>
      </w:r>
      <w:proofErr w:type="spellStart"/>
      <w:r>
        <w:rPr>
          <w:rFonts w:cs="Times New Roman" w:hint="eastAsia"/>
        </w:rPr>
        <w:t>ISing</w:t>
      </w:r>
      <w:proofErr w:type="spellEnd"/>
      <w:r>
        <w:rPr>
          <w:rFonts w:cs="Times New Roman" w:hint="eastAsia"/>
        </w:rPr>
        <w:t>-XY</w:t>
      </w:r>
      <w:r>
        <w:rPr>
          <w:rFonts w:cs="Times New Roman" w:hint="eastAsia"/>
        </w:rPr>
        <w:t>耦合模型、完全阻挫</w:t>
      </w:r>
      <w:r>
        <w:rPr>
          <w:rFonts w:cs="Times New Roman" w:hint="eastAsia"/>
        </w:rPr>
        <w:t>XY</w:t>
      </w:r>
      <w:r>
        <w:rPr>
          <w:rFonts w:cs="Times New Roman" w:hint="eastAsia"/>
        </w:rPr>
        <w:t>模型三者都存在有趣的临界行为，但是关于它们的数值计算和三者之间结果的比较相对其他模型来说是非常匮乏的，值得进一步研究。</w:t>
      </w:r>
    </w:p>
    <w:p w:rsidR="00F041A5" w:rsidRDefault="00000000">
      <w:pPr>
        <w:ind w:firstLine="480"/>
        <w:rPr>
          <w:rFonts w:cs="Times New Roman"/>
          <w:i/>
        </w:rPr>
      </w:pPr>
      <w:r>
        <w:rPr>
          <w:rFonts w:cs="Times New Roman" w:hint="eastAsia"/>
        </w:rPr>
        <w:t>（</w:t>
      </w:r>
      <w:r>
        <w:rPr>
          <w:rFonts w:cs="Times New Roman" w:hint="eastAsia"/>
        </w:rPr>
        <w:t>5</w:t>
      </w:r>
      <w:r>
        <w:rPr>
          <w:rFonts w:cs="Times New Roman" w:hint="eastAsia"/>
        </w:rPr>
        <w:t>）图神经网络从理论上来说可以将不同尺寸的构型一起进行训练，这样生成器</w:t>
      </w:r>
      <w:r>
        <w:rPr>
          <w:rFonts w:cs="Times New Roman" w:hint="eastAsia"/>
        </w:rPr>
        <w:lastRenderedPageBreak/>
        <w:t>就可以生成不同尺寸下的稳态构型，但是本模型并没有解决该想法所遇到的欠拟合问题，并且</w:t>
      </w:r>
      <w:r>
        <w:rPr>
          <w:rFonts w:cs="Times New Roman" w:hint="eastAsia"/>
        </w:rPr>
        <w:t>V</w:t>
      </w:r>
      <w:r>
        <w:rPr>
          <w:rFonts w:cs="Times New Roman"/>
        </w:rPr>
        <w:t>AE</w:t>
      </w:r>
      <w:r>
        <w:rPr>
          <w:rFonts w:cs="Times New Roman" w:hint="eastAsia"/>
        </w:rPr>
        <w:t>受限于</w:t>
      </w:r>
      <m:oMath>
        <m:r>
          <w:rPr>
            <w:rFonts w:ascii="Cambria Math" w:hAnsi="Cambria Math" w:cs="Times New Roman"/>
          </w:rPr>
          <m:t>σ</m:t>
        </m:r>
      </m:oMath>
      <w:r>
        <w:rPr>
          <w:rFonts w:cs="Times New Roman" w:hint="eastAsia"/>
        </w:rPr>
        <w:t>与</w:t>
      </w:r>
      <m:oMath>
        <m:r>
          <w:rPr>
            <w:rFonts w:ascii="Cambria Math" w:hAnsi="Cambria Math" w:cs="Times New Roman"/>
          </w:rPr>
          <m:t>μ</m:t>
        </m:r>
      </m:oMath>
      <w:r>
        <w:rPr>
          <w:rFonts w:cs="Times New Roman" w:hint="eastAsia"/>
        </w:rPr>
        <w:t>并且模型的损失比较单位并不是物理性质而是被重构的原构型，所以导致</w:t>
      </w:r>
      <w:r>
        <w:rPr>
          <w:rFonts w:cs="Times New Roman" w:hint="eastAsia"/>
        </w:rPr>
        <w:t>VAE</w:t>
      </w:r>
      <w:r>
        <w:rPr>
          <w:rFonts w:cs="Times New Roman" w:hint="eastAsia"/>
        </w:rPr>
        <w:t>具有精度上限，在未来我们可以引入更加强大的图神经网络模型以及更加多样化的权重处理方式来解决卷积层数过多带来的欠拟合与过拟合问题。</w:t>
      </w:r>
    </w:p>
    <w:p w:rsidR="00F041A5" w:rsidRDefault="00F041A5">
      <w:pPr>
        <w:ind w:firstLineChars="0" w:firstLine="0"/>
        <w:rPr>
          <w:rFonts w:cs="Times New Roman"/>
        </w:rPr>
      </w:pPr>
    </w:p>
    <w:p w:rsidR="00F041A5" w:rsidRDefault="00F041A5">
      <w:pPr>
        <w:ind w:firstLineChars="0" w:firstLine="0"/>
        <w:rPr>
          <w:rFonts w:cs="Times New Roman"/>
        </w:rPr>
        <w:sectPr w:rsidR="00F041A5">
          <w:headerReference w:type="default" r:id="rId78"/>
          <w:pgSz w:w="11906" w:h="16838"/>
          <w:pgMar w:top="1440" w:right="1134" w:bottom="1440" w:left="1701" w:header="851" w:footer="992" w:gutter="0"/>
          <w:pgNumType w:start="1"/>
          <w:cols w:space="425"/>
          <w:docGrid w:type="lines" w:linePitch="312"/>
        </w:sectPr>
      </w:pPr>
    </w:p>
    <w:p w:rsidR="00F041A5" w:rsidRDefault="00000000">
      <w:pPr>
        <w:pStyle w:val="1"/>
        <w:ind w:firstLine="640"/>
      </w:pPr>
      <w:bookmarkStart w:id="148" w:name="_Toc126178618"/>
      <w:bookmarkStart w:id="149" w:name="_Toc28615869"/>
      <w:bookmarkStart w:id="150" w:name="_Toc128817054"/>
      <w:r>
        <w:lastRenderedPageBreak/>
        <w:t>参考文献</w:t>
      </w:r>
      <w:bookmarkEnd w:id="148"/>
      <w:bookmarkEnd w:id="149"/>
      <w:bookmarkEnd w:id="150"/>
    </w:p>
    <w:p w:rsidR="00F041A5" w:rsidRDefault="00000000">
      <w:pPr>
        <w:pStyle w:val="12"/>
        <w:ind w:firstLine="480"/>
        <w:rPr>
          <w:rFonts w:cs="Times New Roman"/>
          <w:kern w:val="0"/>
        </w:rPr>
      </w:pPr>
      <w:r>
        <w:rPr>
          <w:rFonts w:ascii="Calibri" w:hAnsi="Calibri"/>
          <w:szCs w:val="22"/>
        </w:rPr>
        <w:fldChar w:fldCharType="begin"/>
      </w:r>
      <w:r>
        <w:instrText xml:space="preserve"> ADDIN ZOTERO_BIBL {"uncited":[],"omitted":[],"custom":[]} CSL_BIBLIOGRAPHY </w:instrText>
      </w:r>
      <w:r>
        <w:rPr>
          <w:rFonts w:ascii="Calibri" w:hAnsi="Calibri"/>
          <w:szCs w:val="22"/>
        </w:rPr>
        <w:fldChar w:fldCharType="separate"/>
      </w:r>
      <w:r>
        <w:rPr>
          <w:rFonts w:cs="Times New Roman"/>
          <w:kern w:val="0"/>
        </w:rPr>
        <w:t>[1]</w:t>
      </w:r>
      <w:r>
        <w:rPr>
          <w:rFonts w:cs="Times New Roman"/>
          <w:kern w:val="0"/>
        </w:rPr>
        <w:tab/>
      </w:r>
      <w:r>
        <w:rPr>
          <w:rFonts w:cs="Times New Roman"/>
          <w:kern w:val="0"/>
        </w:rPr>
        <w:tab/>
      </w:r>
      <w:r>
        <w:rPr>
          <w:rFonts w:cs="Times New Roman"/>
          <w:kern w:val="0"/>
        </w:rPr>
        <w:t>雷桂媛</w:t>
      </w:r>
      <w:r>
        <w:rPr>
          <w:rFonts w:cs="Times New Roman"/>
          <w:kern w:val="0"/>
        </w:rPr>
        <w:t xml:space="preserve">. </w:t>
      </w:r>
      <w:r>
        <w:rPr>
          <w:rFonts w:cs="Times New Roman"/>
          <w:kern w:val="0"/>
        </w:rPr>
        <w:t>关于蒙特卡罗及拟蒙特卡罗方法的若干研究</w:t>
      </w:r>
      <w:r>
        <w:rPr>
          <w:rFonts w:cs="Times New Roman"/>
          <w:kern w:val="0"/>
        </w:rPr>
        <w:t xml:space="preserve">[D]. </w:t>
      </w:r>
      <w:r>
        <w:rPr>
          <w:rFonts w:cs="Times New Roman"/>
          <w:kern w:val="0"/>
        </w:rPr>
        <w:t>浙江大学</w:t>
      </w:r>
      <w:r>
        <w:rPr>
          <w:rFonts w:cs="Times New Roman"/>
          <w:kern w:val="0"/>
        </w:rPr>
        <w:t>.</w:t>
      </w:r>
    </w:p>
    <w:p w:rsidR="00F041A5" w:rsidRDefault="00000000">
      <w:pPr>
        <w:pStyle w:val="12"/>
        <w:ind w:firstLine="480"/>
        <w:rPr>
          <w:rFonts w:cs="Times New Roman"/>
          <w:kern w:val="0"/>
        </w:rPr>
      </w:pPr>
      <w:r>
        <w:rPr>
          <w:rFonts w:cs="Times New Roman"/>
          <w:kern w:val="0"/>
        </w:rPr>
        <w:t>[2]</w:t>
      </w:r>
      <w:r>
        <w:rPr>
          <w:rFonts w:cs="Times New Roman"/>
          <w:kern w:val="0"/>
        </w:rPr>
        <w:tab/>
      </w:r>
      <w:r>
        <w:rPr>
          <w:rFonts w:cs="Times New Roman"/>
          <w:kern w:val="0"/>
        </w:rPr>
        <w:tab/>
      </w:r>
      <w:r>
        <w:rPr>
          <w:rFonts w:cs="Times New Roman"/>
          <w:kern w:val="0"/>
        </w:rPr>
        <w:t>陈晓怀</w:t>
      </w:r>
      <w:r>
        <w:rPr>
          <w:rFonts w:cs="Times New Roman"/>
          <w:kern w:val="0"/>
        </w:rPr>
        <w:t xml:space="preserve">, </w:t>
      </w:r>
      <w:r>
        <w:rPr>
          <w:rFonts w:cs="Times New Roman"/>
          <w:kern w:val="0"/>
        </w:rPr>
        <w:t>薄晓静</w:t>
      </w:r>
      <w:r>
        <w:rPr>
          <w:rFonts w:cs="Times New Roman"/>
          <w:kern w:val="0"/>
        </w:rPr>
        <w:t xml:space="preserve">, </w:t>
      </w:r>
      <w:r>
        <w:rPr>
          <w:rFonts w:cs="Times New Roman"/>
          <w:kern w:val="0"/>
        </w:rPr>
        <w:t>王宏涛</w:t>
      </w:r>
      <w:r>
        <w:rPr>
          <w:rFonts w:cs="Times New Roman"/>
          <w:kern w:val="0"/>
        </w:rPr>
        <w:t xml:space="preserve">. </w:t>
      </w:r>
      <w:r>
        <w:rPr>
          <w:rFonts w:cs="Times New Roman"/>
          <w:kern w:val="0"/>
        </w:rPr>
        <w:t>基于蒙特卡罗方法的测量不确定度合成</w:t>
      </w:r>
      <w:r>
        <w:rPr>
          <w:rFonts w:cs="Times New Roman"/>
          <w:kern w:val="0"/>
        </w:rPr>
        <w:t xml:space="preserve">[J]. </w:t>
      </w:r>
      <w:r>
        <w:rPr>
          <w:rFonts w:cs="Times New Roman"/>
          <w:kern w:val="0"/>
        </w:rPr>
        <w:t>仪器仪表学报</w:t>
      </w:r>
      <w:r>
        <w:rPr>
          <w:rFonts w:cs="Times New Roman"/>
          <w:kern w:val="0"/>
        </w:rPr>
        <w:t>, 2005(z1): 759-761.</w:t>
      </w:r>
    </w:p>
    <w:p w:rsidR="00F041A5" w:rsidRDefault="00000000">
      <w:pPr>
        <w:pStyle w:val="12"/>
        <w:ind w:firstLine="480"/>
        <w:rPr>
          <w:rFonts w:cs="Times New Roman"/>
          <w:kern w:val="0"/>
        </w:rPr>
      </w:pPr>
      <w:r>
        <w:rPr>
          <w:rFonts w:cs="Times New Roman"/>
          <w:kern w:val="0"/>
        </w:rPr>
        <w:t>[3]</w:t>
      </w:r>
      <w:r>
        <w:rPr>
          <w:rFonts w:cs="Times New Roman"/>
          <w:kern w:val="0"/>
        </w:rPr>
        <w:tab/>
      </w:r>
      <w:r>
        <w:rPr>
          <w:rFonts w:cs="Times New Roman"/>
          <w:kern w:val="0"/>
        </w:rPr>
        <w:tab/>
      </w:r>
      <w:r>
        <w:rPr>
          <w:rFonts w:cs="Times New Roman"/>
          <w:kern w:val="0"/>
        </w:rPr>
        <w:t>何延才</w:t>
      </w:r>
      <w:r>
        <w:rPr>
          <w:rFonts w:cs="Times New Roman"/>
          <w:kern w:val="0"/>
        </w:rPr>
        <w:t xml:space="preserve">. </w:t>
      </w:r>
      <w:r>
        <w:rPr>
          <w:rFonts w:cs="Times New Roman"/>
          <w:kern w:val="0"/>
        </w:rPr>
        <w:t>蒙特卡罗方法在物理学中的应用</w:t>
      </w:r>
      <w:r>
        <w:rPr>
          <w:rFonts w:cs="Times New Roman"/>
          <w:kern w:val="0"/>
        </w:rPr>
        <w:t xml:space="preserve">[J]. </w:t>
      </w:r>
      <w:r>
        <w:rPr>
          <w:rFonts w:cs="Times New Roman"/>
          <w:kern w:val="0"/>
        </w:rPr>
        <w:t>自然杂志</w:t>
      </w:r>
      <w:r>
        <w:rPr>
          <w:rFonts w:cs="Times New Roman"/>
          <w:kern w:val="0"/>
        </w:rPr>
        <w:t>, 1982, 5(6): 453-457.</w:t>
      </w:r>
    </w:p>
    <w:p w:rsidR="00F041A5" w:rsidRDefault="00000000">
      <w:pPr>
        <w:pStyle w:val="12"/>
        <w:ind w:firstLine="480"/>
        <w:rPr>
          <w:rFonts w:cs="Times New Roman"/>
          <w:kern w:val="0"/>
        </w:rPr>
      </w:pPr>
      <w:r>
        <w:rPr>
          <w:rFonts w:cs="Times New Roman"/>
          <w:kern w:val="0"/>
        </w:rPr>
        <w:t>[4]</w:t>
      </w:r>
      <w:r>
        <w:rPr>
          <w:rFonts w:cs="Times New Roman"/>
          <w:kern w:val="0"/>
        </w:rPr>
        <w:tab/>
      </w:r>
      <w:r>
        <w:rPr>
          <w:rFonts w:cs="Times New Roman"/>
          <w:kern w:val="0"/>
        </w:rPr>
        <w:tab/>
      </w:r>
      <w:r>
        <w:rPr>
          <w:rFonts w:cs="Times New Roman"/>
          <w:kern w:val="0"/>
        </w:rPr>
        <w:t>邓力李刚</w:t>
      </w:r>
      <w:r>
        <w:rPr>
          <w:rFonts w:cs="Times New Roman"/>
          <w:kern w:val="0"/>
        </w:rPr>
        <w:t xml:space="preserve">, DENG Li L G. </w:t>
      </w:r>
      <w:r>
        <w:rPr>
          <w:rFonts w:cs="Times New Roman"/>
          <w:kern w:val="0"/>
        </w:rPr>
        <w:t>粒子输运蒙特卡罗模拟现状概述</w:t>
      </w:r>
      <w:r>
        <w:rPr>
          <w:rFonts w:cs="Times New Roman"/>
          <w:kern w:val="0"/>
        </w:rPr>
        <w:t xml:space="preserve">[J]. </w:t>
      </w:r>
      <w:r>
        <w:rPr>
          <w:rFonts w:cs="Times New Roman"/>
          <w:kern w:val="0"/>
        </w:rPr>
        <w:t>计算物理</w:t>
      </w:r>
      <w:r>
        <w:rPr>
          <w:rFonts w:cs="Times New Roman"/>
          <w:kern w:val="0"/>
        </w:rPr>
        <w:t>, 2010, 27(6): 791.</w:t>
      </w:r>
    </w:p>
    <w:p w:rsidR="00F041A5" w:rsidRDefault="00000000">
      <w:pPr>
        <w:pStyle w:val="12"/>
        <w:ind w:firstLine="480"/>
        <w:rPr>
          <w:rFonts w:cs="Times New Roman"/>
          <w:kern w:val="0"/>
        </w:rPr>
      </w:pPr>
      <w:r>
        <w:rPr>
          <w:rFonts w:cs="Times New Roman"/>
          <w:kern w:val="0"/>
        </w:rPr>
        <w:t>[5]</w:t>
      </w:r>
      <w:r>
        <w:rPr>
          <w:rFonts w:cs="Times New Roman"/>
          <w:kern w:val="0"/>
        </w:rPr>
        <w:tab/>
      </w:r>
      <w:r>
        <w:rPr>
          <w:rFonts w:cs="Times New Roman"/>
          <w:kern w:val="0"/>
        </w:rPr>
        <w:tab/>
      </w:r>
      <w:r>
        <w:rPr>
          <w:rFonts w:cs="Times New Roman"/>
          <w:kern w:val="0"/>
        </w:rPr>
        <w:t>王岩</w:t>
      </w:r>
      <w:r>
        <w:rPr>
          <w:rFonts w:cs="Times New Roman"/>
          <w:kern w:val="0"/>
        </w:rPr>
        <w:t xml:space="preserve">, </w:t>
      </w:r>
      <w:r>
        <w:rPr>
          <w:rFonts w:cs="Times New Roman"/>
          <w:kern w:val="0"/>
        </w:rPr>
        <w:t>尹海丽</w:t>
      </w:r>
      <w:r>
        <w:rPr>
          <w:rFonts w:cs="Times New Roman"/>
          <w:kern w:val="0"/>
        </w:rPr>
        <w:t xml:space="preserve">, </w:t>
      </w:r>
      <w:r>
        <w:rPr>
          <w:rFonts w:cs="Times New Roman"/>
          <w:kern w:val="0"/>
        </w:rPr>
        <w:t>窦在祥</w:t>
      </w:r>
      <w:r>
        <w:rPr>
          <w:rFonts w:cs="Times New Roman"/>
          <w:kern w:val="0"/>
        </w:rPr>
        <w:t xml:space="preserve">. </w:t>
      </w:r>
      <w:r>
        <w:rPr>
          <w:rFonts w:cs="Times New Roman"/>
          <w:kern w:val="0"/>
        </w:rPr>
        <w:t>蒙特卡罗方法应用研究</w:t>
      </w:r>
      <w:r>
        <w:rPr>
          <w:rFonts w:cs="Times New Roman"/>
          <w:kern w:val="0"/>
        </w:rPr>
        <w:t xml:space="preserve">[J]. </w:t>
      </w:r>
      <w:r>
        <w:rPr>
          <w:rFonts w:cs="Times New Roman"/>
          <w:kern w:val="0"/>
        </w:rPr>
        <w:t>青岛理工大学学报</w:t>
      </w:r>
      <w:r>
        <w:rPr>
          <w:rFonts w:cs="Times New Roman"/>
          <w:kern w:val="0"/>
        </w:rPr>
        <w:t>, 2006, 27(2): 111-113.</w:t>
      </w:r>
    </w:p>
    <w:p w:rsidR="00F041A5" w:rsidRDefault="00000000">
      <w:pPr>
        <w:pStyle w:val="12"/>
        <w:ind w:firstLine="480"/>
        <w:rPr>
          <w:rFonts w:cs="Times New Roman"/>
          <w:kern w:val="0"/>
        </w:rPr>
      </w:pPr>
      <w:r>
        <w:rPr>
          <w:rFonts w:cs="Times New Roman"/>
          <w:kern w:val="0"/>
        </w:rPr>
        <w:t>[6]</w:t>
      </w:r>
      <w:r>
        <w:rPr>
          <w:rFonts w:cs="Times New Roman"/>
          <w:kern w:val="0"/>
        </w:rPr>
        <w:tab/>
      </w:r>
      <w:r>
        <w:rPr>
          <w:rFonts w:cs="Times New Roman"/>
          <w:kern w:val="0"/>
        </w:rPr>
        <w:tab/>
      </w:r>
      <w:r>
        <w:rPr>
          <w:rFonts w:cs="Times New Roman"/>
          <w:kern w:val="0"/>
        </w:rPr>
        <w:t>王俊峰</w:t>
      </w:r>
      <w:r>
        <w:rPr>
          <w:rFonts w:cs="Times New Roman"/>
          <w:kern w:val="0"/>
        </w:rPr>
        <w:t xml:space="preserve">. </w:t>
      </w:r>
      <w:r>
        <w:rPr>
          <w:rFonts w:cs="Times New Roman"/>
          <w:kern w:val="0"/>
        </w:rPr>
        <w:t>逾渗模型的蒙特卡罗研究</w:t>
      </w:r>
      <w:r>
        <w:rPr>
          <w:rFonts w:cs="Times New Roman"/>
          <w:kern w:val="0"/>
        </w:rPr>
        <w:t xml:space="preserve">[D]. </w:t>
      </w:r>
      <w:r>
        <w:rPr>
          <w:rFonts w:cs="Times New Roman"/>
          <w:kern w:val="0"/>
        </w:rPr>
        <w:t>合肥</w:t>
      </w:r>
      <w:r>
        <w:rPr>
          <w:rFonts w:cs="Times New Roman"/>
          <w:kern w:val="0"/>
        </w:rPr>
        <w:t xml:space="preserve">: </w:t>
      </w:r>
      <w:r>
        <w:rPr>
          <w:rFonts w:cs="Times New Roman"/>
          <w:kern w:val="0"/>
        </w:rPr>
        <w:t>中国科学技术大学</w:t>
      </w:r>
      <w:r>
        <w:rPr>
          <w:rFonts w:cs="Times New Roman"/>
          <w:kern w:val="0"/>
        </w:rPr>
        <w:t>, 2013.</w:t>
      </w:r>
    </w:p>
    <w:p w:rsidR="00F041A5" w:rsidRDefault="00000000">
      <w:pPr>
        <w:pStyle w:val="12"/>
        <w:ind w:firstLine="480"/>
        <w:rPr>
          <w:rFonts w:cs="Times New Roman"/>
          <w:kern w:val="0"/>
        </w:rPr>
      </w:pPr>
      <w:r>
        <w:rPr>
          <w:rFonts w:cs="Times New Roman"/>
          <w:kern w:val="0"/>
        </w:rPr>
        <w:t>[7]</w:t>
      </w:r>
      <w:r>
        <w:rPr>
          <w:rFonts w:cs="Times New Roman"/>
          <w:kern w:val="0"/>
        </w:rPr>
        <w:tab/>
      </w:r>
      <w:r>
        <w:rPr>
          <w:rFonts w:cs="Times New Roman"/>
          <w:kern w:val="0"/>
        </w:rPr>
        <w:tab/>
      </w:r>
      <w:r>
        <w:rPr>
          <w:rFonts w:cs="Times New Roman"/>
          <w:kern w:val="0"/>
        </w:rPr>
        <w:t>应和平</w:t>
      </w:r>
      <w:r>
        <w:rPr>
          <w:rFonts w:cs="Times New Roman"/>
          <w:kern w:val="0"/>
        </w:rPr>
        <w:t xml:space="preserve">, </w:t>
      </w:r>
      <w:r>
        <w:rPr>
          <w:rFonts w:cs="Times New Roman"/>
          <w:kern w:val="0"/>
        </w:rPr>
        <w:t>董绍静</w:t>
      </w:r>
      <w:r>
        <w:rPr>
          <w:rFonts w:cs="Times New Roman"/>
          <w:kern w:val="0"/>
        </w:rPr>
        <w:t xml:space="preserve">, </w:t>
      </w:r>
      <w:r>
        <w:rPr>
          <w:rFonts w:cs="Times New Roman"/>
          <w:kern w:val="0"/>
        </w:rPr>
        <w:t>杨清健</w:t>
      </w:r>
      <w:r>
        <w:rPr>
          <w:rFonts w:cs="Times New Roman"/>
          <w:kern w:val="0"/>
        </w:rPr>
        <w:t xml:space="preserve">. </w:t>
      </w:r>
      <w:r>
        <w:rPr>
          <w:rFonts w:cs="Times New Roman"/>
          <w:kern w:val="0"/>
        </w:rPr>
        <w:t>二维</w:t>
      </w:r>
      <w:r>
        <w:rPr>
          <w:rFonts w:cs="Times New Roman"/>
          <w:kern w:val="0"/>
        </w:rPr>
        <w:t xml:space="preserve"> Spin Glass </w:t>
      </w:r>
      <w:r>
        <w:rPr>
          <w:rFonts w:cs="Times New Roman"/>
          <w:kern w:val="0"/>
        </w:rPr>
        <w:t>系统</w:t>
      </w:r>
      <w:r>
        <w:rPr>
          <w:rFonts w:cs="Times New Roman"/>
          <w:kern w:val="0"/>
        </w:rPr>
        <w:t>——</w:t>
      </w:r>
      <w:r>
        <w:rPr>
          <w:rFonts w:cs="Times New Roman"/>
          <w:kern w:val="0"/>
        </w:rPr>
        <w:t>随机格点</w:t>
      </w:r>
      <w:r>
        <w:rPr>
          <w:rFonts w:cs="Times New Roman"/>
          <w:kern w:val="0"/>
        </w:rPr>
        <w:t xml:space="preserve"> SO (3) </w:t>
      </w:r>
      <w:r>
        <w:rPr>
          <w:rFonts w:cs="Times New Roman"/>
          <w:kern w:val="0"/>
        </w:rPr>
        <w:t>自旋模型的</w:t>
      </w:r>
      <w:r>
        <w:rPr>
          <w:rFonts w:cs="Times New Roman"/>
          <w:kern w:val="0"/>
        </w:rPr>
        <w:t xml:space="preserve"> Monte Carlo </w:t>
      </w:r>
      <w:r>
        <w:rPr>
          <w:rFonts w:cs="Times New Roman"/>
          <w:kern w:val="0"/>
        </w:rPr>
        <w:t>模拟</w:t>
      </w:r>
      <w:r>
        <w:rPr>
          <w:rFonts w:cs="Times New Roman"/>
          <w:kern w:val="0"/>
        </w:rPr>
        <w:t xml:space="preserve">[J]. </w:t>
      </w:r>
      <w:r>
        <w:rPr>
          <w:rFonts w:cs="Times New Roman"/>
          <w:kern w:val="0"/>
        </w:rPr>
        <w:t>计算物理</w:t>
      </w:r>
      <w:r>
        <w:rPr>
          <w:rFonts w:cs="Times New Roman"/>
          <w:kern w:val="0"/>
        </w:rPr>
        <w:t>, 1988, 5(1): 107.</w:t>
      </w:r>
    </w:p>
    <w:p w:rsidR="00F041A5" w:rsidRDefault="00000000">
      <w:pPr>
        <w:pStyle w:val="12"/>
        <w:ind w:firstLine="480"/>
        <w:rPr>
          <w:rFonts w:cs="Times New Roman"/>
          <w:kern w:val="0"/>
        </w:rPr>
      </w:pPr>
      <w:r>
        <w:rPr>
          <w:rFonts w:cs="Times New Roman"/>
          <w:kern w:val="0"/>
        </w:rPr>
        <w:t>[8]</w:t>
      </w:r>
      <w:r>
        <w:rPr>
          <w:rFonts w:cs="Times New Roman"/>
          <w:kern w:val="0"/>
        </w:rPr>
        <w:tab/>
      </w:r>
      <w:r>
        <w:rPr>
          <w:rFonts w:cs="Times New Roman"/>
          <w:kern w:val="0"/>
        </w:rPr>
        <w:tab/>
      </w:r>
      <w:r>
        <w:rPr>
          <w:rFonts w:cs="Times New Roman"/>
          <w:kern w:val="0"/>
        </w:rPr>
        <w:t>朱新玲</w:t>
      </w:r>
      <w:r>
        <w:rPr>
          <w:rFonts w:cs="Times New Roman"/>
          <w:kern w:val="0"/>
        </w:rPr>
        <w:t xml:space="preserve">. </w:t>
      </w:r>
      <w:r>
        <w:rPr>
          <w:rFonts w:cs="Times New Roman"/>
          <w:kern w:val="0"/>
        </w:rPr>
        <w:t>马尔科夫链蒙特卡罗方法研究综述</w:t>
      </w:r>
      <w:r>
        <w:rPr>
          <w:rFonts w:cs="Times New Roman"/>
          <w:kern w:val="0"/>
        </w:rPr>
        <w:t xml:space="preserve">[J]. </w:t>
      </w:r>
      <w:r>
        <w:rPr>
          <w:rFonts w:cs="Times New Roman"/>
          <w:kern w:val="0"/>
        </w:rPr>
        <w:t>统计与决策</w:t>
      </w:r>
      <w:r>
        <w:rPr>
          <w:rFonts w:cs="Times New Roman"/>
          <w:kern w:val="0"/>
        </w:rPr>
        <w:t>, 2009(21): 151-153.</w:t>
      </w:r>
    </w:p>
    <w:p w:rsidR="00F041A5" w:rsidRDefault="00000000">
      <w:pPr>
        <w:pStyle w:val="12"/>
        <w:ind w:firstLine="480"/>
        <w:rPr>
          <w:rFonts w:cs="Times New Roman"/>
          <w:kern w:val="0"/>
        </w:rPr>
      </w:pPr>
      <w:r>
        <w:rPr>
          <w:rFonts w:cs="Times New Roman"/>
          <w:kern w:val="0"/>
        </w:rPr>
        <w:t>[9]</w:t>
      </w:r>
      <w:r>
        <w:rPr>
          <w:rFonts w:cs="Times New Roman"/>
          <w:kern w:val="0"/>
        </w:rPr>
        <w:tab/>
        <w:t xml:space="preserve"> </w:t>
      </w:r>
      <w:r>
        <w:rPr>
          <w:rFonts w:cs="Times New Roman"/>
          <w:kern w:val="0"/>
        </w:rPr>
        <w:tab/>
      </w:r>
      <w:r>
        <w:rPr>
          <w:rFonts w:cs="Times New Roman"/>
          <w:kern w:val="0"/>
        </w:rPr>
        <w:t>李长隆</w:t>
      </w:r>
      <w:r>
        <w:rPr>
          <w:rFonts w:cs="Times New Roman"/>
          <w:kern w:val="0"/>
        </w:rPr>
        <w:t xml:space="preserve">, </w:t>
      </w:r>
      <w:r>
        <w:rPr>
          <w:rFonts w:cs="Times New Roman"/>
          <w:kern w:val="0"/>
        </w:rPr>
        <w:t>钮可</w:t>
      </w:r>
      <w:r>
        <w:rPr>
          <w:rFonts w:cs="Times New Roman"/>
          <w:kern w:val="0"/>
        </w:rPr>
        <w:t xml:space="preserve">. </w:t>
      </w:r>
      <w:r>
        <w:rPr>
          <w:rFonts w:cs="Times New Roman"/>
          <w:kern w:val="0"/>
        </w:rPr>
        <w:t>马尔科夫链蒙特卡罗方法浅析</w:t>
      </w:r>
      <w:r>
        <w:rPr>
          <w:rFonts w:cs="Times New Roman"/>
          <w:kern w:val="0"/>
        </w:rPr>
        <w:t xml:space="preserve">[J]. </w:t>
      </w:r>
      <w:r>
        <w:rPr>
          <w:rFonts w:cs="Times New Roman"/>
          <w:kern w:val="0"/>
        </w:rPr>
        <w:t>黑龙江科技信息</w:t>
      </w:r>
      <w:r>
        <w:rPr>
          <w:rFonts w:cs="Times New Roman"/>
          <w:kern w:val="0"/>
        </w:rPr>
        <w:t>, 2016(26): 48-48.</w:t>
      </w:r>
    </w:p>
    <w:p w:rsidR="00F041A5" w:rsidRDefault="00000000">
      <w:pPr>
        <w:pStyle w:val="12"/>
        <w:ind w:firstLine="480"/>
        <w:rPr>
          <w:rFonts w:cs="Times New Roman"/>
          <w:kern w:val="0"/>
        </w:rPr>
      </w:pPr>
      <w:r>
        <w:rPr>
          <w:rFonts w:cs="Times New Roman"/>
          <w:kern w:val="0"/>
        </w:rPr>
        <w:t>[10]</w:t>
      </w:r>
      <w:r>
        <w:rPr>
          <w:rFonts w:cs="Times New Roman"/>
          <w:kern w:val="0"/>
        </w:rPr>
        <w:tab/>
      </w:r>
      <w:r>
        <w:rPr>
          <w:rFonts w:cs="Times New Roman"/>
          <w:kern w:val="0"/>
        </w:rPr>
        <w:t>郭茂祖</w:t>
      </w:r>
      <w:r>
        <w:rPr>
          <w:rFonts w:cs="Times New Roman"/>
          <w:kern w:val="0"/>
        </w:rPr>
        <w:t xml:space="preserve">, </w:t>
      </w:r>
      <w:r>
        <w:rPr>
          <w:rFonts w:cs="Times New Roman"/>
          <w:kern w:val="0"/>
        </w:rPr>
        <w:t>王亚东</w:t>
      </w:r>
      <w:r>
        <w:rPr>
          <w:rFonts w:cs="Times New Roman"/>
          <w:kern w:val="0"/>
        </w:rPr>
        <w:t xml:space="preserve">, </w:t>
      </w:r>
      <w:r>
        <w:rPr>
          <w:rFonts w:cs="Times New Roman"/>
          <w:kern w:val="0"/>
        </w:rPr>
        <w:t>孙华梅</w:t>
      </w:r>
      <w:r>
        <w:rPr>
          <w:rFonts w:cs="Times New Roman"/>
          <w:kern w:val="0"/>
        </w:rPr>
        <w:t xml:space="preserve">, </w:t>
      </w:r>
      <w:r>
        <w:rPr>
          <w:rFonts w:cs="Times New Roman"/>
          <w:kern w:val="0"/>
        </w:rPr>
        <w:t>等</w:t>
      </w:r>
      <w:r>
        <w:rPr>
          <w:rFonts w:cs="Times New Roman"/>
          <w:kern w:val="0"/>
        </w:rPr>
        <w:t xml:space="preserve">. </w:t>
      </w:r>
      <w:r>
        <w:rPr>
          <w:rFonts w:cs="Times New Roman"/>
          <w:kern w:val="0"/>
        </w:rPr>
        <w:t>基于</w:t>
      </w:r>
      <w:r>
        <w:rPr>
          <w:rFonts w:cs="Times New Roman"/>
          <w:kern w:val="0"/>
        </w:rPr>
        <w:t xml:space="preserve"> Metropolis </w:t>
      </w:r>
      <w:r>
        <w:rPr>
          <w:rFonts w:cs="Times New Roman"/>
          <w:kern w:val="0"/>
        </w:rPr>
        <w:t>准则的</w:t>
      </w:r>
      <w:r>
        <w:rPr>
          <w:rFonts w:cs="Times New Roman"/>
          <w:kern w:val="0"/>
        </w:rPr>
        <w:t xml:space="preserve"> Q-</w:t>
      </w:r>
      <w:r>
        <w:rPr>
          <w:rFonts w:cs="Times New Roman"/>
          <w:kern w:val="0"/>
        </w:rPr>
        <w:t>学习算法研究</w:t>
      </w:r>
      <w:r>
        <w:rPr>
          <w:rFonts w:cs="Times New Roman"/>
          <w:kern w:val="0"/>
        </w:rPr>
        <w:t xml:space="preserve">[J]. </w:t>
      </w:r>
      <w:r>
        <w:rPr>
          <w:rFonts w:cs="Times New Roman"/>
          <w:kern w:val="0"/>
        </w:rPr>
        <w:t>计算机研究与发展</w:t>
      </w:r>
      <w:r>
        <w:rPr>
          <w:rFonts w:cs="Times New Roman"/>
          <w:kern w:val="0"/>
        </w:rPr>
        <w:t>, 2002, 39(6): 684-688.</w:t>
      </w:r>
    </w:p>
    <w:p w:rsidR="00F041A5" w:rsidRDefault="00000000">
      <w:pPr>
        <w:pStyle w:val="12"/>
        <w:ind w:firstLine="480"/>
        <w:rPr>
          <w:rFonts w:cs="Times New Roman"/>
          <w:kern w:val="0"/>
        </w:rPr>
      </w:pPr>
      <w:r>
        <w:rPr>
          <w:rFonts w:cs="Times New Roman"/>
          <w:kern w:val="0"/>
        </w:rPr>
        <w:t>[11]</w:t>
      </w:r>
      <w:r>
        <w:rPr>
          <w:rFonts w:cs="Times New Roman"/>
          <w:kern w:val="0"/>
        </w:rPr>
        <w:tab/>
      </w:r>
      <w:r>
        <w:rPr>
          <w:rFonts w:cs="Times New Roman"/>
          <w:kern w:val="0"/>
        </w:rPr>
        <w:t>李晓寒</w:t>
      </w:r>
      <w:r>
        <w:rPr>
          <w:rFonts w:cs="Times New Roman"/>
          <w:kern w:val="0"/>
        </w:rPr>
        <w:t xml:space="preserve">, </w:t>
      </w:r>
      <w:r>
        <w:rPr>
          <w:rFonts w:cs="Times New Roman"/>
          <w:kern w:val="0"/>
        </w:rPr>
        <w:t>王宗笠</w:t>
      </w:r>
      <w:r>
        <w:rPr>
          <w:rFonts w:cs="Times New Roman"/>
          <w:kern w:val="0"/>
        </w:rPr>
        <w:t xml:space="preserve">, </w:t>
      </w:r>
      <w:r>
        <w:rPr>
          <w:rFonts w:cs="Times New Roman"/>
          <w:kern w:val="0"/>
        </w:rPr>
        <w:t>宁旭</w:t>
      </w:r>
      <w:r>
        <w:rPr>
          <w:rFonts w:cs="Times New Roman"/>
          <w:kern w:val="0"/>
        </w:rPr>
        <w:t xml:space="preserve">. </w:t>
      </w:r>
      <w:r>
        <w:rPr>
          <w:rFonts w:cs="Times New Roman"/>
          <w:kern w:val="0"/>
        </w:rPr>
        <w:t>二维</w:t>
      </w:r>
      <w:r>
        <w:rPr>
          <w:rFonts w:cs="Times New Roman"/>
          <w:kern w:val="0"/>
        </w:rPr>
        <w:t xml:space="preserve"> Ising </w:t>
      </w:r>
      <w:r>
        <w:rPr>
          <w:rFonts w:cs="Times New Roman"/>
          <w:kern w:val="0"/>
        </w:rPr>
        <w:t>模型临界相变的</w:t>
      </w:r>
      <w:r>
        <w:rPr>
          <w:rFonts w:cs="Times New Roman"/>
          <w:kern w:val="0"/>
        </w:rPr>
        <w:t xml:space="preserve"> Monte-Carlo </w:t>
      </w:r>
      <w:r>
        <w:rPr>
          <w:rFonts w:cs="Times New Roman"/>
          <w:kern w:val="0"/>
        </w:rPr>
        <w:t>数值模拟</w:t>
      </w:r>
      <w:r>
        <w:rPr>
          <w:rFonts w:cs="Times New Roman"/>
          <w:kern w:val="0"/>
        </w:rPr>
        <w:t xml:space="preserve">[J]. </w:t>
      </w:r>
      <w:r>
        <w:rPr>
          <w:rFonts w:cs="Times New Roman"/>
          <w:kern w:val="0"/>
        </w:rPr>
        <w:t>安徽大学学报</w:t>
      </w:r>
      <w:r>
        <w:rPr>
          <w:rFonts w:cs="Times New Roman"/>
          <w:kern w:val="0"/>
        </w:rPr>
        <w:t xml:space="preserve">: </w:t>
      </w:r>
      <w:r>
        <w:rPr>
          <w:rFonts w:cs="Times New Roman"/>
          <w:kern w:val="0"/>
        </w:rPr>
        <w:t>自然科学版</w:t>
      </w:r>
      <w:r>
        <w:rPr>
          <w:rFonts w:cs="Times New Roman"/>
          <w:kern w:val="0"/>
        </w:rPr>
        <w:t>, 2008, 32(3): 56-59.</w:t>
      </w:r>
    </w:p>
    <w:p w:rsidR="00F041A5" w:rsidRDefault="00000000">
      <w:pPr>
        <w:pStyle w:val="12"/>
        <w:ind w:firstLine="480"/>
        <w:rPr>
          <w:rFonts w:cs="Times New Roman"/>
          <w:kern w:val="0"/>
        </w:rPr>
      </w:pPr>
      <w:r>
        <w:rPr>
          <w:rFonts w:cs="Times New Roman"/>
          <w:kern w:val="0"/>
        </w:rPr>
        <w:t>[12]</w:t>
      </w:r>
      <w:r>
        <w:rPr>
          <w:rFonts w:cs="Times New Roman"/>
          <w:kern w:val="0"/>
        </w:rPr>
        <w:tab/>
      </w:r>
      <w:r>
        <w:rPr>
          <w:rFonts w:cs="Times New Roman"/>
          <w:kern w:val="0"/>
        </w:rPr>
        <w:t>王松松</w:t>
      </w:r>
      <w:r>
        <w:rPr>
          <w:rFonts w:cs="Times New Roman"/>
          <w:kern w:val="0"/>
        </w:rPr>
        <w:t xml:space="preserve">. Monte Carlo </w:t>
      </w:r>
      <w:r>
        <w:rPr>
          <w:rFonts w:cs="Times New Roman"/>
          <w:kern w:val="0"/>
        </w:rPr>
        <w:t>方法研究点随机集团模型的渗流</w:t>
      </w:r>
      <w:r>
        <w:rPr>
          <w:rFonts w:cs="Times New Roman"/>
          <w:kern w:val="0"/>
        </w:rPr>
        <w:t xml:space="preserve">[D]. </w:t>
      </w:r>
      <w:r>
        <w:rPr>
          <w:rFonts w:cs="Times New Roman"/>
          <w:kern w:val="0"/>
        </w:rPr>
        <w:t>太原理工大学</w:t>
      </w:r>
      <w:r>
        <w:rPr>
          <w:rFonts w:cs="Times New Roman"/>
          <w:kern w:val="0"/>
        </w:rPr>
        <w:t>, 2016.</w:t>
      </w:r>
    </w:p>
    <w:p w:rsidR="00F041A5" w:rsidRDefault="00000000">
      <w:pPr>
        <w:pStyle w:val="12"/>
        <w:ind w:firstLine="480"/>
        <w:rPr>
          <w:rFonts w:cs="Times New Roman"/>
          <w:kern w:val="0"/>
        </w:rPr>
      </w:pPr>
      <w:r>
        <w:rPr>
          <w:rFonts w:cs="Times New Roman"/>
          <w:kern w:val="0"/>
        </w:rPr>
        <w:t>[13]</w:t>
      </w:r>
      <w:r>
        <w:rPr>
          <w:rFonts w:cs="Times New Roman"/>
          <w:kern w:val="0"/>
        </w:rPr>
        <w:tab/>
      </w:r>
      <w:r>
        <w:rPr>
          <w:rFonts w:cs="Times New Roman"/>
          <w:kern w:val="0"/>
        </w:rPr>
        <w:t>刘会平</w:t>
      </w:r>
      <w:r>
        <w:rPr>
          <w:rFonts w:cs="Times New Roman"/>
          <w:kern w:val="0"/>
        </w:rPr>
        <w:t xml:space="preserve">. </w:t>
      </w:r>
      <w:r>
        <w:rPr>
          <w:rFonts w:cs="Times New Roman"/>
          <w:kern w:val="0"/>
        </w:rPr>
        <w:t>低维受限系统热力学</w:t>
      </w:r>
      <w:r>
        <w:rPr>
          <w:rFonts w:cs="Times New Roman"/>
          <w:kern w:val="0"/>
        </w:rPr>
        <w:t xml:space="preserve">, </w:t>
      </w:r>
      <w:r>
        <w:rPr>
          <w:rFonts w:cs="Times New Roman"/>
          <w:kern w:val="0"/>
        </w:rPr>
        <w:t>相变和临界现象的研究</w:t>
      </w:r>
      <w:r>
        <w:rPr>
          <w:rFonts w:cs="Times New Roman"/>
          <w:kern w:val="0"/>
        </w:rPr>
        <w:t xml:space="preserve">[D]. </w:t>
      </w:r>
      <w:r>
        <w:rPr>
          <w:rFonts w:cs="Times New Roman"/>
          <w:kern w:val="0"/>
        </w:rPr>
        <w:t>华中科技大学</w:t>
      </w:r>
      <w:r>
        <w:rPr>
          <w:rFonts w:cs="Times New Roman"/>
          <w:kern w:val="0"/>
        </w:rPr>
        <w:t>, 2006.</w:t>
      </w:r>
    </w:p>
    <w:p w:rsidR="00F041A5" w:rsidRDefault="00000000">
      <w:pPr>
        <w:pStyle w:val="12"/>
        <w:ind w:firstLine="480"/>
        <w:rPr>
          <w:rFonts w:cs="Times New Roman"/>
          <w:kern w:val="0"/>
        </w:rPr>
      </w:pPr>
      <w:r>
        <w:rPr>
          <w:rFonts w:cs="Times New Roman"/>
          <w:kern w:val="0"/>
        </w:rPr>
        <w:t>[14]</w:t>
      </w:r>
      <w:r>
        <w:rPr>
          <w:rFonts w:cs="Times New Roman"/>
          <w:kern w:val="0"/>
        </w:rPr>
        <w:tab/>
      </w:r>
      <w:r>
        <w:rPr>
          <w:rFonts w:cs="Times New Roman"/>
          <w:kern w:val="0"/>
        </w:rPr>
        <w:t>冯乐</w:t>
      </w:r>
      <w:r>
        <w:rPr>
          <w:rFonts w:cs="Times New Roman"/>
          <w:kern w:val="0"/>
        </w:rPr>
        <w:t xml:space="preserve">. </w:t>
      </w:r>
      <w:r>
        <w:rPr>
          <w:rFonts w:cs="Times New Roman"/>
          <w:kern w:val="0"/>
        </w:rPr>
        <w:t>蒙特卡罗方法研究含集团权重伊辛模型和玻色</w:t>
      </w:r>
      <w:r>
        <w:rPr>
          <w:rFonts w:cs="Times New Roman"/>
          <w:kern w:val="0"/>
        </w:rPr>
        <w:t>—</w:t>
      </w:r>
      <w:r>
        <w:rPr>
          <w:rFonts w:cs="Times New Roman"/>
          <w:kern w:val="0"/>
        </w:rPr>
        <w:t>哈伯德模型</w:t>
      </w:r>
      <w:r>
        <w:rPr>
          <w:rFonts w:cs="Times New Roman"/>
          <w:kern w:val="0"/>
        </w:rPr>
        <w:t xml:space="preserve">: </w:t>
      </w:r>
      <w:r>
        <w:rPr>
          <w:rFonts w:cs="Times New Roman"/>
          <w:kern w:val="0"/>
        </w:rPr>
        <w:t>相变和超固体</w:t>
      </w:r>
      <w:r>
        <w:rPr>
          <w:rFonts w:cs="Times New Roman"/>
          <w:kern w:val="0"/>
        </w:rPr>
        <w:t xml:space="preserve">[D]. </w:t>
      </w:r>
      <w:r>
        <w:rPr>
          <w:rFonts w:cs="Times New Roman"/>
          <w:kern w:val="0"/>
        </w:rPr>
        <w:t>太原理工大学</w:t>
      </w:r>
      <w:r>
        <w:rPr>
          <w:rFonts w:cs="Times New Roman"/>
          <w:kern w:val="0"/>
        </w:rPr>
        <w:t>, 2017.</w:t>
      </w:r>
    </w:p>
    <w:p w:rsidR="00F041A5" w:rsidRDefault="00000000">
      <w:pPr>
        <w:pStyle w:val="12"/>
        <w:ind w:firstLine="480"/>
        <w:rPr>
          <w:rFonts w:cs="Times New Roman"/>
          <w:kern w:val="0"/>
        </w:rPr>
      </w:pPr>
      <w:r>
        <w:rPr>
          <w:rFonts w:cs="Times New Roman"/>
          <w:kern w:val="0"/>
        </w:rPr>
        <w:t>[15]</w:t>
      </w:r>
      <w:r>
        <w:rPr>
          <w:rFonts w:cs="Times New Roman"/>
          <w:kern w:val="0"/>
        </w:rPr>
        <w:tab/>
        <w:t xml:space="preserve">Hellmann M, Deng Y, Weiss M, et al. Phase transition of a two-dimensional, multiplicatively coupled </w:t>
      </w:r>
      <w:r>
        <w:rPr>
          <w:rFonts w:cs="Times New Roman"/>
          <w:i/>
          <w:iCs/>
          <w:kern w:val="0"/>
        </w:rPr>
        <w:t>XY</w:t>
      </w:r>
      <w:r>
        <w:rPr>
          <w:rFonts w:cs="Times New Roman"/>
          <w:kern w:val="0"/>
        </w:rPr>
        <w:t xml:space="preserve"> –Potts model[J]. Journal of Physics A: Mathematical and Theoretical, 2009, 42(22): 225001.</w:t>
      </w:r>
    </w:p>
    <w:p w:rsidR="00F041A5" w:rsidRDefault="00000000">
      <w:pPr>
        <w:pStyle w:val="12"/>
        <w:ind w:firstLine="480"/>
        <w:rPr>
          <w:rFonts w:cs="Times New Roman"/>
          <w:kern w:val="0"/>
        </w:rPr>
      </w:pPr>
      <w:r>
        <w:rPr>
          <w:rFonts w:cs="Times New Roman"/>
          <w:kern w:val="0"/>
        </w:rPr>
        <w:t>[16]</w:t>
      </w:r>
      <w:r>
        <w:rPr>
          <w:rFonts w:cs="Times New Roman"/>
          <w:kern w:val="0"/>
        </w:rPr>
        <w:tab/>
        <w:t>Henley C L. Ordering due to disorder in a frustrated vector antiferromagnet[J]. Physical Review Letters, 1989, 62(17): 2056-2059.</w:t>
      </w:r>
    </w:p>
    <w:p w:rsidR="00F041A5" w:rsidRDefault="00000000">
      <w:pPr>
        <w:pStyle w:val="12"/>
        <w:ind w:firstLine="480"/>
        <w:rPr>
          <w:rFonts w:cs="Times New Roman"/>
          <w:kern w:val="0"/>
        </w:rPr>
      </w:pPr>
      <w:r>
        <w:rPr>
          <w:rFonts w:cs="Times New Roman"/>
          <w:kern w:val="0"/>
        </w:rPr>
        <w:lastRenderedPageBreak/>
        <w:t>[17]</w:t>
      </w:r>
      <w:r>
        <w:rPr>
          <w:rFonts w:cs="Times New Roman"/>
          <w:kern w:val="0"/>
        </w:rPr>
        <w:tab/>
        <w:t>Nguyen H C, Zecchina R, Berg J. Inverse statistical problems: from the inverse Ising problem to data science[J]. Advances in Physics, 2017, 66(3): 197-261.</w:t>
      </w:r>
    </w:p>
    <w:p w:rsidR="00F041A5" w:rsidRDefault="00000000">
      <w:pPr>
        <w:pStyle w:val="12"/>
        <w:ind w:firstLine="480"/>
        <w:rPr>
          <w:rFonts w:cs="Times New Roman"/>
          <w:kern w:val="0"/>
        </w:rPr>
      </w:pPr>
      <w:r>
        <w:rPr>
          <w:rFonts w:cs="Times New Roman"/>
          <w:kern w:val="0"/>
        </w:rPr>
        <w:t>[18]</w:t>
      </w:r>
      <w:r>
        <w:rPr>
          <w:rFonts w:cs="Times New Roman"/>
          <w:kern w:val="0"/>
        </w:rPr>
        <w:tab/>
        <w:t>Efthymiou S, Beach M J S, Melko R G. Super-resolving the Ising model with convolutional neural networks[J]. Physical Review B, 2019, 99(7): 075113.</w:t>
      </w:r>
    </w:p>
    <w:p w:rsidR="00F041A5" w:rsidRDefault="00000000">
      <w:pPr>
        <w:pStyle w:val="12"/>
        <w:ind w:firstLine="480"/>
        <w:rPr>
          <w:rFonts w:cs="Times New Roman"/>
          <w:kern w:val="0"/>
        </w:rPr>
      </w:pPr>
      <w:r>
        <w:rPr>
          <w:rFonts w:cs="Times New Roman"/>
          <w:kern w:val="0"/>
        </w:rPr>
        <w:t>[19]</w:t>
      </w:r>
      <w:r>
        <w:rPr>
          <w:rFonts w:cs="Times New Roman"/>
          <w:kern w:val="0"/>
        </w:rPr>
        <w:tab/>
        <w:t>Wetzel S J. Unsupervised learning of phase transitions: From principal component analysis to variational autoencoders[J]. Physical Review E, 2017, 96(2): 022140.</w:t>
      </w:r>
    </w:p>
    <w:p w:rsidR="00F041A5" w:rsidRDefault="00000000">
      <w:pPr>
        <w:pStyle w:val="12"/>
        <w:ind w:firstLine="480"/>
        <w:rPr>
          <w:rFonts w:cs="Times New Roman"/>
          <w:kern w:val="0"/>
        </w:rPr>
      </w:pPr>
      <w:r>
        <w:rPr>
          <w:rFonts w:cs="Times New Roman"/>
          <w:kern w:val="0"/>
        </w:rPr>
        <w:t>[20]</w:t>
      </w:r>
      <w:r>
        <w:rPr>
          <w:rFonts w:cs="Times New Roman"/>
          <w:kern w:val="0"/>
        </w:rPr>
        <w:tab/>
        <w:t>Long J, Shelhamer E, Darrell T. Fully Convolutional Networks for Semantic Segmentation[C]//Proceedings of the IEEE Conference on Computer Vision and Pattern Recognition. 2015: 3431-3440.</w:t>
      </w:r>
    </w:p>
    <w:p w:rsidR="00F041A5" w:rsidRDefault="00000000">
      <w:pPr>
        <w:pStyle w:val="12"/>
        <w:ind w:firstLine="480"/>
        <w:rPr>
          <w:rFonts w:cs="Times New Roman"/>
          <w:kern w:val="0"/>
        </w:rPr>
      </w:pPr>
      <w:r>
        <w:rPr>
          <w:rFonts w:cs="Times New Roman"/>
          <w:kern w:val="0"/>
        </w:rPr>
        <w:t>[21]</w:t>
      </w:r>
      <w:r>
        <w:rPr>
          <w:rFonts w:cs="Times New Roman"/>
          <w:kern w:val="0"/>
        </w:rPr>
        <w:tab/>
        <w:t>Krizhevsky A, Sutskever I, Hinton G E. ImageNet classification with deep convolutional neural networks[J]. Communications of the ACM, 2017, 60(6): 84-90.</w:t>
      </w:r>
    </w:p>
    <w:p w:rsidR="00F041A5" w:rsidRDefault="00000000">
      <w:pPr>
        <w:pStyle w:val="12"/>
        <w:ind w:firstLine="480"/>
        <w:rPr>
          <w:rFonts w:cs="Times New Roman"/>
          <w:kern w:val="0"/>
        </w:rPr>
      </w:pPr>
      <w:r>
        <w:rPr>
          <w:rFonts w:cs="Times New Roman"/>
          <w:kern w:val="0"/>
        </w:rPr>
        <w:t>[22]</w:t>
      </w:r>
      <w:r>
        <w:rPr>
          <w:rFonts w:cs="Times New Roman"/>
          <w:kern w:val="0"/>
        </w:rPr>
        <w:tab/>
        <w:t>Kingma D P, Welling M. Auto-Encoding Variational Bayes[J]. 2013.</w:t>
      </w:r>
    </w:p>
    <w:p w:rsidR="00F041A5" w:rsidRDefault="00000000">
      <w:pPr>
        <w:pStyle w:val="12"/>
        <w:ind w:firstLine="480"/>
        <w:rPr>
          <w:rFonts w:cs="Times New Roman"/>
          <w:kern w:val="0"/>
        </w:rPr>
      </w:pPr>
      <w:r>
        <w:rPr>
          <w:rFonts w:cs="Times New Roman"/>
          <w:kern w:val="0"/>
        </w:rPr>
        <w:t>[23]</w:t>
      </w:r>
      <w:r>
        <w:rPr>
          <w:rFonts w:cs="Times New Roman"/>
          <w:kern w:val="0"/>
        </w:rPr>
        <w:tab/>
        <w:t>Goodfellow I J, Pouget-Abadie J, Mirza M, et al. Generative Adversarial Networks[M]. arXiv, 2014.</w:t>
      </w:r>
    </w:p>
    <w:p w:rsidR="00F041A5" w:rsidRDefault="00000000">
      <w:pPr>
        <w:pStyle w:val="12"/>
        <w:ind w:firstLine="480"/>
        <w:rPr>
          <w:rFonts w:cs="Times New Roman"/>
          <w:kern w:val="0"/>
        </w:rPr>
      </w:pPr>
      <w:r>
        <w:rPr>
          <w:rFonts w:cs="Times New Roman"/>
          <w:kern w:val="0"/>
        </w:rPr>
        <w:t>[24]</w:t>
      </w:r>
      <w:r>
        <w:rPr>
          <w:rFonts w:cs="Times New Roman"/>
          <w:kern w:val="0"/>
        </w:rPr>
        <w:tab/>
        <w:t>D’Angelo F, Böttcher L. Learning the Ising model with generative neural networks[J]. Physical Review Research, 2020, 2(2): 023266.</w:t>
      </w:r>
    </w:p>
    <w:p w:rsidR="00F041A5" w:rsidRDefault="00000000">
      <w:pPr>
        <w:pStyle w:val="12"/>
        <w:ind w:firstLine="480"/>
        <w:rPr>
          <w:rFonts w:cs="Times New Roman"/>
          <w:kern w:val="0"/>
        </w:rPr>
      </w:pPr>
      <w:r>
        <w:rPr>
          <w:rFonts w:cs="Times New Roman"/>
          <w:kern w:val="0"/>
        </w:rPr>
        <w:t>[25]</w:t>
      </w:r>
      <w:r>
        <w:rPr>
          <w:rFonts w:cs="Times New Roman"/>
          <w:kern w:val="0"/>
        </w:rPr>
        <w:tab/>
        <w:t>Kipf T N, Welling M. Semi-Supervised Classification with Graph Convolutional Networks[J]. arXiv:1609.02907 [cs, stat], 2017.</w:t>
      </w:r>
    </w:p>
    <w:p w:rsidR="00F041A5" w:rsidRDefault="00000000">
      <w:pPr>
        <w:pStyle w:val="12"/>
        <w:ind w:firstLine="480"/>
        <w:rPr>
          <w:rFonts w:cs="Times New Roman"/>
          <w:kern w:val="0"/>
        </w:rPr>
      </w:pPr>
      <w:r>
        <w:rPr>
          <w:rFonts w:cs="Times New Roman"/>
          <w:kern w:val="0"/>
        </w:rPr>
        <w:t>[26]</w:t>
      </w:r>
      <w:r>
        <w:rPr>
          <w:rFonts w:cs="Times New Roman"/>
          <w:kern w:val="0"/>
        </w:rPr>
        <w:tab/>
        <w:t>De Cao N, Kipf T. MolGAN: An implicit generative model for small molecular graphs[J]. arXiv:1805.11973 [cs, stat], 2018.</w:t>
      </w:r>
    </w:p>
    <w:p w:rsidR="00F041A5" w:rsidRDefault="00000000">
      <w:pPr>
        <w:pStyle w:val="12"/>
        <w:ind w:firstLine="480"/>
        <w:rPr>
          <w:rFonts w:cs="Times New Roman"/>
          <w:kern w:val="0"/>
        </w:rPr>
      </w:pPr>
      <w:r>
        <w:rPr>
          <w:rFonts w:cs="Times New Roman"/>
          <w:kern w:val="0"/>
        </w:rPr>
        <w:t>[27]</w:t>
      </w:r>
      <w:r>
        <w:rPr>
          <w:rFonts w:cs="Times New Roman"/>
          <w:kern w:val="0"/>
        </w:rPr>
        <w:tab/>
        <w:t>Kipf T N, Welling M. Variational Graph Auto-Encoders[J]. arXiv:1611.07308 [cs, stat], 2016.</w:t>
      </w:r>
    </w:p>
    <w:p w:rsidR="00F041A5" w:rsidRDefault="00000000">
      <w:pPr>
        <w:pStyle w:val="12"/>
        <w:ind w:firstLine="480"/>
        <w:rPr>
          <w:rFonts w:cs="Times New Roman"/>
          <w:kern w:val="0"/>
        </w:rPr>
      </w:pPr>
      <w:r>
        <w:rPr>
          <w:rFonts w:cs="Times New Roman"/>
          <w:kern w:val="0"/>
        </w:rPr>
        <w:t>[28]</w:t>
      </w:r>
      <w:r>
        <w:rPr>
          <w:rFonts w:cs="Times New Roman"/>
          <w:kern w:val="0"/>
        </w:rPr>
        <w:tab/>
        <w:t>Chandra P, Coleman P, Larkin A I. Ising transition in frustrated Heisenberg models[J]. Physical Review Letters, 1990, 64(1): 88-91.</w:t>
      </w:r>
    </w:p>
    <w:p w:rsidR="00F041A5" w:rsidRDefault="00000000">
      <w:pPr>
        <w:pStyle w:val="12"/>
        <w:ind w:firstLine="480"/>
        <w:rPr>
          <w:rFonts w:cs="Times New Roman"/>
          <w:kern w:val="0"/>
        </w:rPr>
      </w:pPr>
      <w:r>
        <w:rPr>
          <w:rFonts w:cs="Times New Roman"/>
          <w:kern w:val="0"/>
        </w:rPr>
        <w:t>[29]</w:t>
      </w:r>
      <w:r>
        <w:rPr>
          <w:rFonts w:cs="Times New Roman"/>
          <w:kern w:val="0"/>
        </w:rPr>
        <w:tab/>
        <w:t>Zhou J, Cui G, Hu S, et al. Graph neural networks: A review of methods and applications[J]. AI Open, 2020, 1: 57-81.</w:t>
      </w:r>
    </w:p>
    <w:p w:rsidR="00F041A5" w:rsidRDefault="00000000">
      <w:pPr>
        <w:pStyle w:val="12"/>
        <w:ind w:firstLine="480"/>
        <w:rPr>
          <w:rFonts w:cs="Times New Roman"/>
          <w:kern w:val="0"/>
        </w:rPr>
      </w:pPr>
      <w:r>
        <w:rPr>
          <w:rFonts w:cs="Times New Roman"/>
          <w:kern w:val="0"/>
        </w:rPr>
        <w:t>[30]</w:t>
      </w:r>
      <w:r>
        <w:rPr>
          <w:rFonts w:cs="Times New Roman"/>
          <w:kern w:val="0"/>
        </w:rPr>
        <w:tab/>
        <w:t>Waikhom L, Patgiri R. Graph Neural Networks: Methods, Applications, and Opportunities[J]. ArXiv, 2021, abs/2108.10733.</w:t>
      </w:r>
    </w:p>
    <w:p w:rsidR="00F041A5" w:rsidRDefault="00000000">
      <w:pPr>
        <w:pStyle w:val="12"/>
        <w:ind w:firstLine="480"/>
        <w:rPr>
          <w:rFonts w:cs="Times New Roman"/>
          <w:kern w:val="0"/>
        </w:rPr>
      </w:pPr>
      <w:r>
        <w:rPr>
          <w:rFonts w:cs="Times New Roman"/>
          <w:kern w:val="0"/>
        </w:rPr>
        <w:t>[31]</w:t>
      </w:r>
      <w:r>
        <w:rPr>
          <w:rFonts w:cs="Times New Roman"/>
          <w:kern w:val="0"/>
        </w:rPr>
        <w:tab/>
      </w:r>
      <w:r>
        <w:rPr>
          <w:rFonts w:cs="Times New Roman"/>
          <w:kern w:val="0"/>
        </w:rPr>
        <w:t>数据结构综述（严蔚敏版）</w:t>
      </w:r>
      <w:r>
        <w:rPr>
          <w:rFonts w:cs="Times New Roman"/>
          <w:kern w:val="0"/>
        </w:rPr>
        <w:t>[EB]//</w:t>
      </w:r>
      <w:r>
        <w:rPr>
          <w:rFonts w:cs="Times New Roman"/>
          <w:kern w:val="0"/>
        </w:rPr>
        <w:t>知乎专栏</w:t>
      </w:r>
      <w:r>
        <w:rPr>
          <w:rFonts w:cs="Times New Roman"/>
          <w:kern w:val="0"/>
        </w:rPr>
        <w:t>.</w:t>
      </w:r>
    </w:p>
    <w:p w:rsidR="00F041A5" w:rsidRDefault="00000000">
      <w:pPr>
        <w:pStyle w:val="12"/>
        <w:ind w:firstLine="480"/>
        <w:rPr>
          <w:rFonts w:cs="Times New Roman"/>
          <w:kern w:val="0"/>
        </w:rPr>
      </w:pPr>
      <w:r>
        <w:rPr>
          <w:rFonts w:cs="Times New Roman"/>
          <w:kern w:val="0"/>
        </w:rPr>
        <w:t>[32]</w:t>
      </w:r>
      <w:r>
        <w:rPr>
          <w:rFonts w:cs="Times New Roman"/>
          <w:kern w:val="0"/>
        </w:rPr>
        <w:tab/>
        <w:t>GNN</w:t>
      </w:r>
      <w:r>
        <w:rPr>
          <w:rFonts w:cs="Times New Roman"/>
          <w:kern w:val="0"/>
        </w:rPr>
        <w:t>入门之路</w:t>
      </w:r>
      <w:r>
        <w:rPr>
          <w:rFonts w:cs="Times New Roman"/>
          <w:kern w:val="0"/>
        </w:rPr>
        <w:t>: 01.</w:t>
      </w:r>
      <w:r>
        <w:rPr>
          <w:rFonts w:cs="Times New Roman"/>
          <w:kern w:val="0"/>
        </w:rPr>
        <w:t>图拉普拉斯矩阵的定义、推导、性质、应用</w:t>
      </w:r>
      <w:r>
        <w:rPr>
          <w:rFonts w:cs="Times New Roman"/>
          <w:kern w:val="0"/>
        </w:rPr>
        <w:t xml:space="preserve"> - </w:t>
      </w:r>
      <w:r>
        <w:rPr>
          <w:rFonts w:cs="Times New Roman"/>
          <w:kern w:val="0"/>
        </w:rPr>
        <w:t>知乎</w:t>
      </w:r>
      <w:r>
        <w:rPr>
          <w:rFonts w:cs="Times New Roman"/>
          <w:kern w:val="0"/>
        </w:rPr>
        <w:t>[EB].</w:t>
      </w:r>
    </w:p>
    <w:p w:rsidR="00F041A5" w:rsidRDefault="00000000">
      <w:pPr>
        <w:pStyle w:val="12"/>
        <w:ind w:firstLine="480"/>
        <w:rPr>
          <w:rFonts w:cs="Times New Roman"/>
          <w:kern w:val="0"/>
        </w:rPr>
      </w:pPr>
      <w:r>
        <w:rPr>
          <w:rFonts w:cs="Times New Roman"/>
          <w:kern w:val="0"/>
        </w:rPr>
        <w:t>[33]</w:t>
      </w:r>
      <w:r>
        <w:rPr>
          <w:rFonts w:cs="Times New Roman"/>
          <w:kern w:val="0"/>
        </w:rPr>
        <w:tab/>
        <w:t xml:space="preserve">Song Z, Yang X, Xu Z, </w:t>
      </w:r>
      <w:r>
        <w:rPr>
          <w:rFonts w:cs="Times New Roman"/>
          <w:kern w:val="0"/>
        </w:rPr>
        <w:t>等</w:t>
      </w:r>
      <w:r>
        <w:rPr>
          <w:rFonts w:cs="Times New Roman"/>
          <w:kern w:val="0"/>
        </w:rPr>
        <w:t xml:space="preserve">. Graph-based Semi-supervised Learning: A Comprehensive Review[J]. IEEE transactions on neural networks and learning systems, </w:t>
      </w:r>
      <w:r>
        <w:rPr>
          <w:rFonts w:cs="Times New Roman"/>
          <w:kern w:val="0"/>
        </w:rPr>
        <w:lastRenderedPageBreak/>
        <w:t>2021, PP.</w:t>
      </w:r>
    </w:p>
    <w:p w:rsidR="00F041A5" w:rsidRDefault="00000000">
      <w:pPr>
        <w:pStyle w:val="12"/>
        <w:ind w:firstLine="480"/>
        <w:rPr>
          <w:rFonts w:cs="Times New Roman"/>
          <w:kern w:val="0"/>
        </w:rPr>
      </w:pPr>
      <w:r>
        <w:rPr>
          <w:rFonts w:cs="Times New Roman"/>
          <w:kern w:val="0"/>
        </w:rPr>
        <w:t>[34]</w:t>
      </w:r>
      <w:r>
        <w:rPr>
          <w:rFonts w:cs="Times New Roman"/>
          <w:kern w:val="0"/>
        </w:rPr>
        <w:tab/>
        <w:t xml:space="preserve">Wu Z, Pan S, Chen F, </w:t>
      </w:r>
      <w:r>
        <w:rPr>
          <w:rFonts w:cs="Times New Roman"/>
          <w:kern w:val="0"/>
        </w:rPr>
        <w:t>等</w:t>
      </w:r>
      <w:r>
        <w:rPr>
          <w:rFonts w:cs="Times New Roman"/>
          <w:kern w:val="0"/>
        </w:rPr>
        <w:t>. A Comprehensive Survey on Graph Neural Networks[J]. IEEE Transactions on Neural Networks and Learning Systems, 2019, 32: 4-24.</w:t>
      </w:r>
    </w:p>
    <w:p w:rsidR="00F041A5" w:rsidRDefault="00000000">
      <w:pPr>
        <w:pStyle w:val="12"/>
        <w:ind w:firstLine="480"/>
        <w:rPr>
          <w:rFonts w:cs="Times New Roman"/>
          <w:kern w:val="0"/>
        </w:rPr>
      </w:pPr>
      <w:r>
        <w:rPr>
          <w:rFonts w:cs="Times New Roman"/>
          <w:kern w:val="0"/>
        </w:rPr>
        <w:t>[35]</w:t>
      </w:r>
      <w:r>
        <w:rPr>
          <w:rFonts w:cs="Times New Roman"/>
          <w:kern w:val="0"/>
        </w:rPr>
        <w:tab/>
        <w:t>Blei D M, Kucukelbir A, McAuliffe J D. Variational Inference: A Review for Statisticians[J]. Journal of the American Statistical Association, 2017, 112(518): 859-877.</w:t>
      </w:r>
    </w:p>
    <w:p w:rsidR="00F041A5" w:rsidRDefault="00000000">
      <w:pPr>
        <w:pStyle w:val="12"/>
        <w:ind w:firstLine="480"/>
        <w:rPr>
          <w:rFonts w:cs="Times New Roman"/>
          <w:kern w:val="0"/>
        </w:rPr>
      </w:pPr>
      <w:r>
        <w:rPr>
          <w:rFonts w:cs="Times New Roman"/>
          <w:kern w:val="0"/>
        </w:rPr>
        <w:t>[36]</w:t>
      </w:r>
      <w:r>
        <w:rPr>
          <w:rFonts w:cs="Times New Roman"/>
          <w:kern w:val="0"/>
        </w:rPr>
        <w:tab/>
        <w:t>Ioffe S, Szegedy C. Batch Normalization: Accelerating Deep Network Training by Reducing Internal Covariate Shift[J]. arXiv:1502.03167 [cs], 2015.</w:t>
      </w:r>
    </w:p>
    <w:p w:rsidR="00F041A5" w:rsidRDefault="00000000">
      <w:pPr>
        <w:pStyle w:val="12"/>
        <w:ind w:firstLine="480"/>
        <w:rPr>
          <w:rFonts w:cs="Times New Roman"/>
          <w:kern w:val="0"/>
        </w:rPr>
      </w:pPr>
      <w:r>
        <w:rPr>
          <w:rFonts w:cs="Times New Roman"/>
          <w:kern w:val="0"/>
        </w:rPr>
        <w:t>[37]</w:t>
      </w:r>
      <w:r>
        <w:rPr>
          <w:rFonts w:cs="Times New Roman"/>
          <w:kern w:val="0"/>
        </w:rPr>
        <w:tab/>
        <w:t>Cai T, Luo S, Xu K, et al. GraphNorm: A Principled Approach to Accelerating Graph Neural Network Training[J]. arXiv:2009.03294 [cs, math, stat], 2021.</w:t>
      </w:r>
    </w:p>
    <w:p w:rsidR="00F041A5" w:rsidRDefault="00000000">
      <w:pPr>
        <w:pStyle w:val="12"/>
        <w:ind w:firstLine="480"/>
        <w:rPr>
          <w:rFonts w:cs="Times New Roman"/>
          <w:kern w:val="0"/>
        </w:rPr>
      </w:pPr>
      <w:r>
        <w:rPr>
          <w:rFonts w:cs="Times New Roman"/>
          <w:kern w:val="0"/>
        </w:rPr>
        <w:t>[38]</w:t>
      </w:r>
      <w:r>
        <w:rPr>
          <w:rFonts w:cs="Times New Roman"/>
          <w:kern w:val="0"/>
        </w:rPr>
        <w:tab/>
        <w:t>Luo D, Cheng W, Yu W, et al. Learning to Drop: Robust Graph Neural Network via Topological Denoising[J]. arXiv:2011.07057 [cs], 2020.</w:t>
      </w:r>
    </w:p>
    <w:p w:rsidR="00F041A5" w:rsidRDefault="00000000">
      <w:pPr>
        <w:pStyle w:val="12"/>
        <w:ind w:firstLine="480"/>
        <w:rPr>
          <w:rFonts w:cs="Times New Roman"/>
          <w:kern w:val="0"/>
        </w:rPr>
      </w:pPr>
      <w:r>
        <w:rPr>
          <w:rFonts w:cs="Times New Roman"/>
          <w:kern w:val="0"/>
        </w:rPr>
        <w:t>[39]</w:t>
      </w:r>
      <w:r>
        <w:rPr>
          <w:rFonts w:cs="Times New Roman"/>
          <w:kern w:val="0"/>
        </w:rPr>
        <w:tab/>
        <w:t>Morris C, Ritzert M, Fey M, et al. Weisfeiler and Leman Go Neural: Higher-Order Graph Neural Networks[J]. Proceedings of the AAAI Conference on Artificial Intelligence, 2019, 33: 4602-4609.</w:t>
      </w:r>
    </w:p>
    <w:p w:rsidR="00F041A5" w:rsidRDefault="00000000">
      <w:pPr>
        <w:pStyle w:val="EndNoteBibliography"/>
        <w:ind w:firstLine="420"/>
        <w:rPr>
          <w:rFonts w:eastAsia="宋体"/>
          <w:sz w:val="21"/>
        </w:rPr>
      </w:pPr>
      <w:r>
        <w:rPr>
          <w:rFonts w:eastAsia="宋体"/>
          <w:sz w:val="21"/>
        </w:rPr>
        <w:fldChar w:fldCharType="end"/>
      </w:r>
      <w:r>
        <w:rPr>
          <w:rFonts w:eastAsia="宋体"/>
          <w:sz w:val="21"/>
        </w:rPr>
        <w:fldChar w:fldCharType="begin"/>
      </w:r>
      <w:r>
        <w:rPr>
          <w:rFonts w:eastAsia="宋体"/>
          <w:sz w:val="21"/>
        </w:rPr>
        <w:instrText xml:space="preserve"> ADDIN EN.REFLIST </w:instrText>
      </w:r>
      <w:r>
        <w:rPr>
          <w:rFonts w:eastAsia="宋体"/>
          <w:sz w:val="21"/>
        </w:rPr>
        <w:fldChar w:fldCharType="separate"/>
      </w:r>
    </w:p>
    <w:p w:rsidR="00F041A5" w:rsidRDefault="00F041A5">
      <w:pPr>
        <w:pStyle w:val="EndNoteBibliography"/>
        <w:ind w:firstLine="420"/>
        <w:rPr>
          <w:rFonts w:eastAsia="宋体"/>
          <w:sz w:val="21"/>
        </w:rPr>
      </w:pPr>
    </w:p>
    <w:p w:rsidR="00F041A5" w:rsidRDefault="00F041A5">
      <w:pPr>
        <w:pStyle w:val="EndNoteBibliography"/>
        <w:ind w:firstLine="420"/>
        <w:rPr>
          <w:rFonts w:eastAsia="宋体"/>
          <w:sz w:val="21"/>
        </w:rPr>
      </w:pPr>
    </w:p>
    <w:p w:rsidR="00F041A5" w:rsidRDefault="00F041A5">
      <w:pPr>
        <w:pStyle w:val="EndNoteBibliography"/>
        <w:ind w:firstLine="420"/>
        <w:rPr>
          <w:rFonts w:eastAsia="宋体"/>
          <w:sz w:val="21"/>
        </w:rPr>
      </w:pPr>
    </w:p>
    <w:p w:rsidR="00F041A5" w:rsidRDefault="00000000">
      <w:pPr>
        <w:spacing w:line="320" w:lineRule="exact"/>
        <w:ind w:left="480" w:hangingChars="200" w:hanging="480"/>
        <w:rPr>
          <w:rFonts w:cs="Times New Roman"/>
          <w:lang w:val="de-DE"/>
        </w:rPr>
        <w:sectPr w:rsidR="00F041A5">
          <w:headerReference w:type="default" r:id="rId79"/>
          <w:pgSz w:w="11906" w:h="16838"/>
          <w:pgMar w:top="1440" w:right="1134" w:bottom="1440" w:left="1701" w:header="851" w:footer="992" w:gutter="0"/>
          <w:cols w:space="425"/>
          <w:docGrid w:type="lines" w:linePitch="312"/>
        </w:sectPr>
      </w:pPr>
      <w:r>
        <w:fldChar w:fldCharType="end"/>
      </w:r>
    </w:p>
    <w:p w:rsidR="00F041A5" w:rsidRDefault="00000000">
      <w:pPr>
        <w:pStyle w:val="1"/>
        <w:ind w:firstLine="640"/>
        <w:rPr>
          <w:lang w:val="de-DE"/>
        </w:rPr>
      </w:pPr>
      <w:bookmarkStart w:id="151" w:name="_Toc126178619"/>
      <w:bookmarkStart w:id="152" w:name="_Toc28615870"/>
      <w:bookmarkStart w:id="153" w:name="_Toc128817055"/>
      <w:r>
        <w:lastRenderedPageBreak/>
        <w:t>攻读学位期间取得的研究成果</w:t>
      </w:r>
      <w:bookmarkEnd w:id="151"/>
      <w:bookmarkEnd w:id="152"/>
      <w:bookmarkEnd w:id="153"/>
    </w:p>
    <w:p w:rsidR="00F041A5" w:rsidRDefault="00000000">
      <w:pPr>
        <w:ind w:firstLine="480"/>
        <w:rPr>
          <w:rFonts w:cs="Times New Roman"/>
        </w:rPr>
      </w:pPr>
      <w:r>
        <w:rPr>
          <w:rFonts w:cs="Times New Roman" w:hint="eastAsia"/>
        </w:rPr>
        <w:t>[</w:t>
      </w:r>
      <w:r>
        <w:rPr>
          <w:rFonts w:cs="Times New Roman"/>
        </w:rPr>
        <w:t>1]</w:t>
      </w:r>
      <w:r>
        <w:rPr>
          <w:rFonts w:cs="Times New Roman" w:hint="eastAsia"/>
          <w:b/>
          <w:bCs/>
        </w:rPr>
        <w:t>丁利利</w:t>
      </w:r>
      <w:r>
        <w:rPr>
          <w:rFonts w:cs="Times New Roman" w:hint="eastAsia"/>
        </w:rPr>
        <w:t>，张旭，吴学英，李媛，田彦婷。</w:t>
      </w:r>
      <w:bookmarkStart w:id="154" w:name="_Hlk127382697"/>
      <w:r>
        <w:rPr>
          <w:rFonts w:cs="Times New Roman" w:hint="eastAsia"/>
        </w:rPr>
        <w:t>基于</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0.08</m:t>
            </m:r>
          </m:sub>
        </m:sSub>
        <m:sSub>
          <m:sSubPr>
            <m:ctrlPr>
              <w:rPr>
                <w:rFonts w:ascii="Cambria Math" w:hAnsi="Cambria Math" w:cs="Times New Roman"/>
                <w:i/>
              </w:rPr>
            </m:ctrlPr>
          </m:sSubPr>
          <m:e>
            <m:r>
              <w:rPr>
                <w:rFonts w:ascii="Cambria Math" w:hAnsi="Cambria Math" w:cs="Times New Roman"/>
              </w:rPr>
              <m:t>Zr</m:t>
            </m:r>
          </m:e>
          <m:sub>
            <m:r>
              <w:rPr>
                <w:rFonts w:ascii="Cambria Math" w:hAnsi="Cambria Math" w:cs="Times New Roman"/>
              </w:rPr>
              <m:t>0.92</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Er</m:t>
            </m:r>
          </m:e>
          <m:sub>
            <m:r>
              <w:rPr>
                <w:rFonts w:ascii="Cambria Math" w:hAnsi="Cambria Math" w:cs="Times New Roman"/>
              </w:rPr>
              <m:t>0.4</m:t>
            </m:r>
          </m:sub>
        </m:sSub>
        <m:sSub>
          <m:sSubPr>
            <m:ctrlPr>
              <w:rPr>
                <w:rFonts w:ascii="Cambria Math" w:hAnsi="Cambria Math" w:cs="Times New Roman"/>
                <w:i/>
              </w:rPr>
            </m:ctrlPr>
          </m:sSubPr>
          <m:e>
            <m:r>
              <w:rPr>
                <w:rFonts w:ascii="Cambria Math" w:hAnsi="Cambria Math" w:cs="Times New Roman"/>
              </w:rPr>
              <m:t>Bi</m:t>
            </m:r>
          </m:e>
          <m:sub>
            <m:r>
              <w:rPr>
                <w:rFonts w:ascii="Cambria Math" w:hAnsi="Cambria Math" w:cs="Times New Roman"/>
              </w:rPr>
              <m:t>1.6</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3</m:t>
            </m:r>
          </m:sub>
        </m:sSub>
        <m:r>
          <w:rPr>
            <w:rFonts w:ascii="Cambria Math" w:hAnsi="Cambria Math" w:cs="Times New Roman"/>
          </w:rPr>
          <m:t xml:space="preserve"> </m:t>
        </m:r>
      </m:oMath>
      <w:r>
        <w:rPr>
          <w:rFonts w:cs="Times New Roman" w:hint="eastAsia"/>
        </w:rPr>
        <w:t>复合电解质的</w:t>
      </w:r>
      <m:oMath>
        <m:sSub>
          <m:sSubPr>
            <m:ctrlPr>
              <w:rPr>
                <w:rFonts w:ascii="Cambria Math" w:hAnsi="Cambria Math" w:cs="Times New Roman"/>
                <w:i/>
              </w:rPr>
            </m:ctrlPr>
          </m:sSubPr>
          <m:e>
            <m:r>
              <w:rPr>
                <w:rFonts w:ascii="Cambria Math" w:hAnsi="Cambria Math" w:cs="Times New Roman" w:hint="eastAsia"/>
              </w:rPr>
              <m:t>Ca</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9+δ</m:t>
            </m:r>
          </m:sub>
        </m:sSub>
      </m:oMath>
      <w:r>
        <w:rPr>
          <w:rFonts w:cs="Times New Roman" w:hint="eastAsia"/>
        </w:rPr>
        <w:t>氧电极电化学性能</w:t>
      </w:r>
      <w:bookmarkEnd w:id="154"/>
      <w:r>
        <w:rPr>
          <w:rFonts w:cs="Times New Roman" w:hint="eastAsia"/>
        </w:rPr>
        <w:t>。</w:t>
      </w:r>
      <w:r>
        <w:rPr>
          <w:rFonts w:cs="Times New Roman" w:hint="eastAsia"/>
          <w:i/>
          <w:iCs/>
        </w:rPr>
        <w:t>复合材料学报，</w:t>
      </w:r>
      <w:r>
        <w:rPr>
          <w:rFonts w:cs="Times New Roman" w:hint="eastAsia"/>
        </w:rPr>
        <w:t>2</w:t>
      </w:r>
      <w:r>
        <w:rPr>
          <w:rFonts w:cs="Times New Roman"/>
        </w:rPr>
        <w:t>022</w:t>
      </w:r>
      <w:r>
        <w:rPr>
          <w:rFonts w:cs="Times New Roman" w:hint="eastAsia"/>
        </w:rPr>
        <w:t>，</w:t>
      </w:r>
      <w:r>
        <w:rPr>
          <w:rFonts w:cs="Times New Roman"/>
        </w:rPr>
        <w:t>002</w:t>
      </w:r>
      <w:r>
        <w:rPr>
          <w:rFonts w:cs="Times New Roman" w:hint="eastAsia"/>
        </w:rPr>
        <w:t>，</w:t>
      </w:r>
      <w:r>
        <w:rPr>
          <w:rFonts w:cs="Times New Roman"/>
        </w:rPr>
        <w:t>13801</w:t>
      </w:r>
      <w:r>
        <w:rPr>
          <w:rFonts w:cs="Times New Roman" w:hint="eastAsia"/>
        </w:rPr>
        <w:t>。（</w:t>
      </w:r>
      <w:del w:id="155" w:author="dell" w:date="2023-02-17T15:55:00Z">
        <w:r>
          <w:rPr>
            <w:rFonts w:cs="Times New Roman"/>
          </w:rPr>
          <w:delText>北大核心</w:delText>
        </w:r>
      </w:del>
      <w:ins w:id="156" w:author="dell" w:date="2023-02-17T15:55:00Z">
        <w:r>
          <w:rPr>
            <w:rFonts w:cs="Times New Roman" w:hint="eastAsia"/>
          </w:rPr>
          <w:t>EI</w:t>
        </w:r>
      </w:ins>
      <w:r>
        <w:rPr>
          <w:rFonts w:cs="Times New Roman" w:hint="eastAsia"/>
        </w:rPr>
        <w:t>）</w:t>
      </w:r>
    </w:p>
    <w:p w:rsidR="00F041A5" w:rsidRDefault="00000000">
      <w:pPr>
        <w:ind w:firstLine="480"/>
        <w:rPr>
          <w:rFonts w:cs="Times New Roman"/>
        </w:rPr>
      </w:pPr>
      <w:r>
        <w:rPr>
          <w:rFonts w:cs="Times New Roman" w:hint="eastAsia"/>
        </w:rPr>
        <w:t>[</w:t>
      </w:r>
      <w:r>
        <w:rPr>
          <w:rFonts w:cs="Times New Roman"/>
        </w:rPr>
        <w:t>2]</w:t>
      </w:r>
      <w:r>
        <w:rPr>
          <w:rFonts w:cs="Times New Roman" w:hint="eastAsia"/>
        </w:rPr>
        <w:t>张旭，吴萍萍，</w:t>
      </w:r>
      <w:r>
        <w:rPr>
          <w:rFonts w:cs="Times New Roman" w:hint="eastAsia"/>
          <w:b/>
          <w:bCs/>
        </w:rPr>
        <w:t>丁利利</w:t>
      </w:r>
      <w:r>
        <w:rPr>
          <w:rFonts w:cs="Times New Roman" w:hint="eastAsia"/>
        </w:rPr>
        <w:t>，田彦婷。基于交替浸渍法对</w:t>
      </w:r>
      <m:oMath>
        <m:sSub>
          <m:sSubPr>
            <m:ctrlPr>
              <w:rPr>
                <w:rFonts w:ascii="Cambria Math" w:hAnsi="Cambria Math" w:cs="Times New Roman"/>
                <w:i/>
              </w:rPr>
            </m:ctrlPr>
          </m:sSubPr>
          <m:e>
            <m:r>
              <w:rPr>
                <w:rFonts w:ascii="Cambria Math" w:hAnsi="Cambria Math" w:cs="Times New Roman" w:hint="eastAsia"/>
              </w:rPr>
              <m:t>La</m:t>
            </m:r>
          </m:e>
          <m:sub>
            <m:r>
              <w:rPr>
                <w:rFonts w:ascii="Cambria Math" w:hAnsi="Cambria Math" w:cs="Times New Roman"/>
              </w:rPr>
              <m:t>0.65</m:t>
            </m:r>
          </m:sub>
        </m:sSub>
        <m:sSub>
          <m:sSubPr>
            <m:ctrlPr>
              <w:rPr>
                <w:rFonts w:ascii="Cambria Math" w:hAnsi="Cambria Math" w:cs="Times New Roman"/>
                <w:i/>
              </w:rPr>
            </m:ctrlPr>
          </m:sSubPr>
          <m:e>
            <m:r>
              <w:rPr>
                <w:rFonts w:ascii="Cambria Math" w:hAnsi="Cambria Math" w:cs="Times New Roman" w:hint="eastAsia"/>
              </w:rPr>
              <m:t>Sr</m:t>
            </m:r>
          </m:e>
          <m:sub>
            <m:r>
              <w:rPr>
                <w:rFonts w:ascii="Cambria Math" w:hAnsi="Cambria Math" w:cs="Times New Roman"/>
              </w:rPr>
              <m:t>0.35</m:t>
            </m:r>
          </m:sub>
        </m:sSub>
        <m:sSub>
          <m:sSubPr>
            <m:ctrlPr>
              <w:rPr>
                <w:rFonts w:ascii="Cambria Math" w:hAnsi="Cambria Math" w:cs="Times New Roman"/>
                <w:i/>
              </w:rPr>
            </m:ctrlPr>
          </m:sSubPr>
          <m:e>
            <m:r>
              <w:rPr>
                <w:rFonts w:ascii="Cambria Math" w:hAnsi="Cambria Math" w:cs="Times New Roman" w:hint="eastAsia"/>
              </w:rPr>
              <m:t>M</m:t>
            </m:r>
          </m:e>
          <m:sub>
            <m:r>
              <w:rPr>
                <w:rFonts w:ascii="Cambria Math" w:hAnsi="Cambria Math" w:cs="Times New Roman" w:hint="eastAsia"/>
              </w:rPr>
              <m:t>n</m:t>
            </m:r>
          </m:sub>
        </m:sSub>
        <m:sSub>
          <m:sSubPr>
            <m:ctrlPr>
              <w:rPr>
                <w:rFonts w:ascii="Cambria Math" w:hAnsi="Cambria Math" w:cs="Times New Roman"/>
                <w:i/>
              </w:rPr>
            </m:ctrlPr>
          </m:sSubPr>
          <m:e>
            <m:r>
              <w:rPr>
                <w:rFonts w:ascii="Cambria Math" w:hAnsi="Cambria Math" w:cs="Times New Roman" w:hint="eastAsia"/>
              </w:rPr>
              <m:t>O</m:t>
            </m:r>
          </m:e>
          <m:sub>
            <m:r>
              <w:rPr>
                <w:rFonts w:ascii="Cambria Math" w:hAnsi="Cambria Math" w:cs="Times New Roman"/>
              </w:rPr>
              <m:t>3</m:t>
            </m:r>
          </m:sub>
        </m:sSub>
      </m:oMath>
      <w:r>
        <w:rPr>
          <w:rFonts w:cs="Times New Roman" w:hint="eastAsia"/>
        </w:rPr>
        <w:t>氧电极的性能优化。</w:t>
      </w:r>
      <w:r>
        <w:rPr>
          <w:rFonts w:cs="Times New Roman" w:hint="eastAsia"/>
          <w:i/>
          <w:iCs/>
        </w:rPr>
        <w:t>复合材料学报，</w:t>
      </w:r>
      <w:r>
        <w:rPr>
          <w:rFonts w:cs="Times New Roman" w:hint="eastAsia"/>
        </w:rPr>
        <w:t>2</w:t>
      </w:r>
      <w:r>
        <w:rPr>
          <w:rFonts w:cs="Times New Roman"/>
        </w:rPr>
        <w:t>021</w:t>
      </w:r>
      <w:r>
        <w:rPr>
          <w:rFonts w:cs="Times New Roman" w:hint="eastAsia"/>
        </w:rPr>
        <w:t>,</w:t>
      </w:r>
      <w:ins w:id="157" w:author="dell" w:date="2023-02-17T15:56:00Z">
        <w:r>
          <w:rPr>
            <w:rFonts w:cs="Times New Roman" w:hint="eastAsia"/>
          </w:rPr>
          <w:t xml:space="preserve"> </w:t>
        </w:r>
      </w:ins>
      <w:r>
        <w:rPr>
          <w:rFonts w:cs="Times New Roman"/>
        </w:rPr>
        <w:t>002</w:t>
      </w:r>
      <w:r>
        <w:rPr>
          <w:rFonts w:cs="Times New Roman" w:hint="eastAsia"/>
        </w:rPr>
        <w:t>,</w:t>
      </w:r>
      <w:ins w:id="158" w:author="dell" w:date="2023-02-17T15:55:00Z">
        <w:r>
          <w:rPr>
            <w:rFonts w:cs="Times New Roman" w:hint="eastAsia"/>
          </w:rPr>
          <w:t xml:space="preserve"> </w:t>
        </w:r>
      </w:ins>
      <w:r>
        <w:rPr>
          <w:rFonts w:cs="Times New Roman"/>
        </w:rPr>
        <w:t>13801.</w:t>
      </w:r>
      <w:r>
        <w:rPr>
          <w:rFonts w:cs="Times New Roman" w:hint="eastAsia"/>
        </w:rPr>
        <w:t>（</w:t>
      </w:r>
      <w:ins w:id="159" w:author="dell" w:date="2023-02-17T15:55:00Z">
        <w:r>
          <w:rPr>
            <w:rFonts w:cs="Times New Roman" w:hint="eastAsia"/>
          </w:rPr>
          <w:t>EI</w:t>
        </w:r>
      </w:ins>
      <w:del w:id="160" w:author="dell" w:date="2023-02-17T15:55:00Z">
        <w:r>
          <w:rPr>
            <w:rFonts w:cs="Times New Roman" w:hint="eastAsia"/>
          </w:rPr>
          <w:delText>北大核心</w:delText>
        </w:r>
      </w:del>
      <w:r>
        <w:rPr>
          <w:rFonts w:cs="Times New Roman" w:hint="eastAsia"/>
        </w:rPr>
        <w:t>）</w:t>
      </w:r>
    </w:p>
    <w:p w:rsidR="00F041A5" w:rsidRDefault="00000000">
      <w:pPr>
        <w:ind w:firstLine="480"/>
        <w:rPr>
          <w:rFonts w:cs="Times New Roman"/>
        </w:rPr>
      </w:pPr>
      <w:r>
        <w:rPr>
          <w:rFonts w:cs="Times New Roman" w:hint="eastAsia"/>
        </w:rPr>
        <w:t>[</w:t>
      </w:r>
      <w:r>
        <w:rPr>
          <w:rFonts w:cs="Times New Roman"/>
        </w:rPr>
        <w:t>3]</w:t>
      </w:r>
      <w:r>
        <w:rPr>
          <w:rFonts w:cs="Times New Roman" w:hint="eastAsia"/>
        </w:rPr>
        <w:t>张旭，田彦婷，吴萍萍，</w:t>
      </w:r>
      <w:r>
        <w:rPr>
          <w:rFonts w:cs="Times New Roman" w:hint="eastAsia"/>
          <w:b/>
          <w:bCs/>
        </w:rPr>
        <w:t>丁利利</w:t>
      </w:r>
      <w:r>
        <w:rPr>
          <w:rFonts w:cs="Times New Roman" w:hint="eastAsia"/>
        </w:rPr>
        <w:t>。溶液浸渍法优化可逆固体氧化物电池氧电极研究进展。</w:t>
      </w:r>
      <w:r>
        <w:rPr>
          <w:rFonts w:cs="Times New Roman" w:hint="eastAsia"/>
          <w:i/>
          <w:iCs/>
        </w:rPr>
        <w:t>化工新型材料，</w:t>
      </w:r>
      <w:r>
        <w:rPr>
          <w:rFonts w:cs="Times New Roman" w:hint="eastAsia"/>
        </w:rPr>
        <w:t>2</w:t>
      </w:r>
      <w:r>
        <w:rPr>
          <w:rFonts w:cs="Times New Roman"/>
        </w:rPr>
        <w:t>021</w:t>
      </w:r>
      <w:ins w:id="161" w:author="dell" w:date="2023-02-17T15:55:00Z">
        <w:r>
          <w:rPr>
            <w:rFonts w:cs="Times New Roman" w:hint="eastAsia"/>
          </w:rPr>
          <w:t>.</w:t>
        </w:r>
      </w:ins>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sectPr w:rsidR="00F041A5">
          <w:headerReference w:type="default" r:id="rId80"/>
          <w:pgSz w:w="11906" w:h="16838"/>
          <w:pgMar w:top="1440" w:right="1134" w:bottom="1440" w:left="1701" w:header="851" w:footer="992" w:gutter="0"/>
          <w:cols w:space="425"/>
          <w:docGrid w:type="lines" w:linePitch="312"/>
        </w:sectPr>
      </w:pPr>
    </w:p>
    <w:p w:rsidR="00F041A5" w:rsidRDefault="00000000">
      <w:pPr>
        <w:pStyle w:val="1"/>
        <w:ind w:firstLine="640"/>
      </w:pPr>
      <w:bookmarkStart w:id="162" w:name="_Toc126178620"/>
      <w:bookmarkStart w:id="163" w:name="_Toc128817056"/>
      <w:r>
        <w:lastRenderedPageBreak/>
        <w:t>致</w:t>
      </w:r>
      <w:r>
        <w:rPr>
          <w:rFonts w:hint="eastAsia"/>
        </w:rPr>
        <w:t xml:space="preserve">  </w:t>
      </w:r>
      <w:r>
        <w:t>谢</w:t>
      </w:r>
      <w:bookmarkEnd w:id="162"/>
      <w:bookmarkEnd w:id="163"/>
    </w:p>
    <w:p w:rsidR="00F041A5" w:rsidRDefault="00000000">
      <w:pPr>
        <w:ind w:firstLine="480"/>
      </w:pPr>
      <w:r>
        <w:rPr>
          <w:rFonts w:hint="eastAsia"/>
        </w:rPr>
        <w:t>即将落笔，竟有些许不舍。仍记得考研面试时的紧张和初入理工大的欣喜，现将要离开生活三年的地方，我舍不得。三年的学习生涯给予我很多感动，深深留恋这片育人的土地！在各位老师的帮助下，我顺利完成了了解专业、深入专业、实验摸索、分析数据、整理数据与撰写论文的学习过程。在毕业论文收官之时，我在这儿向所有帮助、呵护过我的人们表示诚挚感谢。</w:t>
      </w:r>
    </w:p>
    <w:p w:rsidR="00F041A5" w:rsidRDefault="00000000">
      <w:pPr>
        <w:ind w:firstLine="480"/>
      </w:pPr>
      <w:r>
        <w:rPr>
          <w:rFonts w:hint="eastAsia"/>
        </w:rPr>
        <w:t>特别感谢我的导师曹铃老师，三年的相处时光太过短暂，但他尽全力给予我无微不至的关心。可能我不是</w:t>
      </w:r>
      <w:proofErr w:type="gramStart"/>
      <w:r>
        <w:rPr>
          <w:rFonts w:hint="eastAsia"/>
        </w:rPr>
        <w:t>您优秀</w:t>
      </w:r>
      <w:proofErr w:type="gramEnd"/>
      <w:r>
        <w:rPr>
          <w:rFonts w:hint="eastAsia"/>
        </w:rPr>
        <w:t>的学生，但您始终是我心里最为尊敬的老师。学习方面，时常听到来自曹老师的鼓励，这也是我前进的动力。科研方面，我深深感受到了曹老师认真严谨的科学态度，从理论计算到药品称量、溶液配制，他从不马虎。生活方面，曹老师时常找我谈话，询问并帮我解决最近遇到的问题和生活中的困难，他用丰富的人生阅历教导我正确的处事原则。日常生活中的他高大帅气，却没有距离感。感谢曹老师三年的关爱和付出，祝老师青春常驻、事事顺遂。</w:t>
      </w:r>
    </w:p>
    <w:p w:rsidR="00F041A5" w:rsidRDefault="00000000">
      <w:pPr>
        <w:ind w:firstLine="480"/>
      </w:pPr>
      <w:r>
        <w:rPr>
          <w:rFonts w:hint="eastAsia"/>
        </w:rPr>
        <w:t>非常感谢课题组的范明明老师。范老师为人严谨，事无巨细，对学生真诚相待、对实验一丝不苟、认真负责的态度深深令我折服。办公室里的他兢兢业业、勤勤恳恳，实验室里的他早出晚归、精益求精。在实验探索中，范老师始终不厌其烦的解决我遇到的问题，亲自带我做实验摸索条件，在我气馁想要放弃的时候，他总是鼓励我，还给予我很多人文关怀，让我深深感动；在数据分析中，范老师认真教我软件作图的细则和注意事项，从坐标刻度的粗细到字号大小的选择再到图片排版，他总是耐心指导；在论文撰写中，范老师与我每日一谈，每一章、每一句、每个标点、句式逻辑他都会细细斟酌，每章节历经十余次的修改，我知道这是他牺牲了无数休息时间和节假日换来的定稿。衷心感谢范老师三年间对我的指导和鼓励，希望您日后工作顺利、家庭幸福。同时我也很感谢</w:t>
      </w:r>
      <w:proofErr w:type="gramStart"/>
      <w:r>
        <w:rPr>
          <w:rFonts w:hint="eastAsia"/>
        </w:rPr>
        <w:t>物电学院</w:t>
      </w:r>
      <w:proofErr w:type="gramEnd"/>
      <w:r>
        <w:rPr>
          <w:rFonts w:hint="eastAsia"/>
        </w:rPr>
        <w:t>对困难低谷中的我伸出援助之手，感谢课题组的杨致老师、李秀燕老师、刘瑞萍老师、徐利春老师在科研上给我的帮助，老师们的谆谆教导让我铭记终身。</w:t>
      </w:r>
    </w:p>
    <w:p w:rsidR="00F041A5" w:rsidRDefault="00000000">
      <w:pPr>
        <w:ind w:firstLine="480"/>
      </w:pPr>
      <w:r>
        <w:rPr>
          <w:rFonts w:hint="eastAsia"/>
        </w:rPr>
        <w:t>感谢</w:t>
      </w:r>
      <w:r>
        <w:rPr>
          <w:rFonts w:hint="eastAsia"/>
        </w:rPr>
        <w:t>4</w:t>
      </w:r>
      <w:r>
        <w:t>09</w:t>
      </w:r>
      <w:r>
        <w:rPr>
          <w:rFonts w:hint="eastAsia"/>
        </w:rPr>
        <w:t>课题组的一切。感谢王亚通师兄、郝宇师兄、赵婉彤师姐、申嘉乐师姐给我的关怀和照顾。感谢同窗李荣对我的照顾有加。感谢</w:t>
      </w:r>
      <w:r>
        <w:rPr>
          <w:rFonts w:cs="Times New Roman"/>
        </w:rPr>
        <w:t>409</w:t>
      </w:r>
      <w:r>
        <w:rPr>
          <w:rFonts w:hint="eastAsia"/>
        </w:rPr>
        <w:t>的孙庆、霍亦琦、赵文阳、郭宇宏、王岳师妹和梁建新师弟在科研上和生活中的帮助。</w:t>
      </w:r>
    </w:p>
    <w:p w:rsidR="00F041A5" w:rsidRDefault="00000000">
      <w:pPr>
        <w:ind w:firstLine="480"/>
      </w:pPr>
      <w:r>
        <w:rPr>
          <w:rFonts w:hint="eastAsia"/>
        </w:rPr>
        <w:t>感谢舍友张梦、耿鑫、沈洁莲、王佩佩、潘红三年的悉心陪伴，也感谢李雪梅、尚蕾、马骁燕、韩雪婷等小伙伴在我日常学习生活上的相伴，缘分让我们相遇，今后的我们也许各奔前程，但这份友谊永在。</w:t>
      </w:r>
    </w:p>
    <w:p w:rsidR="00F041A5" w:rsidRDefault="00000000">
      <w:pPr>
        <w:ind w:firstLine="480"/>
      </w:pPr>
      <w:r>
        <w:rPr>
          <w:rFonts w:hint="eastAsia"/>
        </w:rPr>
        <w:t>最后，感谢一直默默藏在我身后的避风港和坚强后盾，他们是陪伴着我的爸爸、</w:t>
      </w:r>
      <w:r>
        <w:rPr>
          <w:rFonts w:hint="eastAsia"/>
        </w:rPr>
        <w:lastRenderedPageBreak/>
        <w:t>妈妈、哥哥、嫂子，共同</w:t>
      </w:r>
      <w:proofErr w:type="gramStart"/>
      <w:r>
        <w:rPr>
          <w:rFonts w:hint="eastAsia"/>
        </w:rPr>
        <w:t>为我筑起</w:t>
      </w:r>
      <w:proofErr w:type="gramEnd"/>
      <w:r>
        <w:rPr>
          <w:rFonts w:hint="eastAsia"/>
        </w:rPr>
        <w:t>了一道道安心学习的屏障，圆了我的求学梦。</w:t>
      </w:r>
    </w:p>
    <w:p w:rsidR="00F041A5" w:rsidRDefault="00000000">
      <w:pPr>
        <w:ind w:firstLine="480"/>
        <w:rPr>
          <w:rFonts w:cs="Times New Roman"/>
        </w:rPr>
      </w:pPr>
      <w:r>
        <w:rPr>
          <w:rFonts w:hint="eastAsia"/>
        </w:rPr>
        <w:t>此刻的我，心里也许放空了，但终放不下。毕业，是结束，亦是开始。感恩出现在我生命中的所有人！</w:t>
      </w: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p w:rsidR="00F041A5" w:rsidRDefault="00F041A5">
      <w:pPr>
        <w:ind w:firstLine="480"/>
        <w:rPr>
          <w:rFonts w:cs="Times New Roman"/>
        </w:rPr>
      </w:pPr>
    </w:p>
    <w:sectPr w:rsidR="00F041A5">
      <w:headerReference w:type="default" r:id="rId81"/>
      <w:pgSz w:w="11906" w:h="16838"/>
      <w:pgMar w:top="1440" w:right="113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5BFB" w:rsidRDefault="00715BFB">
      <w:pPr>
        <w:spacing w:line="240" w:lineRule="auto"/>
        <w:ind w:firstLine="480"/>
      </w:pPr>
      <w:r>
        <w:separator/>
      </w:r>
    </w:p>
  </w:endnote>
  <w:endnote w:type="continuationSeparator" w:id="0">
    <w:p w:rsidR="00715BFB" w:rsidRDefault="00715BF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n-cs">
    <w:altName w:val="Segoe Print"/>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KaTeX_Math">
    <w:altName w:val="Cambria"/>
    <w:charset w:val="00"/>
    <w:family w:val="roman"/>
    <w:pitch w:val="default"/>
  </w:font>
  <w:font w:name="KaTeX_Mai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b"/>
      <w:ind w:firstLine="360"/>
      <w:jc w:val="center"/>
    </w:pPr>
  </w:p>
  <w:p w:rsidR="00F041A5" w:rsidRDefault="00F041A5">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b"/>
      <w:ind w:firstLine="420"/>
      <w:jc w:val="center"/>
      <w:rPr>
        <w:rFonts w:cs="Times New Roman"/>
        <w:sz w:val="21"/>
        <w:szCs w:val="21"/>
      </w:rPr>
    </w:pPr>
    <w:r>
      <w:rPr>
        <w:rFonts w:cs="Times New Roman"/>
        <w:sz w:val="21"/>
        <w:szCs w:val="21"/>
      </w:rPr>
      <w:fldChar w:fldCharType="begin"/>
    </w:r>
    <w:r>
      <w:rPr>
        <w:rFonts w:cs="Times New Roman"/>
        <w:sz w:val="21"/>
        <w:szCs w:val="21"/>
      </w:rPr>
      <w:instrText>PAGE   \* MERGEFORMAT</w:instrText>
    </w:r>
    <w:r>
      <w:rPr>
        <w:rFonts w:cs="Times New Roman"/>
        <w:sz w:val="21"/>
        <w:szCs w:val="21"/>
      </w:rPr>
      <w:fldChar w:fldCharType="separate"/>
    </w:r>
    <w:r>
      <w:rPr>
        <w:rFonts w:cs="Times New Roman"/>
        <w:sz w:val="21"/>
        <w:szCs w:val="21"/>
        <w:lang w:val="zh-CN"/>
      </w:rPr>
      <w:t>V</w:t>
    </w:r>
    <w:r>
      <w:rPr>
        <w:rFonts w:cs="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5BFB" w:rsidRDefault="00715BFB">
      <w:pPr>
        <w:spacing w:line="240" w:lineRule="auto"/>
        <w:ind w:firstLine="480"/>
      </w:pPr>
      <w:r>
        <w:separator/>
      </w:r>
    </w:p>
  </w:footnote>
  <w:footnote w:type="continuationSeparator" w:id="0">
    <w:p w:rsidR="00715BFB" w:rsidRDefault="00715BF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d"/>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太原理工大学硕士学位论文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tabs>
        <w:tab w:val="center" w:pos="4535"/>
      </w:tabs>
      <w:ind w:firstLine="420"/>
      <w:jc w:val="both"/>
      <w:rPr>
        <w:szCs w:val="21"/>
      </w:rPr>
    </w:pPr>
    <w:r>
      <w:rPr>
        <w:sz w:val="21"/>
        <w:szCs w:val="21"/>
      </w:rPr>
      <w:tab/>
    </w:r>
    <w:r>
      <w:rPr>
        <w:rFonts w:hint="eastAsia"/>
        <w:sz w:val="21"/>
        <w:szCs w:val="21"/>
      </w:rPr>
      <w:t>太原理工大学硕士学位论文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攻读学位期间取得的研究成果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F041A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360"/>
    </w:pPr>
    <w:r>
      <w:t>太原理工大学博士</w:t>
    </w:r>
    <w:r>
      <w:rPr>
        <w:rFonts w:hint="eastAsia"/>
      </w:rPr>
      <w:t>学位（毕业）论文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 w:val="21"/>
        <w:szCs w:val="21"/>
      </w:rPr>
    </w:pPr>
    <w:r>
      <w:rPr>
        <w:rFonts w:hint="eastAsia"/>
        <w:sz w:val="21"/>
        <w:szCs w:val="21"/>
      </w:rPr>
      <w:t>太原理工大学硕士学位论文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rFonts w:cs="Times New Roman"/>
        <w:szCs w:val="21"/>
      </w:rPr>
    </w:pPr>
    <w:r>
      <w:rPr>
        <w:rFonts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太原理工大学硕士学位论文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1A5" w:rsidRDefault="00000000">
    <w:pPr>
      <w:pStyle w:val="ad"/>
      <w:ind w:firstLine="420"/>
      <w:rPr>
        <w:szCs w:val="21"/>
      </w:rPr>
    </w:pPr>
    <w:r>
      <w:rPr>
        <w:rFonts w:hint="eastAsia"/>
        <w:sz w:val="21"/>
        <w:szCs w:val="21"/>
      </w:rPr>
      <w:t>目</w:t>
    </w:r>
    <w:r>
      <w:rPr>
        <w:rFonts w:hint="eastAsia"/>
        <w:sz w:val="21"/>
        <w:szCs w:val="21"/>
      </w:rPr>
      <w:t xml:space="preserve">  </w:t>
    </w:r>
    <w:r>
      <w:rPr>
        <w:rFonts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386D"/>
    <w:multiLevelType w:val="hybridMultilevel"/>
    <w:tmpl w:val="E8848F42"/>
    <w:lvl w:ilvl="0" w:tplc="FB3E2892">
      <w:start w:val="5"/>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714536F"/>
    <w:multiLevelType w:val="multilevel"/>
    <w:tmpl w:val="271453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1442CE"/>
    <w:multiLevelType w:val="singleLevel"/>
    <w:tmpl w:val="371442CE"/>
    <w:lvl w:ilvl="0">
      <w:start w:val="1"/>
      <w:numFmt w:val="decimal"/>
      <w:suff w:val="space"/>
      <w:lvlText w:val="%1."/>
      <w:lvlJc w:val="left"/>
    </w:lvl>
  </w:abstractNum>
  <w:abstractNum w:abstractNumId="3" w15:restartNumberingAfterBreak="0">
    <w:nsid w:val="3811271B"/>
    <w:multiLevelType w:val="multilevel"/>
    <w:tmpl w:val="3811271B"/>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27F0D2D"/>
    <w:multiLevelType w:val="multilevel"/>
    <w:tmpl w:val="3E9A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4D488A"/>
    <w:multiLevelType w:val="multilevel"/>
    <w:tmpl w:val="544D488A"/>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187EDA"/>
    <w:multiLevelType w:val="multilevel"/>
    <w:tmpl w:val="57187EDA"/>
    <w:lvl w:ilvl="0">
      <w:start w:val="1"/>
      <w:numFmt w:val="bullet"/>
      <w:suff w:val="nothing"/>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AC91EBF"/>
    <w:multiLevelType w:val="multilevel"/>
    <w:tmpl w:val="5AC91EBF"/>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BC9667C"/>
    <w:multiLevelType w:val="hybridMultilevel"/>
    <w:tmpl w:val="B5587208"/>
    <w:lvl w:ilvl="0" w:tplc="7E88C9D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62082A8E"/>
    <w:multiLevelType w:val="multilevel"/>
    <w:tmpl w:val="62082A8E"/>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70210E"/>
    <w:multiLevelType w:val="multilevel"/>
    <w:tmpl w:val="6270210E"/>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57242136">
    <w:abstractNumId w:val="2"/>
  </w:num>
  <w:num w:numId="2" w16cid:durableId="1926112447">
    <w:abstractNumId w:val="7"/>
  </w:num>
  <w:num w:numId="3" w16cid:durableId="279726547">
    <w:abstractNumId w:val="1"/>
  </w:num>
  <w:num w:numId="4" w16cid:durableId="1191799663">
    <w:abstractNumId w:val="6"/>
  </w:num>
  <w:num w:numId="5" w16cid:durableId="819880364">
    <w:abstractNumId w:val="3"/>
  </w:num>
  <w:num w:numId="6" w16cid:durableId="1194421518">
    <w:abstractNumId w:val="5"/>
  </w:num>
  <w:num w:numId="7" w16cid:durableId="1609897718">
    <w:abstractNumId w:val="10"/>
  </w:num>
  <w:num w:numId="8" w16cid:durableId="197352939">
    <w:abstractNumId w:val="9"/>
  </w:num>
  <w:num w:numId="9" w16cid:durableId="15011573">
    <w:abstractNumId w:val="4"/>
  </w:num>
  <w:num w:numId="10" w16cid:durableId="745496053">
    <w:abstractNumId w:val="8"/>
  </w:num>
  <w:num w:numId="11" w16cid:durableId="19501651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丁 利利·">
    <w15:presenceInfo w15:providerId="Windows Live" w15:userId="5daa1c9897f7008b"/>
  </w15:person>
  <w15:person w15:author="tyt">
    <w15:presenceInfo w15:providerId="None" w15:userId="ty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1"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zc5ZjM1NDAxMjU2YzIyZDkxODhhOTIwYzZlMTMxOWIifQ=="/>
    <w:docVar w:name="EN.Layout" w:val="&lt;ENLayout&gt;&lt;Style&gt;Chinese Std GBT7714 (numeric)_20200325_183235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9sfrvp45e9rdefzs5550ej00rf2srs02fe&quot;&gt;My EndNote Library&lt;record-ids&gt;&lt;item&gt;24&lt;/item&gt;&lt;item&gt;29&lt;/item&gt;&lt;item&gt;31&lt;/item&gt;&lt;item&gt;35&lt;/item&gt;&lt;item&gt;37&lt;/item&gt;&lt;item&gt;39&lt;/item&gt;&lt;item&gt;42&lt;/item&gt;&lt;item&gt;44&lt;/item&gt;&lt;item&gt;46&lt;/item&gt;&lt;item&gt;47&lt;/item&gt;&lt;item&gt;53&lt;/item&gt;&lt;item&gt;55&lt;/item&gt;&lt;item&gt;74&lt;/item&gt;&lt;item&gt;82&lt;/item&gt;&lt;item&gt;86&lt;/item&gt;&lt;item&gt;88&lt;/item&gt;&lt;item&gt;91&lt;/item&gt;&lt;item&gt;94&lt;/item&gt;&lt;item&gt;96&lt;/item&gt;&lt;item&gt;98&lt;/item&gt;&lt;item&gt;102&lt;/item&gt;&lt;item&gt;119&lt;/item&gt;&lt;item&gt;120&lt;/item&gt;&lt;item&gt;121&lt;/item&gt;&lt;item&gt;122&lt;/item&gt;&lt;item&gt;126&lt;/item&gt;&lt;item&gt;128&lt;/item&gt;&lt;item&gt;130&lt;/item&gt;&lt;item&gt;132&lt;/item&gt;&lt;item&gt;134&lt;/item&gt;&lt;item&gt;136&lt;/item&gt;&lt;item&gt;138&lt;/item&gt;&lt;item&gt;140&lt;/item&gt;&lt;item&gt;142&lt;/item&gt;&lt;item&gt;144&lt;/item&gt;&lt;item&gt;146&lt;/item&gt;&lt;item&gt;148&lt;/item&gt;&lt;item&gt;150&lt;/item&gt;&lt;item&gt;152&lt;/item&gt;&lt;item&gt;154&lt;/item&gt;&lt;item&gt;156&lt;/item&gt;&lt;item&gt;158&lt;/item&gt;&lt;item&gt;160&lt;/item&gt;&lt;item&gt;162&lt;/item&gt;&lt;item&gt;164&lt;/item&gt;&lt;item&gt;166&lt;/item&gt;&lt;item&gt;169&lt;/item&gt;&lt;item&gt;171&lt;/item&gt;&lt;item&gt;177&lt;/item&gt;&lt;item&gt;181&lt;/item&gt;&lt;item&gt;197&lt;/item&gt;&lt;item&gt;199&lt;/item&gt;&lt;item&gt;207&lt;/item&gt;&lt;item&gt;210&lt;/item&gt;&lt;item&gt;213&lt;/item&gt;&lt;item&gt;215&lt;/item&gt;&lt;item&gt;216&lt;/item&gt;&lt;item&gt;217&lt;/item&gt;&lt;item&gt;218&lt;/item&gt;&lt;item&gt;219&lt;/item&gt;&lt;item&gt;220&lt;/item&gt;&lt;item&gt;222&lt;/item&gt;&lt;item&gt;223&lt;/item&gt;&lt;item&gt;224&lt;/item&gt;&lt;item&gt;225&lt;/item&gt;&lt;item&gt;226&lt;/item&gt;&lt;item&gt;228&lt;/item&gt;&lt;item&gt;229&lt;/item&gt;&lt;item&gt;230&lt;/item&gt;&lt;item&gt;231&lt;/item&gt;&lt;item&gt;232&lt;/item&gt;&lt;item&gt;233&lt;/item&gt;&lt;item&gt;236&lt;/item&gt;&lt;item&gt;239&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7&lt;/item&gt;&lt;item&gt;261&lt;/item&gt;&lt;item&gt;264&lt;/item&gt;&lt;item&gt;265&lt;/item&gt;&lt;item&gt;266&lt;/item&gt;&lt;item&gt;267&lt;/item&gt;&lt;item&gt;269&lt;/item&gt;&lt;item&gt;270&lt;/item&gt;&lt;item&gt;272&lt;/item&gt;&lt;item&gt;273&lt;/item&gt;&lt;item&gt;281&lt;/item&gt;&lt;item&gt;283&lt;/item&gt;&lt;item&gt;292&lt;/item&gt;&lt;item&gt;293&lt;/item&gt;&lt;item&gt;294&lt;/item&gt;&lt;item&gt;295&lt;/item&gt;&lt;item&gt;296&lt;/item&gt;&lt;item&gt;297&lt;/item&gt;&lt;item&gt;298&lt;/item&gt;&lt;item&gt;299&lt;/item&gt;&lt;item&gt;301&lt;/item&gt;&lt;item&gt;302&lt;/item&gt;&lt;item&gt;303&lt;/item&gt;&lt;item&gt;304&lt;/item&gt;&lt;item&gt;305&lt;/item&gt;&lt;item&gt;306&lt;/item&gt;&lt;item&gt;307&lt;/item&gt;&lt;item&gt;308&lt;/item&gt;&lt;item&gt;309&lt;/item&gt;&lt;item&gt;310&lt;/item&gt;&lt;item&gt;311&lt;/item&gt;&lt;item&gt;312&lt;/item&gt;&lt;item&gt;314&lt;/item&gt;&lt;item&gt;315&lt;/item&gt;&lt;item&gt;317&lt;/item&gt;&lt;item&gt;319&lt;/item&gt;&lt;item&gt;320&lt;/item&gt;&lt;/record-ids&gt;&lt;/item&gt;&lt;/Libraries&gt;"/>
  </w:docVars>
  <w:rsids>
    <w:rsidRoot w:val="007355D0"/>
    <w:rsid w:val="00000682"/>
    <w:rsid w:val="0000229B"/>
    <w:rsid w:val="000030F5"/>
    <w:rsid w:val="00003F8D"/>
    <w:rsid w:val="0000441A"/>
    <w:rsid w:val="0000539D"/>
    <w:rsid w:val="0000672B"/>
    <w:rsid w:val="0000690A"/>
    <w:rsid w:val="00012803"/>
    <w:rsid w:val="00013B68"/>
    <w:rsid w:val="000148CA"/>
    <w:rsid w:val="0001640D"/>
    <w:rsid w:val="00016DD6"/>
    <w:rsid w:val="00017B7A"/>
    <w:rsid w:val="00020A82"/>
    <w:rsid w:val="000256A4"/>
    <w:rsid w:val="00025711"/>
    <w:rsid w:val="00025BAB"/>
    <w:rsid w:val="000263D4"/>
    <w:rsid w:val="00027D35"/>
    <w:rsid w:val="0003043B"/>
    <w:rsid w:val="00031DBB"/>
    <w:rsid w:val="00033142"/>
    <w:rsid w:val="00033ABE"/>
    <w:rsid w:val="00034DE4"/>
    <w:rsid w:val="00036A17"/>
    <w:rsid w:val="00040485"/>
    <w:rsid w:val="000412A8"/>
    <w:rsid w:val="00041F66"/>
    <w:rsid w:val="00046A11"/>
    <w:rsid w:val="00047733"/>
    <w:rsid w:val="00047E62"/>
    <w:rsid w:val="000509BE"/>
    <w:rsid w:val="0005112F"/>
    <w:rsid w:val="00052D9B"/>
    <w:rsid w:val="00063873"/>
    <w:rsid w:val="00063CA3"/>
    <w:rsid w:val="000645F0"/>
    <w:rsid w:val="0006646D"/>
    <w:rsid w:val="00067FA8"/>
    <w:rsid w:val="00072BDF"/>
    <w:rsid w:val="00075CB4"/>
    <w:rsid w:val="00080566"/>
    <w:rsid w:val="000807AC"/>
    <w:rsid w:val="00080E24"/>
    <w:rsid w:val="000818D5"/>
    <w:rsid w:val="00082709"/>
    <w:rsid w:val="00084C91"/>
    <w:rsid w:val="00085890"/>
    <w:rsid w:val="00086B68"/>
    <w:rsid w:val="00087705"/>
    <w:rsid w:val="00091334"/>
    <w:rsid w:val="0009389F"/>
    <w:rsid w:val="000938FB"/>
    <w:rsid w:val="00095326"/>
    <w:rsid w:val="000A02AD"/>
    <w:rsid w:val="000A07F7"/>
    <w:rsid w:val="000A20E4"/>
    <w:rsid w:val="000A3B63"/>
    <w:rsid w:val="000A7706"/>
    <w:rsid w:val="000A7D22"/>
    <w:rsid w:val="000B1C3F"/>
    <w:rsid w:val="000B2185"/>
    <w:rsid w:val="000B287D"/>
    <w:rsid w:val="000B5A34"/>
    <w:rsid w:val="000B648D"/>
    <w:rsid w:val="000B651E"/>
    <w:rsid w:val="000B6A15"/>
    <w:rsid w:val="000C3A2B"/>
    <w:rsid w:val="000C50A6"/>
    <w:rsid w:val="000C53E7"/>
    <w:rsid w:val="000D04D2"/>
    <w:rsid w:val="000D1A6B"/>
    <w:rsid w:val="000D31C9"/>
    <w:rsid w:val="000D4672"/>
    <w:rsid w:val="000D610C"/>
    <w:rsid w:val="000D62EA"/>
    <w:rsid w:val="000E0853"/>
    <w:rsid w:val="000E2E68"/>
    <w:rsid w:val="000E3B6C"/>
    <w:rsid w:val="000E3E92"/>
    <w:rsid w:val="000E4353"/>
    <w:rsid w:val="000E4B25"/>
    <w:rsid w:val="000E6088"/>
    <w:rsid w:val="000E6363"/>
    <w:rsid w:val="000E7F4D"/>
    <w:rsid w:val="000F3ABC"/>
    <w:rsid w:val="000F64AB"/>
    <w:rsid w:val="001009BC"/>
    <w:rsid w:val="00103795"/>
    <w:rsid w:val="00103BA1"/>
    <w:rsid w:val="00104689"/>
    <w:rsid w:val="00105803"/>
    <w:rsid w:val="001064BE"/>
    <w:rsid w:val="001071D9"/>
    <w:rsid w:val="0010728E"/>
    <w:rsid w:val="001154E0"/>
    <w:rsid w:val="00115AE3"/>
    <w:rsid w:val="00117105"/>
    <w:rsid w:val="001173AF"/>
    <w:rsid w:val="001174EA"/>
    <w:rsid w:val="001216B4"/>
    <w:rsid w:val="0012384A"/>
    <w:rsid w:val="00123D3E"/>
    <w:rsid w:val="00123E07"/>
    <w:rsid w:val="00124414"/>
    <w:rsid w:val="0013022C"/>
    <w:rsid w:val="0013356C"/>
    <w:rsid w:val="001346F0"/>
    <w:rsid w:val="00134F05"/>
    <w:rsid w:val="0013527C"/>
    <w:rsid w:val="00141A41"/>
    <w:rsid w:val="00143D82"/>
    <w:rsid w:val="00144671"/>
    <w:rsid w:val="00144A93"/>
    <w:rsid w:val="00144B71"/>
    <w:rsid w:val="00145096"/>
    <w:rsid w:val="00146EDF"/>
    <w:rsid w:val="00146FB1"/>
    <w:rsid w:val="00150D08"/>
    <w:rsid w:val="0015173E"/>
    <w:rsid w:val="00151F90"/>
    <w:rsid w:val="00152464"/>
    <w:rsid w:val="00152B76"/>
    <w:rsid w:val="00154483"/>
    <w:rsid w:val="00154725"/>
    <w:rsid w:val="00155D93"/>
    <w:rsid w:val="00156CB0"/>
    <w:rsid w:val="0016114F"/>
    <w:rsid w:val="00162E9A"/>
    <w:rsid w:val="00170ECB"/>
    <w:rsid w:val="00172E53"/>
    <w:rsid w:val="00173417"/>
    <w:rsid w:val="00176ABD"/>
    <w:rsid w:val="00176C86"/>
    <w:rsid w:val="001777A2"/>
    <w:rsid w:val="00180E76"/>
    <w:rsid w:val="00182359"/>
    <w:rsid w:val="00182705"/>
    <w:rsid w:val="001830C8"/>
    <w:rsid w:val="001839A0"/>
    <w:rsid w:val="001862AE"/>
    <w:rsid w:val="00186D17"/>
    <w:rsid w:val="001911AC"/>
    <w:rsid w:val="00193B77"/>
    <w:rsid w:val="00194AED"/>
    <w:rsid w:val="0019557C"/>
    <w:rsid w:val="001962B0"/>
    <w:rsid w:val="001A065C"/>
    <w:rsid w:val="001A24FD"/>
    <w:rsid w:val="001A453E"/>
    <w:rsid w:val="001A4AD6"/>
    <w:rsid w:val="001B2CC1"/>
    <w:rsid w:val="001B364E"/>
    <w:rsid w:val="001B3871"/>
    <w:rsid w:val="001B5868"/>
    <w:rsid w:val="001C14E3"/>
    <w:rsid w:val="001C68BC"/>
    <w:rsid w:val="001C68DE"/>
    <w:rsid w:val="001C7C08"/>
    <w:rsid w:val="001D150A"/>
    <w:rsid w:val="001D4CC0"/>
    <w:rsid w:val="001D528F"/>
    <w:rsid w:val="001D53C6"/>
    <w:rsid w:val="001D62EC"/>
    <w:rsid w:val="001E2D56"/>
    <w:rsid w:val="001E4F87"/>
    <w:rsid w:val="001E7593"/>
    <w:rsid w:val="001F296B"/>
    <w:rsid w:val="001F50E5"/>
    <w:rsid w:val="001F5125"/>
    <w:rsid w:val="001F7F87"/>
    <w:rsid w:val="002004CA"/>
    <w:rsid w:val="00200CF7"/>
    <w:rsid w:val="00202E57"/>
    <w:rsid w:val="00207B8E"/>
    <w:rsid w:val="0021064C"/>
    <w:rsid w:val="00215224"/>
    <w:rsid w:val="0021555A"/>
    <w:rsid w:val="00216BE4"/>
    <w:rsid w:val="00217CA0"/>
    <w:rsid w:val="002211D6"/>
    <w:rsid w:val="002219C8"/>
    <w:rsid w:val="00223B5B"/>
    <w:rsid w:val="002269F8"/>
    <w:rsid w:val="0023015B"/>
    <w:rsid w:val="0023172A"/>
    <w:rsid w:val="00237F8B"/>
    <w:rsid w:val="00240694"/>
    <w:rsid w:val="00242B8C"/>
    <w:rsid w:val="00242C6E"/>
    <w:rsid w:val="002435C5"/>
    <w:rsid w:val="0024528D"/>
    <w:rsid w:val="00245783"/>
    <w:rsid w:val="00245BD7"/>
    <w:rsid w:val="002505C4"/>
    <w:rsid w:val="00250F41"/>
    <w:rsid w:val="00252042"/>
    <w:rsid w:val="0025762B"/>
    <w:rsid w:val="00262E98"/>
    <w:rsid w:val="002653A9"/>
    <w:rsid w:val="00265688"/>
    <w:rsid w:val="00265909"/>
    <w:rsid w:val="00265A0B"/>
    <w:rsid w:val="00267929"/>
    <w:rsid w:val="00270C8D"/>
    <w:rsid w:val="0027434A"/>
    <w:rsid w:val="002761BF"/>
    <w:rsid w:val="002773A0"/>
    <w:rsid w:val="002837D8"/>
    <w:rsid w:val="002841DA"/>
    <w:rsid w:val="00285049"/>
    <w:rsid w:val="00285436"/>
    <w:rsid w:val="002854A5"/>
    <w:rsid w:val="00285AAC"/>
    <w:rsid w:val="00286081"/>
    <w:rsid w:val="0029031B"/>
    <w:rsid w:val="00291810"/>
    <w:rsid w:val="002933AF"/>
    <w:rsid w:val="00293F74"/>
    <w:rsid w:val="00294934"/>
    <w:rsid w:val="00294A33"/>
    <w:rsid w:val="002A0299"/>
    <w:rsid w:val="002A31D1"/>
    <w:rsid w:val="002A3BAF"/>
    <w:rsid w:val="002A5F27"/>
    <w:rsid w:val="002A71E7"/>
    <w:rsid w:val="002A7C8E"/>
    <w:rsid w:val="002B1EE8"/>
    <w:rsid w:val="002B65A5"/>
    <w:rsid w:val="002C0146"/>
    <w:rsid w:val="002C126D"/>
    <w:rsid w:val="002C3A2E"/>
    <w:rsid w:val="002C3DF6"/>
    <w:rsid w:val="002C7D20"/>
    <w:rsid w:val="002D1263"/>
    <w:rsid w:val="002D1852"/>
    <w:rsid w:val="002E111D"/>
    <w:rsid w:val="002F0D8A"/>
    <w:rsid w:val="002F13AC"/>
    <w:rsid w:val="002F2F6D"/>
    <w:rsid w:val="002F300D"/>
    <w:rsid w:val="002F3272"/>
    <w:rsid w:val="002F4F93"/>
    <w:rsid w:val="002F4FFA"/>
    <w:rsid w:val="00302DCF"/>
    <w:rsid w:val="00310EE3"/>
    <w:rsid w:val="00311737"/>
    <w:rsid w:val="0031233A"/>
    <w:rsid w:val="003129EB"/>
    <w:rsid w:val="0031451E"/>
    <w:rsid w:val="003159FD"/>
    <w:rsid w:val="00315F46"/>
    <w:rsid w:val="00316F43"/>
    <w:rsid w:val="00317FAC"/>
    <w:rsid w:val="003253E3"/>
    <w:rsid w:val="00333B55"/>
    <w:rsid w:val="003340B2"/>
    <w:rsid w:val="00335B35"/>
    <w:rsid w:val="003362E4"/>
    <w:rsid w:val="0034098B"/>
    <w:rsid w:val="003436C5"/>
    <w:rsid w:val="0034600B"/>
    <w:rsid w:val="00346772"/>
    <w:rsid w:val="00350EB6"/>
    <w:rsid w:val="00351A02"/>
    <w:rsid w:val="00351BCC"/>
    <w:rsid w:val="00352477"/>
    <w:rsid w:val="0035257D"/>
    <w:rsid w:val="00353FC3"/>
    <w:rsid w:val="00355A47"/>
    <w:rsid w:val="00360CB4"/>
    <w:rsid w:val="00363845"/>
    <w:rsid w:val="003639EC"/>
    <w:rsid w:val="00365DB9"/>
    <w:rsid w:val="00367591"/>
    <w:rsid w:val="0036790E"/>
    <w:rsid w:val="00367B96"/>
    <w:rsid w:val="00367C70"/>
    <w:rsid w:val="003719F4"/>
    <w:rsid w:val="00371A91"/>
    <w:rsid w:val="00371CDA"/>
    <w:rsid w:val="003727B9"/>
    <w:rsid w:val="003738BB"/>
    <w:rsid w:val="0037771F"/>
    <w:rsid w:val="00377A27"/>
    <w:rsid w:val="00380ED1"/>
    <w:rsid w:val="00381B3B"/>
    <w:rsid w:val="00382254"/>
    <w:rsid w:val="0038770C"/>
    <w:rsid w:val="00387801"/>
    <w:rsid w:val="00387BB4"/>
    <w:rsid w:val="00390D30"/>
    <w:rsid w:val="003936E6"/>
    <w:rsid w:val="003939F7"/>
    <w:rsid w:val="00394BD8"/>
    <w:rsid w:val="00397169"/>
    <w:rsid w:val="003A60A3"/>
    <w:rsid w:val="003B0060"/>
    <w:rsid w:val="003B118D"/>
    <w:rsid w:val="003B13D2"/>
    <w:rsid w:val="003B48E2"/>
    <w:rsid w:val="003B5FF2"/>
    <w:rsid w:val="003C2344"/>
    <w:rsid w:val="003C426D"/>
    <w:rsid w:val="003C4752"/>
    <w:rsid w:val="003C5099"/>
    <w:rsid w:val="003C55DF"/>
    <w:rsid w:val="003C77DB"/>
    <w:rsid w:val="003D0138"/>
    <w:rsid w:val="003D01EE"/>
    <w:rsid w:val="003D37B4"/>
    <w:rsid w:val="003D54E7"/>
    <w:rsid w:val="003D7B29"/>
    <w:rsid w:val="003E0788"/>
    <w:rsid w:val="003E399E"/>
    <w:rsid w:val="003E490C"/>
    <w:rsid w:val="003E4B93"/>
    <w:rsid w:val="003E6111"/>
    <w:rsid w:val="003E72BB"/>
    <w:rsid w:val="003E76CD"/>
    <w:rsid w:val="003F2BD7"/>
    <w:rsid w:val="003F627D"/>
    <w:rsid w:val="003F6948"/>
    <w:rsid w:val="003F70DB"/>
    <w:rsid w:val="0040076F"/>
    <w:rsid w:val="004014FD"/>
    <w:rsid w:val="004043BA"/>
    <w:rsid w:val="00404D46"/>
    <w:rsid w:val="00411E42"/>
    <w:rsid w:val="00412408"/>
    <w:rsid w:val="004132AE"/>
    <w:rsid w:val="004144D1"/>
    <w:rsid w:val="00415506"/>
    <w:rsid w:val="004202DC"/>
    <w:rsid w:val="00421B77"/>
    <w:rsid w:val="00421DCE"/>
    <w:rsid w:val="00421FD6"/>
    <w:rsid w:val="00422EB0"/>
    <w:rsid w:val="00424804"/>
    <w:rsid w:val="00425BD8"/>
    <w:rsid w:val="004310B0"/>
    <w:rsid w:val="004313E2"/>
    <w:rsid w:val="00434D91"/>
    <w:rsid w:val="00440A0A"/>
    <w:rsid w:val="00441914"/>
    <w:rsid w:val="0044524E"/>
    <w:rsid w:val="004460AE"/>
    <w:rsid w:val="00446E43"/>
    <w:rsid w:val="00450B42"/>
    <w:rsid w:val="00453033"/>
    <w:rsid w:val="004559E6"/>
    <w:rsid w:val="00456F57"/>
    <w:rsid w:val="00460178"/>
    <w:rsid w:val="00460501"/>
    <w:rsid w:val="004622D1"/>
    <w:rsid w:val="00465835"/>
    <w:rsid w:val="004723FA"/>
    <w:rsid w:val="00472D42"/>
    <w:rsid w:val="00474C0F"/>
    <w:rsid w:val="00476EB4"/>
    <w:rsid w:val="00477356"/>
    <w:rsid w:val="004812F4"/>
    <w:rsid w:val="00484076"/>
    <w:rsid w:val="00486B9D"/>
    <w:rsid w:val="00486F15"/>
    <w:rsid w:val="004904D4"/>
    <w:rsid w:val="00493F14"/>
    <w:rsid w:val="00495221"/>
    <w:rsid w:val="004955B0"/>
    <w:rsid w:val="004A0C28"/>
    <w:rsid w:val="004A1825"/>
    <w:rsid w:val="004A2B25"/>
    <w:rsid w:val="004A4E06"/>
    <w:rsid w:val="004A6204"/>
    <w:rsid w:val="004A6CEA"/>
    <w:rsid w:val="004B1D63"/>
    <w:rsid w:val="004B2B69"/>
    <w:rsid w:val="004B3B8A"/>
    <w:rsid w:val="004B3DC8"/>
    <w:rsid w:val="004B49B3"/>
    <w:rsid w:val="004B6F8A"/>
    <w:rsid w:val="004C2A5C"/>
    <w:rsid w:val="004C2B27"/>
    <w:rsid w:val="004C3626"/>
    <w:rsid w:val="004C3638"/>
    <w:rsid w:val="004D1C26"/>
    <w:rsid w:val="004D343B"/>
    <w:rsid w:val="004E050F"/>
    <w:rsid w:val="004E4831"/>
    <w:rsid w:val="004E4872"/>
    <w:rsid w:val="004E4FCA"/>
    <w:rsid w:val="004F17EA"/>
    <w:rsid w:val="004F3B01"/>
    <w:rsid w:val="004F3B52"/>
    <w:rsid w:val="004F527E"/>
    <w:rsid w:val="004F6B2C"/>
    <w:rsid w:val="00502804"/>
    <w:rsid w:val="005028B0"/>
    <w:rsid w:val="005035C5"/>
    <w:rsid w:val="00503750"/>
    <w:rsid w:val="0050388C"/>
    <w:rsid w:val="00505C26"/>
    <w:rsid w:val="00507666"/>
    <w:rsid w:val="0051007F"/>
    <w:rsid w:val="00510B24"/>
    <w:rsid w:val="00511597"/>
    <w:rsid w:val="00512A64"/>
    <w:rsid w:val="00512D22"/>
    <w:rsid w:val="00512EA1"/>
    <w:rsid w:val="005133EE"/>
    <w:rsid w:val="005142A9"/>
    <w:rsid w:val="00516427"/>
    <w:rsid w:val="00516AEF"/>
    <w:rsid w:val="005213B9"/>
    <w:rsid w:val="00523414"/>
    <w:rsid w:val="005236AC"/>
    <w:rsid w:val="005246B2"/>
    <w:rsid w:val="00525703"/>
    <w:rsid w:val="00526653"/>
    <w:rsid w:val="005322D4"/>
    <w:rsid w:val="00534247"/>
    <w:rsid w:val="00534EC5"/>
    <w:rsid w:val="005400A9"/>
    <w:rsid w:val="0054478D"/>
    <w:rsid w:val="00550496"/>
    <w:rsid w:val="005531E5"/>
    <w:rsid w:val="0055376A"/>
    <w:rsid w:val="00553A86"/>
    <w:rsid w:val="005553DF"/>
    <w:rsid w:val="00560D2D"/>
    <w:rsid w:val="00561B17"/>
    <w:rsid w:val="00561FCE"/>
    <w:rsid w:val="00562B91"/>
    <w:rsid w:val="00564B82"/>
    <w:rsid w:val="005650D7"/>
    <w:rsid w:val="00571595"/>
    <w:rsid w:val="005724AA"/>
    <w:rsid w:val="00574A51"/>
    <w:rsid w:val="00575549"/>
    <w:rsid w:val="00575876"/>
    <w:rsid w:val="00576773"/>
    <w:rsid w:val="00576D1F"/>
    <w:rsid w:val="00577C66"/>
    <w:rsid w:val="00580BE0"/>
    <w:rsid w:val="00581D07"/>
    <w:rsid w:val="00581E7A"/>
    <w:rsid w:val="0058200A"/>
    <w:rsid w:val="005833F1"/>
    <w:rsid w:val="00584D26"/>
    <w:rsid w:val="00585EA5"/>
    <w:rsid w:val="00586B2D"/>
    <w:rsid w:val="00587F4C"/>
    <w:rsid w:val="005913B6"/>
    <w:rsid w:val="00596A37"/>
    <w:rsid w:val="00597213"/>
    <w:rsid w:val="00597710"/>
    <w:rsid w:val="005A0E14"/>
    <w:rsid w:val="005A1B97"/>
    <w:rsid w:val="005A4273"/>
    <w:rsid w:val="005A4325"/>
    <w:rsid w:val="005A47BE"/>
    <w:rsid w:val="005A7ADC"/>
    <w:rsid w:val="005B3153"/>
    <w:rsid w:val="005B4655"/>
    <w:rsid w:val="005B7645"/>
    <w:rsid w:val="005B7C3F"/>
    <w:rsid w:val="005C08A8"/>
    <w:rsid w:val="005C15EF"/>
    <w:rsid w:val="005C16D9"/>
    <w:rsid w:val="005C319E"/>
    <w:rsid w:val="005C32C7"/>
    <w:rsid w:val="005C3BCB"/>
    <w:rsid w:val="005C4E08"/>
    <w:rsid w:val="005C55F3"/>
    <w:rsid w:val="005C583E"/>
    <w:rsid w:val="005C77AE"/>
    <w:rsid w:val="005C7BA5"/>
    <w:rsid w:val="005D04B7"/>
    <w:rsid w:val="005D16F9"/>
    <w:rsid w:val="005D1F2D"/>
    <w:rsid w:val="005D25B7"/>
    <w:rsid w:val="005D2A80"/>
    <w:rsid w:val="005D2B3E"/>
    <w:rsid w:val="005D2FAA"/>
    <w:rsid w:val="005D4489"/>
    <w:rsid w:val="005D6E25"/>
    <w:rsid w:val="005D7C97"/>
    <w:rsid w:val="005E04A7"/>
    <w:rsid w:val="005E0C50"/>
    <w:rsid w:val="005E0E4F"/>
    <w:rsid w:val="005E2ECA"/>
    <w:rsid w:val="005E3C5C"/>
    <w:rsid w:val="005E5FD1"/>
    <w:rsid w:val="005F1282"/>
    <w:rsid w:val="005F291D"/>
    <w:rsid w:val="005F4F44"/>
    <w:rsid w:val="005F5E72"/>
    <w:rsid w:val="005F5FD3"/>
    <w:rsid w:val="005F68FB"/>
    <w:rsid w:val="005F6B72"/>
    <w:rsid w:val="00602139"/>
    <w:rsid w:val="00602201"/>
    <w:rsid w:val="00603B91"/>
    <w:rsid w:val="006045FF"/>
    <w:rsid w:val="00605A6B"/>
    <w:rsid w:val="00607E1A"/>
    <w:rsid w:val="00611730"/>
    <w:rsid w:val="0061400E"/>
    <w:rsid w:val="006146FF"/>
    <w:rsid w:val="00616DF5"/>
    <w:rsid w:val="00616FEE"/>
    <w:rsid w:val="00617B8D"/>
    <w:rsid w:val="006203B7"/>
    <w:rsid w:val="0062123B"/>
    <w:rsid w:val="00622010"/>
    <w:rsid w:val="00624691"/>
    <w:rsid w:val="00625CC9"/>
    <w:rsid w:val="00626B6D"/>
    <w:rsid w:val="00631112"/>
    <w:rsid w:val="00634570"/>
    <w:rsid w:val="0063484E"/>
    <w:rsid w:val="00636D4C"/>
    <w:rsid w:val="00637572"/>
    <w:rsid w:val="00642E77"/>
    <w:rsid w:val="006459BF"/>
    <w:rsid w:val="00646315"/>
    <w:rsid w:val="00650004"/>
    <w:rsid w:val="0065068A"/>
    <w:rsid w:val="0065166B"/>
    <w:rsid w:val="006544CB"/>
    <w:rsid w:val="00660264"/>
    <w:rsid w:val="006603CF"/>
    <w:rsid w:val="006617B2"/>
    <w:rsid w:val="006619EE"/>
    <w:rsid w:val="00661B91"/>
    <w:rsid w:val="006642F6"/>
    <w:rsid w:val="00665796"/>
    <w:rsid w:val="006660CC"/>
    <w:rsid w:val="0066753E"/>
    <w:rsid w:val="00667743"/>
    <w:rsid w:val="00672FD2"/>
    <w:rsid w:val="00674C8B"/>
    <w:rsid w:val="00677702"/>
    <w:rsid w:val="00683DD2"/>
    <w:rsid w:val="00685F3E"/>
    <w:rsid w:val="00686639"/>
    <w:rsid w:val="006872ED"/>
    <w:rsid w:val="0069242F"/>
    <w:rsid w:val="00694A83"/>
    <w:rsid w:val="00694E32"/>
    <w:rsid w:val="006974AC"/>
    <w:rsid w:val="006A02EA"/>
    <w:rsid w:val="006A0506"/>
    <w:rsid w:val="006A083D"/>
    <w:rsid w:val="006A0B99"/>
    <w:rsid w:val="006A2211"/>
    <w:rsid w:val="006A2CEC"/>
    <w:rsid w:val="006A3414"/>
    <w:rsid w:val="006A5C17"/>
    <w:rsid w:val="006B1E46"/>
    <w:rsid w:val="006B6649"/>
    <w:rsid w:val="006B6CA0"/>
    <w:rsid w:val="006B7266"/>
    <w:rsid w:val="006B72BE"/>
    <w:rsid w:val="006C0C7F"/>
    <w:rsid w:val="006C0DFB"/>
    <w:rsid w:val="006C44C6"/>
    <w:rsid w:val="006C45E9"/>
    <w:rsid w:val="006C57C5"/>
    <w:rsid w:val="006C5BC4"/>
    <w:rsid w:val="006C69C9"/>
    <w:rsid w:val="006C6F96"/>
    <w:rsid w:val="006C7866"/>
    <w:rsid w:val="006D0DDB"/>
    <w:rsid w:val="006D10B4"/>
    <w:rsid w:val="006D2181"/>
    <w:rsid w:val="006D3E41"/>
    <w:rsid w:val="006D50D3"/>
    <w:rsid w:val="006E171D"/>
    <w:rsid w:val="006E2E6A"/>
    <w:rsid w:val="006E3AEE"/>
    <w:rsid w:val="006E3E22"/>
    <w:rsid w:val="006E77DE"/>
    <w:rsid w:val="006E7A7C"/>
    <w:rsid w:val="006F0ADE"/>
    <w:rsid w:val="006F16F5"/>
    <w:rsid w:val="006F2264"/>
    <w:rsid w:val="006F3846"/>
    <w:rsid w:val="006F4837"/>
    <w:rsid w:val="006F545D"/>
    <w:rsid w:val="006F5DEA"/>
    <w:rsid w:val="006F6E08"/>
    <w:rsid w:val="006F6E09"/>
    <w:rsid w:val="006F6F77"/>
    <w:rsid w:val="00701BC8"/>
    <w:rsid w:val="00701C4F"/>
    <w:rsid w:val="0070329A"/>
    <w:rsid w:val="00703528"/>
    <w:rsid w:val="0070382B"/>
    <w:rsid w:val="007050D2"/>
    <w:rsid w:val="00710BDF"/>
    <w:rsid w:val="0071212B"/>
    <w:rsid w:val="00715BFB"/>
    <w:rsid w:val="0071635F"/>
    <w:rsid w:val="007164D6"/>
    <w:rsid w:val="00722272"/>
    <w:rsid w:val="00722442"/>
    <w:rsid w:val="00722691"/>
    <w:rsid w:val="00723DDA"/>
    <w:rsid w:val="0072628F"/>
    <w:rsid w:val="0073100A"/>
    <w:rsid w:val="007355D0"/>
    <w:rsid w:val="0073583F"/>
    <w:rsid w:val="007358FD"/>
    <w:rsid w:val="00740AFF"/>
    <w:rsid w:val="00742EB3"/>
    <w:rsid w:val="007474F7"/>
    <w:rsid w:val="00752275"/>
    <w:rsid w:val="007523D4"/>
    <w:rsid w:val="00752888"/>
    <w:rsid w:val="00756F3B"/>
    <w:rsid w:val="007577C7"/>
    <w:rsid w:val="007650D2"/>
    <w:rsid w:val="00765A1B"/>
    <w:rsid w:val="00766485"/>
    <w:rsid w:val="00767C93"/>
    <w:rsid w:val="00772CA4"/>
    <w:rsid w:val="00773F8E"/>
    <w:rsid w:val="00774ABF"/>
    <w:rsid w:val="00780F63"/>
    <w:rsid w:val="00785500"/>
    <w:rsid w:val="0078772C"/>
    <w:rsid w:val="007906AF"/>
    <w:rsid w:val="00791473"/>
    <w:rsid w:val="007927C1"/>
    <w:rsid w:val="007957F4"/>
    <w:rsid w:val="00797BDB"/>
    <w:rsid w:val="007A0F6C"/>
    <w:rsid w:val="007A3F35"/>
    <w:rsid w:val="007A41D5"/>
    <w:rsid w:val="007A4D2A"/>
    <w:rsid w:val="007A7306"/>
    <w:rsid w:val="007B06ED"/>
    <w:rsid w:val="007B3AB5"/>
    <w:rsid w:val="007B3BDC"/>
    <w:rsid w:val="007B6B75"/>
    <w:rsid w:val="007B726F"/>
    <w:rsid w:val="007C0980"/>
    <w:rsid w:val="007C1103"/>
    <w:rsid w:val="007C13B2"/>
    <w:rsid w:val="007C4760"/>
    <w:rsid w:val="007C4865"/>
    <w:rsid w:val="007C6B6A"/>
    <w:rsid w:val="007C729A"/>
    <w:rsid w:val="007D159A"/>
    <w:rsid w:val="007D3B3E"/>
    <w:rsid w:val="007D48E2"/>
    <w:rsid w:val="007D52D1"/>
    <w:rsid w:val="007D646D"/>
    <w:rsid w:val="007D7E12"/>
    <w:rsid w:val="007E34D3"/>
    <w:rsid w:val="007E39ED"/>
    <w:rsid w:val="007E412D"/>
    <w:rsid w:val="007E51EA"/>
    <w:rsid w:val="007E5E91"/>
    <w:rsid w:val="007F0CDC"/>
    <w:rsid w:val="007F1B40"/>
    <w:rsid w:val="007F2664"/>
    <w:rsid w:val="007F330B"/>
    <w:rsid w:val="008016EE"/>
    <w:rsid w:val="00801C79"/>
    <w:rsid w:val="00802B0B"/>
    <w:rsid w:val="00804CDE"/>
    <w:rsid w:val="00804DBF"/>
    <w:rsid w:val="008051A4"/>
    <w:rsid w:val="008063FF"/>
    <w:rsid w:val="00807C4B"/>
    <w:rsid w:val="00812AF6"/>
    <w:rsid w:val="00812C28"/>
    <w:rsid w:val="00812FA0"/>
    <w:rsid w:val="00815B36"/>
    <w:rsid w:val="0081737D"/>
    <w:rsid w:val="008212F0"/>
    <w:rsid w:val="0082212B"/>
    <w:rsid w:val="008229B7"/>
    <w:rsid w:val="00822D7F"/>
    <w:rsid w:val="008264BA"/>
    <w:rsid w:val="00826CA3"/>
    <w:rsid w:val="008276A5"/>
    <w:rsid w:val="00830A2C"/>
    <w:rsid w:val="0083161F"/>
    <w:rsid w:val="008326F7"/>
    <w:rsid w:val="0083411C"/>
    <w:rsid w:val="00834EE0"/>
    <w:rsid w:val="008406C9"/>
    <w:rsid w:val="0084223F"/>
    <w:rsid w:val="008443D7"/>
    <w:rsid w:val="00853D15"/>
    <w:rsid w:val="00853D1C"/>
    <w:rsid w:val="008541A7"/>
    <w:rsid w:val="00857057"/>
    <w:rsid w:val="00860A24"/>
    <w:rsid w:val="00861A8F"/>
    <w:rsid w:val="00862603"/>
    <w:rsid w:val="008635DE"/>
    <w:rsid w:val="00866DD1"/>
    <w:rsid w:val="0086758E"/>
    <w:rsid w:val="008700AD"/>
    <w:rsid w:val="0087351C"/>
    <w:rsid w:val="008735FB"/>
    <w:rsid w:val="00875004"/>
    <w:rsid w:val="0087584E"/>
    <w:rsid w:val="00881037"/>
    <w:rsid w:val="00881A89"/>
    <w:rsid w:val="00887D13"/>
    <w:rsid w:val="0089048A"/>
    <w:rsid w:val="00890741"/>
    <w:rsid w:val="00890755"/>
    <w:rsid w:val="00891A9E"/>
    <w:rsid w:val="0089286E"/>
    <w:rsid w:val="008A060D"/>
    <w:rsid w:val="008A11B3"/>
    <w:rsid w:val="008A3D7C"/>
    <w:rsid w:val="008A7345"/>
    <w:rsid w:val="008A7989"/>
    <w:rsid w:val="008A7D7A"/>
    <w:rsid w:val="008B33FD"/>
    <w:rsid w:val="008B3E7C"/>
    <w:rsid w:val="008B5950"/>
    <w:rsid w:val="008B5ECB"/>
    <w:rsid w:val="008B7834"/>
    <w:rsid w:val="008D0BA7"/>
    <w:rsid w:val="008D12A6"/>
    <w:rsid w:val="008D1DF8"/>
    <w:rsid w:val="008D225D"/>
    <w:rsid w:val="008D2BD4"/>
    <w:rsid w:val="008D34EA"/>
    <w:rsid w:val="008D4F94"/>
    <w:rsid w:val="008D56CF"/>
    <w:rsid w:val="008D6595"/>
    <w:rsid w:val="008D699B"/>
    <w:rsid w:val="008D772B"/>
    <w:rsid w:val="008E57EA"/>
    <w:rsid w:val="008F0B7A"/>
    <w:rsid w:val="008F2A1B"/>
    <w:rsid w:val="008F6B83"/>
    <w:rsid w:val="00901666"/>
    <w:rsid w:val="009016D4"/>
    <w:rsid w:val="009017CA"/>
    <w:rsid w:val="00905774"/>
    <w:rsid w:val="009073B2"/>
    <w:rsid w:val="00910C9F"/>
    <w:rsid w:val="009111D6"/>
    <w:rsid w:val="00912F19"/>
    <w:rsid w:val="0091391D"/>
    <w:rsid w:val="0091402D"/>
    <w:rsid w:val="00915E63"/>
    <w:rsid w:val="009161FE"/>
    <w:rsid w:val="009169CA"/>
    <w:rsid w:val="00922F87"/>
    <w:rsid w:val="00923DD4"/>
    <w:rsid w:val="009247C7"/>
    <w:rsid w:val="009269A2"/>
    <w:rsid w:val="0093190D"/>
    <w:rsid w:val="00932F5A"/>
    <w:rsid w:val="00934662"/>
    <w:rsid w:val="00935B5B"/>
    <w:rsid w:val="00936D18"/>
    <w:rsid w:val="00941C88"/>
    <w:rsid w:val="009448E5"/>
    <w:rsid w:val="009452EC"/>
    <w:rsid w:val="009454A9"/>
    <w:rsid w:val="00945B18"/>
    <w:rsid w:val="00947B05"/>
    <w:rsid w:val="009506EA"/>
    <w:rsid w:val="0095683C"/>
    <w:rsid w:val="00957582"/>
    <w:rsid w:val="00961A53"/>
    <w:rsid w:val="009620D0"/>
    <w:rsid w:val="00963B36"/>
    <w:rsid w:val="00966515"/>
    <w:rsid w:val="00970F51"/>
    <w:rsid w:val="0097251A"/>
    <w:rsid w:val="00975C7D"/>
    <w:rsid w:val="00976358"/>
    <w:rsid w:val="009806A8"/>
    <w:rsid w:val="009819DC"/>
    <w:rsid w:val="00986B61"/>
    <w:rsid w:val="0099303A"/>
    <w:rsid w:val="0099313A"/>
    <w:rsid w:val="0099425B"/>
    <w:rsid w:val="00996148"/>
    <w:rsid w:val="009966C9"/>
    <w:rsid w:val="009967DE"/>
    <w:rsid w:val="009A0E18"/>
    <w:rsid w:val="009A1BFE"/>
    <w:rsid w:val="009A2AD4"/>
    <w:rsid w:val="009A32D1"/>
    <w:rsid w:val="009A34E1"/>
    <w:rsid w:val="009A62E6"/>
    <w:rsid w:val="009B08F6"/>
    <w:rsid w:val="009B12C3"/>
    <w:rsid w:val="009B1935"/>
    <w:rsid w:val="009B526B"/>
    <w:rsid w:val="009B5ECE"/>
    <w:rsid w:val="009C02DC"/>
    <w:rsid w:val="009C0BDF"/>
    <w:rsid w:val="009C1317"/>
    <w:rsid w:val="009C13DF"/>
    <w:rsid w:val="009C2E3E"/>
    <w:rsid w:val="009D1E49"/>
    <w:rsid w:val="009D2681"/>
    <w:rsid w:val="009D28BB"/>
    <w:rsid w:val="009D2F3B"/>
    <w:rsid w:val="009D3C2A"/>
    <w:rsid w:val="009E0A7D"/>
    <w:rsid w:val="009E3079"/>
    <w:rsid w:val="009E7348"/>
    <w:rsid w:val="009E7723"/>
    <w:rsid w:val="009F1FDC"/>
    <w:rsid w:val="009F3A95"/>
    <w:rsid w:val="00A01212"/>
    <w:rsid w:val="00A0134C"/>
    <w:rsid w:val="00A05D76"/>
    <w:rsid w:val="00A07598"/>
    <w:rsid w:val="00A1082C"/>
    <w:rsid w:val="00A10DA1"/>
    <w:rsid w:val="00A10EC3"/>
    <w:rsid w:val="00A11904"/>
    <w:rsid w:val="00A149B6"/>
    <w:rsid w:val="00A176A5"/>
    <w:rsid w:val="00A17906"/>
    <w:rsid w:val="00A222A3"/>
    <w:rsid w:val="00A22F1E"/>
    <w:rsid w:val="00A239AF"/>
    <w:rsid w:val="00A24322"/>
    <w:rsid w:val="00A25AF3"/>
    <w:rsid w:val="00A26834"/>
    <w:rsid w:val="00A31909"/>
    <w:rsid w:val="00A32060"/>
    <w:rsid w:val="00A40821"/>
    <w:rsid w:val="00A428AD"/>
    <w:rsid w:val="00A456DC"/>
    <w:rsid w:val="00A515BC"/>
    <w:rsid w:val="00A517C5"/>
    <w:rsid w:val="00A51B83"/>
    <w:rsid w:val="00A5338A"/>
    <w:rsid w:val="00A55789"/>
    <w:rsid w:val="00A57361"/>
    <w:rsid w:val="00A605BE"/>
    <w:rsid w:val="00A6203F"/>
    <w:rsid w:val="00A620A2"/>
    <w:rsid w:val="00A673D8"/>
    <w:rsid w:val="00A738B7"/>
    <w:rsid w:val="00A8043F"/>
    <w:rsid w:val="00A82F4A"/>
    <w:rsid w:val="00A83572"/>
    <w:rsid w:val="00A835F7"/>
    <w:rsid w:val="00A848EC"/>
    <w:rsid w:val="00A87B46"/>
    <w:rsid w:val="00A906D2"/>
    <w:rsid w:val="00A90D89"/>
    <w:rsid w:val="00A92BFA"/>
    <w:rsid w:val="00A92EAF"/>
    <w:rsid w:val="00A93077"/>
    <w:rsid w:val="00A9312D"/>
    <w:rsid w:val="00A95923"/>
    <w:rsid w:val="00AA0AB9"/>
    <w:rsid w:val="00AA10F5"/>
    <w:rsid w:val="00AA63F5"/>
    <w:rsid w:val="00AA7669"/>
    <w:rsid w:val="00AB0306"/>
    <w:rsid w:val="00AB1B22"/>
    <w:rsid w:val="00AB2855"/>
    <w:rsid w:val="00AB322E"/>
    <w:rsid w:val="00AB579A"/>
    <w:rsid w:val="00AC0D77"/>
    <w:rsid w:val="00AC31D6"/>
    <w:rsid w:val="00AC3410"/>
    <w:rsid w:val="00AC61BD"/>
    <w:rsid w:val="00AC75F1"/>
    <w:rsid w:val="00AD6654"/>
    <w:rsid w:val="00AD6C33"/>
    <w:rsid w:val="00AE0FE2"/>
    <w:rsid w:val="00AE125B"/>
    <w:rsid w:val="00AE206E"/>
    <w:rsid w:val="00AE21C6"/>
    <w:rsid w:val="00AE68FA"/>
    <w:rsid w:val="00AF1FC8"/>
    <w:rsid w:val="00AF2A7D"/>
    <w:rsid w:val="00AF3D85"/>
    <w:rsid w:val="00AF41E7"/>
    <w:rsid w:val="00AF6378"/>
    <w:rsid w:val="00AF6D97"/>
    <w:rsid w:val="00B019EA"/>
    <w:rsid w:val="00B02060"/>
    <w:rsid w:val="00B02EC3"/>
    <w:rsid w:val="00B041EC"/>
    <w:rsid w:val="00B0580F"/>
    <w:rsid w:val="00B05DF8"/>
    <w:rsid w:val="00B06DB1"/>
    <w:rsid w:val="00B11A5C"/>
    <w:rsid w:val="00B11B9F"/>
    <w:rsid w:val="00B11EEB"/>
    <w:rsid w:val="00B12114"/>
    <w:rsid w:val="00B12FA7"/>
    <w:rsid w:val="00B1407B"/>
    <w:rsid w:val="00B15410"/>
    <w:rsid w:val="00B21469"/>
    <w:rsid w:val="00B22225"/>
    <w:rsid w:val="00B2597F"/>
    <w:rsid w:val="00B26231"/>
    <w:rsid w:val="00B33415"/>
    <w:rsid w:val="00B35AE8"/>
    <w:rsid w:val="00B35E04"/>
    <w:rsid w:val="00B35EBC"/>
    <w:rsid w:val="00B36BFB"/>
    <w:rsid w:val="00B37A18"/>
    <w:rsid w:val="00B42CCC"/>
    <w:rsid w:val="00B47FEA"/>
    <w:rsid w:val="00B503FA"/>
    <w:rsid w:val="00B512B5"/>
    <w:rsid w:val="00B51870"/>
    <w:rsid w:val="00B51F96"/>
    <w:rsid w:val="00B536E8"/>
    <w:rsid w:val="00B53877"/>
    <w:rsid w:val="00B55CCD"/>
    <w:rsid w:val="00B5628A"/>
    <w:rsid w:val="00B56389"/>
    <w:rsid w:val="00B57725"/>
    <w:rsid w:val="00B57C28"/>
    <w:rsid w:val="00B61FCB"/>
    <w:rsid w:val="00B70006"/>
    <w:rsid w:val="00B70517"/>
    <w:rsid w:val="00B71639"/>
    <w:rsid w:val="00B72CFA"/>
    <w:rsid w:val="00B743BC"/>
    <w:rsid w:val="00B75E7C"/>
    <w:rsid w:val="00B806A7"/>
    <w:rsid w:val="00B829D5"/>
    <w:rsid w:val="00B82B70"/>
    <w:rsid w:val="00B83234"/>
    <w:rsid w:val="00B83D8F"/>
    <w:rsid w:val="00B87908"/>
    <w:rsid w:val="00B87F90"/>
    <w:rsid w:val="00B906A3"/>
    <w:rsid w:val="00B93E8A"/>
    <w:rsid w:val="00B94EF6"/>
    <w:rsid w:val="00B954A6"/>
    <w:rsid w:val="00B97E95"/>
    <w:rsid w:val="00BA000D"/>
    <w:rsid w:val="00BA278A"/>
    <w:rsid w:val="00BA521D"/>
    <w:rsid w:val="00BA6B60"/>
    <w:rsid w:val="00BA777B"/>
    <w:rsid w:val="00BA7903"/>
    <w:rsid w:val="00BB3173"/>
    <w:rsid w:val="00BB31F4"/>
    <w:rsid w:val="00BB3F04"/>
    <w:rsid w:val="00BB4956"/>
    <w:rsid w:val="00BB5231"/>
    <w:rsid w:val="00BB7582"/>
    <w:rsid w:val="00BD05CB"/>
    <w:rsid w:val="00BD366B"/>
    <w:rsid w:val="00BD4E6A"/>
    <w:rsid w:val="00BD6450"/>
    <w:rsid w:val="00BD6A35"/>
    <w:rsid w:val="00BE12EB"/>
    <w:rsid w:val="00BE24B1"/>
    <w:rsid w:val="00BE78FD"/>
    <w:rsid w:val="00BE7B1F"/>
    <w:rsid w:val="00BF1734"/>
    <w:rsid w:val="00BF23D4"/>
    <w:rsid w:val="00BF3090"/>
    <w:rsid w:val="00BF38D0"/>
    <w:rsid w:val="00BF403C"/>
    <w:rsid w:val="00BF5EDA"/>
    <w:rsid w:val="00BF775D"/>
    <w:rsid w:val="00C00738"/>
    <w:rsid w:val="00C03B6F"/>
    <w:rsid w:val="00C03D25"/>
    <w:rsid w:val="00C0746A"/>
    <w:rsid w:val="00C079FF"/>
    <w:rsid w:val="00C15385"/>
    <w:rsid w:val="00C16430"/>
    <w:rsid w:val="00C177E1"/>
    <w:rsid w:val="00C179A9"/>
    <w:rsid w:val="00C23347"/>
    <w:rsid w:val="00C23FBA"/>
    <w:rsid w:val="00C24D4A"/>
    <w:rsid w:val="00C25256"/>
    <w:rsid w:val="00C2547B"/>
    <w:rsid w:val="00C26DF1"/>
    <w:rsid w:val="00C3278D"/>
    <w:rsid w:val="00C32D7B"/>
    <w:rsid w:val="00C338D4"/>
    <w:rsid w:val="00C34098"/>
    <w:rsid w:val="00C35832"/>
    <w:rsid w:val="00C440F8"/>
    <w:rsid w:val="00C441A6"/>
    <w:rsid w:val="00C45F1D"/>
    <w:rsid w:val="00C461D8"/>
    <w:rsid w:val="00C475ED"/>
    <w:rsid w:val="00C50E67"/>
    <w:rsid w:val="00C5226C"/>
    <w:rsid w:val="00C539BC"/>
    <w:rsid w:val="00C543DF"/>
    <w:rsid w:val="00C546EB"/>
    <w:rsid w:val="00C56619"/>
    <w:rsid w:val="00C56FB3"/>
    <w:rsid w:val="00C57A36"/>
    <w:rsid w:val="00C6160A"/>
    <w:rsid w:val="00C65ADF"/>
    <w:rsid w:val="00C664E6"/>
    <w:rsid w:val="00C74F35"/>
    <w:rsid w:val="00C75046"/>
    <w:rsid w:val="00C76437"/>
    <w:rsid w:val="00C77A17"/>
    <w:rsid w:val="00C81566"/>
    <w:rsid w:val="00C83CAD"/>
    <w:rsid w:val="00C8424B"/>
    <w:rsid w:val="00C90D7F"/>
    <w:rsid w:val="00C90DFE"/>
    <w:rsid w:val="00C91BC9"/>
    <w:rsid w:val="00C937E9"/>
    <w:rsid w:val="00C9663B"/>
    <w:rsid w:val="00C96792"/>
    <w:rsid w:val="00CA0285"/>
    <w:rsid w:val="00CA0C93"/>
    <w:rsid w:val="00CA0CAE"/>
    <w:rsid w:val="00CA27CC"/>
    <w:rsid w:val="00CA31A6"/>
    <w:rsid w:val="00CA3559"/>
    <w:rsid w:val="00CA5D50"/>
    <w:rsid w:val="00CA69A6"/>
    <w:rsid w:val="00CB0C02"/>
    <w:rsid w:val="00CB122F"/>
    <w:rsid w:val="00CB625F"/>
    <w:rsid w:val="00CB75DE"/>
    <w:rsid w:val="00CB7D05"/>
    <w:rsid w:val="00CC01AC"/>
    <w:rsid w:val="00CC199E"/>
    <w:rsid w:val="00CC47C6"/>
    <w:rsid w:val="00CC52E5"/>
    <w:rsid w:val="00CC5EC0"/>
    <w:rsid w:val="00CC7C36"/>
    <w:rsid w:val="00CD0443"/>
    <w:rsid w:val="00CD0A6C"/>
    <w:rsid w:val="00CD5E2A"/>
    <w:rsid w:val="00CD648C"/>
    <w:rsid w:val="00CE24F4"/>
    <w:rsid w:val="00CE4503"/>
    <w:rsid w:val="00CE5217"/>
    <w:rsid w:val="00CE6100"/>
    <w:rsid w:val="00CE7465"/>
    <w:rsid w:val="00CF075C"/>
    <w:rsid w:val="00CF2FAC"/>
    <w:rsid w:val="00CF4036"/>
    <w:rsid w:val="00CF5E33"/>
    <w:rsid w:val="00D00520"/>
    <w:rsid w:val="00D03C93"/>
    <w:rsid w:val="00D0755C"/>
    <w:rsid w:val="00D07EE7"/>
    <w:rsid w:val="00D110C1"/>
    <w:rsid w:val="00D12F00"/>
    <w:rsid w:val="00D13928"/>
    <w:rsid w:val="00D13A98"/>
    <w:rsid w:val="00D1669B"/>
    <w:rsid w:val="00D17F21"/>
    <w:rsid w:val="00D227D1"/>
    <w:rsid w:val="00D26050"/>
    <w:rsid w:val="00D26883"/>
    <w:rsid w:val="00D31D01"/>
    <w:rsid w:val="00D33195"/>
    <w:rsid w:val="00D35E78"/>
    <w:rsid w:val="00D4147C"/>
    <w:rsid w:val="00D45A71"/>
    <w:rsid w:val="00D47639"/>
    <w:rsid w:val="00D524ED"/>
    <w:rsid w:val="00D52A9C"/>
    <w:rsid w:val="00D54FF3"/>
    <w:rsid w:val="00D56651"/>
    <w:rsid w:val="00D56FC3"/>
    <w:rsid w:val="00D5766D"/>
    <w:rsid w:val="00D578BD"/>
    <w:rsid w:val="00D60749"/>
    <w:rsid w:val="00D610B4"/>
    <w:rsid w:val="00D6357C"/>
    <w:rsid w:val="00D63F9F"/>
    <w:rsid w:val="00D65A14"/>
    <w:rsid w:val="00D65EDF"/>
    <w:rsid w:val="00D70632"/>
    <w:rsid w:val="00D72A3C"/>
    <w:rsid w:val="00D72EE2"/>
    <w:rsid w:val="00D72FF1"/>
    <w:rsid w:val="00D7344B"/>
    <w:rsid w:val="00D73BB7"/>
    <w:rsid w:val="00D73E23"/>
    <w:rsid w:val="00D7515F"/>
    <w:rsid w:val="00D763DF"/>
    <w:rsid w:val="00D766D2"/>
    <w:rsid w:val="00D77071"/>
    <w:rsid w:val="00D8248C"/>
    <w:rsid w:val="00D83F00"/>
    <w:rsid w:val="00D87DCF"/>
    <w:rsid w:val="00D95602"/>
    <w:rsid w:val="00D95619"/>
    <w:rsid w:val="00D959EC"/>
    <w:rsid w:val="00D95EEE"/>
    <w:rsid w:val="00D96056"/>
    <w:rsid w:val="00DA11BE"/>
    <w:rsid w:val="00DA1D05"/>
    <w:rsid w:val="00DA50B6"/>
    <w:rsid w:val="00DA5E95"/>
    <w:rsid w:val="00DA701D"/>
    <w:rsid w:val="00DB0D62"/>
    <w:rsid w:val="00DB1B03"/>
    <w:rsid w:val="00DB1ED5"/>
    <w:rsid w:val="00DC3675"/>
    <w:rsid w:val="00DC3852"/>
    <w:rsid w:val="00DC4D7A"/>
    <w:rsid w:val="00DC50B4"/>
    <w:rsid w:val="00DC61A9"/>
    <w:rsid w:val="00DD3467"/>
    <w:rsid w:val="00DD7BDC"/>
    <w:rsid w:val="00DE48FE"/>
    <w:rsid w:val="00DE5D86"/>
    <w:rsid w:val="00DE6230"/>
    <w:rsid w:val="00DF10E1"/>
    <w:rsid w:val="00DF63C5"/>
    <w:rsid w:val="00DF67AC"/>
    <w:rsid w:val="00DF764A"/>
    <w:rsid w:val="00E00440"/>
    <w:rsid w:val="00E01CA1"/>
    <w:rsid w:val="00E0252A"/>
    <w:rsid w:val="00E03A48"/>
    <w:rsid w:val="00E04E44"/>
    <w:rsid w:val="00E065D5"/>
    <w:rsid w:val="00E1112F"/>
    <w:rsid w:val="00E12727"/>
    <w:rsid w:val="00E14CCB"/>
    <w:rsid w:val="00E15E42"/>
    <w:rsid w:val="00E16C0B"/>
    <w:rsid w:val="00E172F3"/>
    <w:rsid w:val="00E2320F"/>
    <w:rsid w:val="00E25AF0"/>
    <w:rsid w:val="00E273BA"/>
    <w:rsid w:val="00E311A3"/>
    <w:rsid w:val="00E3263A"/>
    <w:rsid w:val="00E327CD"/>
    <w:rsid w:val="00E32E17"/>
    <w:rsid w:val="00E33047"/>
    <w:rsid w:val="00E338E6"/>
    <w:rsid w:val="00E365E5"/>
    <w:rsid w:val="00E41C4F"/>
    <w:rsid w:val="00E42894"/>
    <w:rsid w:val="00E44F6B"/>
    <w:rsid w:val="00E450E0"/>
    <w:rsid w:val="00E45544"/>
    <w:rsid w:val="00E4619D"/>
    <w:rsid w:val="00E468DB"/>
    <w:rsid w:val="00E47496"/>
    <w:rsid w:val="00E53A41"/>
    <w:rsid w:val="00E56593"/>
    <w:rsid w:val="00E57332"/>
    <w:rsid w:val="00E606CC"/>
    <w:rsid w:val="00E62404"/>
    <w:rsid w:val="00E641E0"/>
    <w:rsid w:val="00E6465C"/>
    <w:rsid w:val="00E65780"/>
    <w:rsid w:val="00E67249"/>
    <w:rsid w:val="00E674B9"/>
    <w:rsid w:val="00E80E0B"/>
    <w:rsid w:val="00E83A0B"/>
    <w:rsid w:val="00E83B20"/>
    <w:rsid w:val="00E8581C"/>
    <w:rsid w:val="00E9017D"/>
    <w:rsid w:val="00E90A4E"/>
    <w:rsid w:val="00EA1A51"/>
    <w:rsid w:val="00EB3223"/>
    <w:rsid w:val="00EB40E2"/>
    <w:rsid w:val="00EB44E1"/>
    <w:rsid w:val="00EB4C2A"/>
    <w:rsid w:val="00EB5209"/>
    <w:rsid w:val="00EB70C3"/>
    <w:rsid w:val="00EC115D"/>
    <w:rsid w:val="00EC1C1A"/>
    <w:rsid w:val="00ED1B1E"/>
    <w:rsid w:val="00ED3BD8"/>
    <w:rsid w:val="00ED5266"/>
    <w:rsid w:val="00ED6686"/>
    <w:rsid w:val="00ED68C3"/>
    <w:rsid w:val="00EE29D6"/>
    <w:rsid w:val="00EE593A"/>
    <w:rsid w:val="00EE7340"/>
    <w:rsid w:val="00EF493F"/>
    <w:rsid w:val="00EF4F52"/>
    <w:rsid w:val="00EF5740"/>
    <w:rsid w:val="00EF7531"/>
    <w:rsid w:val="00F00AD2"/>
    <w:rsid w:val="00F02C73"/>
    <w:rsid w:val="00F041A5"/>
    <w:rsid w:val="00F073A4"/>
    <w:rsid w:val="00F1035D"/>
    <w:rsid w:val="00F10882"/>
    <w:rsid w:val="00F1150C"/>
    <w:rsid w:val="00F12590"/>
    <w:rsid w:val="00F12ABB"/>
    <w:rsid w:val="00F133B7"/>
    <w:rsid w:val="00F1456A"/>
    <w:rsid w:val="00F14872"/>
    <w:rsid w:val="00F1762A"/>
    <w:rsid w:val="00F177B3"/>
    <w:rsid w:val="00F2140E"/>
    <w:rsid w:val="00F231F0"/>
    <w:rsid w:val="00F236E4"/>
    <w:rsid w:val="00F23848"/>
    <w:rsid w:val="00F24B06"/>
    <w:rsid w:val="00F258B2"/>
    <w:rsid w:val="00F266D1"/>
    <w:rsid w:val="00F274F9"/>
    <w:rsid w:val="00F27CE3"/>
    <w:rsid w:val="00F27E56"/>
    <w:rsid w:val="00F31C52"/>
    <w:rsid w:val="00F42773"/>
    <w:rsid w:val="00F42846"/>
    <w:rsid w:val="00F44023"/>
    <w:rsid w:val="00F45CB0"/>
    <w:rsid w:val="00F45CB1"/>
    <w:rsid w:val="00F55CAD"/>
    <w:rsid w:val="00F5679D"/>
    <w:rsid w:val="00F60D0D"/>
    <w:rsid w:val="00F6124E"/>
    <w:rsid w:val="00F6405D"/>
    <w:rsid w:val="00F6633C"/>
    <w:rsid w:val="00F717A3"/>
    <w:rsid w:val="00F7226F"/>
    <w:rsid w:val="00F73B11"/>
    <w:rsid w:val="00F757DD"/>
    <w:rsid w:val="00F75C27"/>
    <w:rsid w:val="00F76021"/>
    <w:rsid w:val="00F7739D"/>
    <w:rsid w:val="00F774FE"/>
    <w:rsid w:val="00F8020B"/>
    <w:rsid w:val="00F830E8"/>
    <w:rsid w:val="00F843C0"/>
    <w:rsid w:val="00F875AA"/>
    <w:rsid w:val="00F87AD3"/>
    <w:rsid w:val="00F90EF9"/>
    <w:rsid w:val="00F92085"/>
    <w:rsid w:val="00F92EEC"/>
    <w:rsid w:val="00F934E5"/>
    <w:rsid w:val="00F93F88"/>
    <w:rsid w:val="00F9746B"/>
    <w:rsid w:val="00FA0DD7"/>
    <w:rsid w:val="00FA260A"/>
    <w:rsid w:val="00FA4327"/>
    <w:rsid w:val="00FA62BD"/>
    <w:rsid w:val="00FA6588"/>
    <w:rsid w:val="00FA663D"/>
    <w:rsid w:val="00FB193C"/>
    <w:rsid w:val="00FD06BC"/>
    <w:rsid w:val="00FD0EEC"/>
    <w:rsid w:val="00FD319F"/>
    <w:rsid w:val="00FD3F50"/>
    <w:rsid w:val="00FE25E0"/>
    <w:rsid w:val="00FE30CA"/>
    <w:rsid w:val="00FE34ED"/>
    <w:rsid w:val="00FE52FE"/>
    <w:rsid w:val="00FE5D75"/>
    <w:rsid w:val="00FE714B"/>
    <w:rsid w:val="00FF0E69"/>
    <w:rsid w:val="00FF4AA3"/>
    <w:rsid w:val="00FF562A"/>
    <w:rsid w:val="00FF5F6F"/>
    <w:rsid w:val="02447828"/>
    <w:rsid w:val="02601DEA"/>
    <w:rsid w:val="03280E3F"/>
    <w:rsid w:val="03323B24"/>
    <w:rsid w:val="0341645D"/>
    <w:rsid w:val="03A569EC"/>
    <w:rsid w:val="03CD1B57"/>
    <w:rsid w:val="042B63BC"/>
    <w:rsid w:val="042E0790"/>
    <w:rsid w:val="042E253E"/>
    <w:rsid w:val="04571418"/>
    <w:rsid w:val="04BD1B14"/>
    <w:rsid w:val="04E92909"/>
    <w:rsid w:val="05157BA2"/>
    <w:rsid w:val="052102F4"/>
    <w:rsid w:val="05504736"/>
    <w:rsid w:val="058F6FDA"/>
    <w:rsid w:val="05CC55B5"/>
    <w:rsid w:val="065D35AE"/>
    <w:rsid w:val="06BA630B"/>
    <w:rsid w:val="06F7130D"/>
    <w:rsid w:val="06FC6923"/>
    <w:rsid w:val="07300CC3"/>
    <w:rsid w:val="07DB79EA"/>
    <w:rsid w:val="08A90D2D"/>
    <w:rsid w:val="08C23B9D"/>
    <w:rsid w:val="08D00067"/>
    <w:rsid w:val="08D23C54"/>
    <w:rsid w:val="093A3733"/>
    <w:rsid w:val="098A290C"/>
    <w:rsid w:val="09B903AB"/>
    <w:rsid w:val="09EF2144"/>
    <w:rsid w:val="0A3463D4"/>
    <w:rsid w:val="0A952703"/>
    <w:rsid w:val="0AEC7EA5"/>
    <w:rsid w:val="0B770C6E"/>
    <w:rsid w:val="0B7F711B"/>
    <w:rsid w:val="0C41302A"/>
    <w:rsid w:val="0C6F7B97"/>
    <w:rsid w:val="0CE2480D"/>
    <w:rsid w:val="0CFF0F1B"/>
    <w:rsid w:val="0D336E17"/>
    <w:rsid w:val="0DCD1019"/>
    <w:rsid w:val="0E012A71"/>
    <w:rsid w:val="0E2140B7"/>
    <w:rsid w:val="0E2204CF"/>
    <w:rsid w:val="0F7F3BC8"/>
    <w:rsid w:val="103C5EB5"/>
    <w:rsid w:val="10731B4B"/>
    <w:rsid w:val="112776D1"/>
    <w:rsid w:val="112A22DF"/>
    <w:rsid w:val="11A95526"/>
    <w:rsid w:val="12B5297E"/>
    <w:rsid w:val="12C9397E"/>
    <w:rsid w:val="12D103D0"/>
    <w:rsid w:val="12F24D82"/>
    <w:rsid w:val="130626B3"/>
    <w:rsid w:val="130A061A"/>
    <w:rsid w:val="13313971"/>
    <w:rsid w:val="133F7824"/>
    <w:rsid w:val="13653AA2"/>
    <w:rsid w:val="143837CE"/>
    <w:rsid w:val="143F0797"/>
    <w:rsid w:val="146E37C4"/>
    <w:rsid w:val="15DD0268"/>
    <w:rsid w:val="15DF5E27"/>
    <w:rsid w:val="161340D8"/>
    <w:rsid w:val="17DA2A50"/>
    <w:rsid w:val="18273A1C"/>
    <w:rsid w:val="18B85E1C"/>
    <w:rsid w:val="18C026C2"/>
    <w:rsid w:val="18F356AC"/>
    <w:rsid w:val="19082C43"/>
    <w:rsid w:val="19BB08C0"/>
    <w:rsid w:val="19D11E91"/>
    <w:rsid w:val="19FD2C86"/>
    <w:rsid w:val="1ACE4623"/>
    <w:rsid w:val="1B510998"/>
    <w:rsid w:val="1B51701C"/>
    <w:rsid w:val="1B682381"/>
    <w:rsid w:val="1B8847D2"/>
    <w:rsid w:val="1BA50EE0"/>
    <w:rsid w:val="1BCB46BE"/>
    <w:rsid w:val="1C4D4B83"/>
    <w:rsid w:val="1C735A4E"/>
    <w:rsid w:val="1CB34C11"/>
    <w:rsid w:val="1CCB706C"/>
    <w:rsid w:val="1CD37CCF"/>
    <w:rsid w:val="1D3A7D4E"/>
    <w:rsid w:val="1D484219"/>
    <w:rsid w:val="1D880AB9"/>
    <w:rsid w:val="1DB055DA"/>
    <w:rsid w:val="1E3D5D47"/>
    <w:rsid w:val="1E6C03DB"/>
    <w:rsid w:val="1E7B6870"/>
    <w:rsid w:val="1E982F7E"/>
    <w:rsid w:val="1FD53BB3"/>
    <w:rsid w:val="1FF16DE9"/>
    <w:rsid w:val="202D5948"/>
    <w:rsid w:val="207277FE"/>
    <w:rsid w:val="20793D61"/>
    <w:rsid w:val="207D0FC2"/>
    <w:rsid w:val="2096173F"/>
    <w:rsid w:val="20D858B3"/>
    <w:rsid w:val="20E8729F"/>
    <w:rsid w:val="213A47C0"/>
    <w:rsid w:val="22331608"/>
    <w:rsid w:val="223F04E2"/>
    <w:rsid w:val="22446905"/>
    <w:rsid w:val="22AF7A7F"/>
    <w:rsid w:val="22C30BD8"/>
    <w:rsid w:val="22F62F37"/>
    <w:rsid w:val="2392443F"/>
    <w:rsid w:val="23DD211A"/>
    <w:rsid w:val="246C0BE3"/>
    <w:rsid w:val="24882F2E"/>
    <w:rsid w:val="24CD0006"/>
    <w:rsid w:val="24DC7905"/>
    <w:rsid w:val="24E94215"/>
    <w:rsid w:val="25A07905"/>
    <w:rsid w:val="26296BB1"/>
    <w:rsid w:val="262A4E03"/>
    <w:rsid w:val="26396DF4"/>
    <w:rsid w:val="26AD77E2"/>
    <w:rsid w:val="26EE03D2"/>
    <w:rsid w:val="26F31699"/>
    <w:rsid w:val="28AE63F0"/>
    <w:rsid w:val="28CA01D8"/>
    <w:rsid w:val="28E62B38"/>
    <w:rsid w:val="291C3D57"/>
    <w:rsid w:val="29C95F68"/>
    <w:rsid w:val="2A5F0DF4"/>
    <w:rsid w:val="2B795EE5"/>
    <w:rsid w:val="2BFE4D32"/>
    <w:rsid w:val="2C742273"/>
    <w:rsid w:val="2CCB6C14"/>
    <w:rsid w:val="2D017449"/>
    <w:rsid w:val="2D173C07"/>
    <w:rsid w:val="2D360531"/>
    <w:rsid w:val="2DA366CC"/>
    <w:rsid w:val="2DB63420"/>
    <w:rsid w:val="2DE6044E"/>
    <w:rsid w:val="2DF31F7F"/>
    <w:rsid w:val="2E692241"/>
    <w:rsid w:val="2EAE405D"/>
    <w:rsid w:val="2ED11C0C"/>
    <w:rsid w:val="2F003DC9"/>
    <w:rsid w:val="2F3C1703"/>
    <w:rsid w:val="2F6A001E"/>
    <w:rsid w:val="30224D9D"/>
    <w:rsid w:val="30455DB9"/>
    <w:rsid w:val="30B362CA"/>
    <w:rsid w:val="30DA7426"/>
    <w:rsid w:val="30FF6E8C"/>
    <w:rsid w:val="318B65C8"/>
    <w:rsid w:val="31C37EBA"/>
    <w:rsid w:val="31FA111F"/>
    <w:rsid w:val="322272D6"/>
    <w:rsid w:val="32476FF9"/>
    <w:rsid w:val="32A001FB"/>
    <w:rsid w:val="33125AB0"/>
    <w:rsid w:val="34601DFB"/>
    <w:rsid w:val="34C766E6"/>
    <w:rsid w:val="351D5B33"/>
    <w:rsid w:val="357D4824"/>
    <w:rsid w:val="35A41DB0"/>
    <w:rsid w:val="35AB7663"/>
    <w:rsid w:val="35B509D3"/>
    <w:rsid w:val="364D41F6"/>
    <w:rsid w:val="364F61C0"/>
    <w:rsid w:val="369147BE"/>
    <w:rsid w:val="37134363"/>
    <w:rsid w:val="376143FD"/>
    <w:rsid w:val="37667C65"/>
    <w:rsid w:val="37822B5D"/>
    <w:rsid w:val="393C6FF1"/>
    <w:rsid w:val="393D2C48"/>
    <w:rsid w:val="3980795E"/>
    <w:rsid w:val="39EB4452"/>
    <w:rsid w:val="3A836438"/>
    <w:rsid w:val="3BDF1D94"/>
    <w:rsid w:val="3C0356A1"/>
    <w:rsid w:val="3C43773B"/>
    <w:rsid w:val="3C5D5351"/>
    <w:rsid w:val="3CAA05F4"/>
    <w:rsid w:val="3CD63197"/>
    <w:rsid w:val="3DA7200D"/>
    <w:rsid w:val="3DD07BE6"/>
    <w:rsid w:val="3DFB5606"/>
    <w:rsid w:val="3E2D328B"/>
    <w:rsid w:val="3E693B97"/>
    <w:rsid w:val="3E817133"/>
    <w:rsid w:val="3ECA6D2C"/>
    <w:rsid w:val="3EDC25BB"/>
    <w:rsid w:val="3EE17BD1"/>
    <w:rsid w:val="408D0011"/>
    <w:rsid w:val="4153125A"/>
    <w:rsid w:val="41B96BE3"/>
    <w:rsid w:val="41FA16D6"/>
    <w:rsid w:val="43284021"/>
    <w:rsid w:val="439873F8"/>
    <w:rsid w:val="43A03B25"/>
    <w:rsid w:val="43E02B4D"/>
    <w:rsid w:val="443E3115"/>
    <w:rsid w:val="443E55D8"/>
    <w:rsid w:val="44DA759D"/>
    <w:rsid w:val="44EE29D7"/>
    <w:rsid w:val="45C37F23"/>
    <w:rsid w:val="4609638B"/>
    <w:rsid w:val="463902F3"/>
    <w:rsid w:val="46D22C21"/>
    <w:rsid w:val="471548BC"/>
    <w:rsid w:val="477737C9"/>
    <w:rsid w:val="47AB5220"/>
    <w:rsid w:val="48313978"/>
    <w:rsid w:val="486D5676"/>
    <w:rsid w:val="488550EC"/>
    <w:rsid w:val="48E64762"/>
    <w:rsid w:val="4A435BE4"/>
    <w:rsid w:val="4A825EAD"/>
    <w:rsid w:val="4A843778"/>
    <w:rsid w:val="4AE44CFD"/>
    <w:rsid w:val="4B4614E8"/>
    <w:rsid w:val="4B467725"/>
    <w:rsid w:val="4CF60CEC"/>
    <w:rsid w:val="4D6E11CA"/>
    <w:rsid w:val="4DA1334D"/>
    <w:rsid w:val="4DA150FB"/>
    <w:rsid w:val="4EBE7F2F"/>
    <w:rsid w:val="4F585C8E"/>
    <w:rsid w:val="4F99271D"/>
    <w:rsid w:val="4FCD667C"/>
    <w:rsid w:val="4FD16644"/>
    <w:rsid w:val="4FF70A5B"/>
    <w:rsid w:val="505B6299"/>
    <w:rsid w:val="505F1D6D"/>
    <w:rsid w:val="50786D2D"/>
    <w:rsid w:val="51032A83"/>
    <w:rsid w:val="510D2AA8"/>
    <w:rsid w:val="51452242"/>
    <w:rsid w:val="53A019B1"/>
    <w:rsid w:val="543C2055"/>
    <w:rsid w:val="547C4D6F"/>
    <w:rsid w:val="548117E3"/>
    <w:rsid w:val="54C47921"/>
    <w:rsid w:val="557404D5"/>
    <w:rsid w:val="557A40C9"/>
    <w:rsid w:val="561641AD"/>
    <w:rsid w:val="56574F61"/>
    <w:rsid w:val="56594F47"/>
    <w:rsid w:val="56D91712"/>
    <w:rsid w:val="575C125F"/>
    <w:rsid w:val="5765719A"/>
    <w:rsid w:val="57763155"/>
    <w:rsid w:val="57AA72A2"/>
    <w:rsid w:val="57EC3417"/>
    <w:rsid w:val="57FD73D2"/>
    <w:rsid w:val="58242BB1"/>
    <w:rsid w:val="584354C6"/>
    <w:rsid w:val="58580AAD"/>
    <w:rsid w:val="59374B66"/>
    <w:rsid w:val="594828CF"/>
    <w:rsid w:val="599F3E7B"/>
    <w:rsid w:val="59CA3C2C"/>
    <w:rsid w:val="5A4412E8"/>
    <w:rsid w:val="5AB536FC"/>
    <w:rsid w:val="5B0C31CD"/>
    <w:rsid w:val="5B2630E4"/>
    <w:rsid w:val="5B70435F"/>
    <w:rsid w:val="5BC82C3F"/>
    <w:rsid w:val="5C45759A"/>
    <w:rsid w:val="5CA6302B"/>
    <w:rsid w:val="5D8363D1"/>
    <w:rsid w:val="5D9E1C19"/>
    <w:rsid w:val="5DA83270"/>
    <w:rsid w:val="5DB70023"/>
    <w:rsid w:val="5DF1066C"/>
    <w:rsid w:val="5F172346"/>
    <w:rsid w:val="5F1871E8"/>
    <w:rsid w:val="5F610B8F"/>
    <w:rsid w:val="5F75494C"/>
    <w:rsid w:val="5F8E4A03"/>
    <w:rsid w:val="600D6620"/>
    <w:rsid w:val="609E371C"/>
    <w:rsid w:val="60D158A0"/>
    <w:rsid w:val="614B5652"/>
    <w:rsid w:val="61570F48"/>
    <w:rsid w:val="61720E31"/>
    <w:rsid w:val="61842912"/>
    <w:rsid w:val="624C1682"/>
    <w:rsid w:val="62782477"/>
    <w:rsid w:val="63100901"/>
    <w:rsid w:val="63C4349A"/>
    <w:rsid w:val="64582CD8"/>
    <w:rsid w:val="64B21544"/>
    <w:rsid w:val="651A36AC"/>
    <w:rsid w:val="653824A0"/>
    <w:rsid w:val="664F7993"/>
    <w:rsid w:val="6659611C"/>
    <w:rsid w:val="669C425A"/>
    <w:rsid w:val="66A03D4A"/>
    <w:rsid w:val="679715F1"/>
    <w:rsid w:val="67EE6140"/>
    <w:rsid w:val="684B5F38"/>
    <w:rsid w:val="68D07C25"/>
    <w:rsid w:val="68EE62FD"/>
    <w:rsid w:val="693764BC"/>
    <w:rsid w:val="69C32019"/>
    <w:rsid w:val="6ABA2CE3"/>
    <w:rsid w:val="6AE547BE"/>
    <w:rsid w:val="6B056872"/>
    <w:rsid w:val="6B6932A5"/>
    <w:rsid w:val="6C5D448C"/>
    <w:rsid w:val="6CDC3602"/>
    <w:rsid w:val="6D850FD7"/>
    <w:rsid w:val="6EA03298"/>
    <w:rsid w:val="6EA6211A"/>
    <w:rsid w:val="6ED00F45"/>
    <w:rsid w:val="6ED029EB"/>
    <w:rsid w:val="6EF03395"/>
    <w:rsid w:val="6F413BF1"/>
    <w:rsid w:val="700A66D9"/>
    <w:rsid w:val="715F4B98"/>
    <w:rsid w:val="71926986"/>
    <w:rsid w:val="71F413EE"/>
    <w:rsid w:val="722A3062"/>
    <w:rsid w:val="735E44B0"/>
    <w:rsid w:val="74082F2F"/>
    <w:rsid w:val="741C4C2C"/>
    <w:rsid w:val="750E08F8"/>
    <w:rsid w:val="754206C3"/>
    <w:rsid w:val="75610B49"/>
    <w:rsid w:val="768559FC"/>
    <w:rsid w:val="76BA0E58"/>
    <w:rsid w:val="773F310C"/>
    <w:rsid w:val="77BC475C"/>
    <w:rsid w:val="77E27812"/>
    <w:rsid w:val="780960EA"/>
    <w:rsid w:val="781C344D"/>
    <w:rsid w:val="78B1481A"/>
    <w:rsid w:val="78CF226D"/>
    <w:rsid w:val="78FA0D3D"/>
    <w:rsid w:val="793F73F3"/>
    <w:rsid w:val="79873EAA"/>
    <w:rsid w:val="7A1E1F64"/>
    <w:rsid w:val="7A392094"/>
    <w:rsid w:val="7A996C20"/>
    <w:rsid w:val="7AB92C9E"/>
    <w:rsid w:val="7ADA4D32"/>
    <w:rsid w:val="7ADA70D3"/>
    <w:rsid w:val="7AFE5EB8"/>
    <w:rsid w:val="7B16053B"/>
    <w:rsid w:val="7B333185"/>
    <w:rsid w:val="7C26489A"/>
    <w:rsid w:val="7C6333F8"/>
    <w:rsid w:val="7D0B583E"/>
    <w:rsid w:val="7D0F4857"/>
    <w:rsid w:val="7D5D253D"/>
    <w:rsid w:val="7D7D2BE0"/>
    <w:rsid w:val="7DB303AF"/>
    <w:rsid w:val="7E4B683A"/>
    <w:rsid w:val="7E5F4093"/>
    <w:rsid w:val="7EBD2AB3"/>
    <w:rsid w:val="7F5B0CF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1BE002B3"/>
  <w15:docId w15:val="{D1D0D719-8F5F-4720-AA89-35AEB235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ajorEastAsia" w:hAnsi="Times New Roman"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BDB"/>
    <w:pPr>
      <w:widowControl w:val="0"/>
      <w:spacing w:line="400" w:lineRule="exact"/>
      <w:ind w:firstLineChars="200" w:firstLine="200"/>
      <w:jc w:val="both"/>
    </w:pPr>
    <w:rPr>
      <w:kern w:val="2"/>
      <w:sz w:val="24"/>
      <w:szCs w:val="24"/>
    </w:rPr>
  </w:style>
  <w:style w:type="paragraph" w:styleId="1">
    <w:name w:val="heading 1"/>
    <w:basedOn w:val="a"/>
    <w:next w:val="a"/>
    <w:link w:val="10"/>
    <w:uiPriority w:val="9"/>
    <w:qFormat/>
    <w:pPr>
      <w:keepNext/>
      <w:keepLines/>
      <w:spacing w:before="480" w:after="360"/>
      <w:jc w:val="center"/>
      <w:outlineLvl w:val="0"/>
    </w:pPr>
    <w:rPr>
      <w:rFonts w:eastAsia="黑体" w:cs="Times New Roman"/>
      <w:bCs/>
      <w:kern w:val="44"/>
      <w:sz w:val="32"/>
      <w:szCs w:val="44"/>
    </w:rPr>
  </w:style>
  <w:style w:type="paragraph" w:styleId="2">
    <w:name w:val="heading 2"/>
    <w:basedOn w:val="a"/>
    <w:next w:val="a"/>
    <w:link w:val="20"/>
    <w:uiPriority w:val="9"/>
    <w:unhideWhenUsed/>
    <w:qFormat/>
    <w:rsid w:val="00797BDB"/>
    <w:pPr>
      <w:keepNext/>
      <w:keepLines/>
      <w:spacing w:before="480" w:after="120" w:line="240" w:lineRule="exact"/>
      <w:ind w:firstLineChars="0" w:firstLine="0"/>
      <w:outlineLvl w:val="1"/>
    </w:pPr>
    <w:rPr>
      <w:rFonts w:eastAsia="黑体" w:cstheme="majorBidi"/>
      <w:bCs/>
      <w:sz w:val="28"/>
      <w:szCs w:val="32"/>
    </w:rPr>
  </w:style>
  <w:style w:type="paragraph" w:styleId="3">
    <w:name w:val="heading 3"/>
    <w:basedOn w:val="a"/>
    <w:next w:val="a"/>
    <w:link w:val="30"/>
    <w:uiPriority w:val="9"/>
    <w:unhideWhenUsed/>
    <w:qFormat/>
    <w:rsid w:val="00797BDB"/>
    <w:pPr>
      <w:keepNext/>
      <w:keepLines/>
      <w:spacing w:before="240" w:after="120"/>
      <w:ind w:firstLineChars="0" w:firstLine="0"/>
      <w:outlineLvl w:val="2"/>
    </w:pPr>
    <w:rPr>
      <w:rFonts w:eastAsia="黑体"/>
      <w:bCs/>
      <w:szCs w:val="32"/>
    </w:rPr>
  </w:style>
  <w:style w:type="paragraph" w:styleId="4">
    <w:name w:val="heading 4"/>
    <w:basedOn w:val="a"/>
    <w:next w:val="a"/>
    <w:link w:val="40"/>
    <w:uiPriority w:val="9"/>
    <w:unhideWhenUsed/>
    <w:qFormat/>
    <w:rsid w:val="004C2A5C"/>
    <w:pPr>
      <w:keepNext/>
      <w:keepLines/>
      <w:spacing w:before="280" w:after="290" w:line="376" w:lineRule="atLeast"/>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rPr>
      <w:rFonts w:asciiTheme="minorHAnsi" w:eastAsiaTheme="minorEastAsia" w:hAnsiTheme="minorHAnsi" w:cstheme="minorBidi"/>
    </w:rPr>
  </w:style>
  <w:style w:type="paragraph" w:styleId="a3">
    <w:name w:val="Body Text Indent"/>
    <w:basedOn w:val="a"/>
    <w:link w:val="a4"/>
    <w:qFormat/>
    <w:pPr>
      <w:spacing w:line="300" w:lineRule="auto"/>
      <w:ind w:firstLine="560"/>
    </w:pPr>
    <w:rPr>
      <w:rFonts w:cs="Times New Roman"/>
      <w:sz w:val="28"/>
      <w:szCs w:val="28"/>
    </w:rPr>
  </w:style>
  <w:style w:type="paragraph" w:styleId="TOC5">
    <w:name w:val="toc 5"/>
    <w:basedOn w:val="a"/>
    <w:next w:val="a"/>
    <w:uiPriority w:val="39"/>
    <w:unhideWhenUsed/>
    <w:pPr>
      <w:ind w:leftChars="800" w:left="1680"/>
    </w:pPr>
    <w:rPr>
      <w:rFonts w:asciiTheme="minorHAnsi" w:eastAsiaTheme="minorEastAsia" w:hAnsiTheme="minorHAnsi" w:cstheme="minorBidi"/>
    </w:rPr>
  </w:style>
  <w:style w:type="paragraph" w:styleId="TOC3">
    <w:name w:val="toc 3"/>
    <w:basedOn w:val="a"/>
    <w:next w:val="a"/>
    <w:uiPriority w:val="39"/>
    <w:qFormat/>
    <w:pPr>
      <w:spacing w:before="120"/>
      <w:ind w:leftChars="400" w:left="400"/>
    </w:pPr>
  </w:style>
  <w:style w:type="paragraph" w:styleId="a5">
    <w:name w:val="Plain Text"/>
    <w:basedOn w:val="a"/>
    <w:link w:val="a6"/>
    <w:qFormat/>
    <w:rPr>
      <w:rFonts w:ascii="宋体" w:hAnsi="Courier" w:cs="Times New Roman"/>
      <w:szCs w:val="20"/>
    </w:rPr>
  </w:style>
  <w:style w:type="paragraph" w:styleId="TOC8">
    <w:name w:val="toc 8"/>
    <w:basedOn w:val="a"/>
    <w:next w:val="a"/>
    <w:uiPriority w:val="39"/>
    <w:unhideWhenUsed/>
    <w:qFormat/>
    <w:pPr>
      <w:ind w:leftChars="1400" w:left="2940"/>
    </w:pPr>
    <w:rPr>
      <w:rFonts w:asciiTheme="minorHAnsi" w:eastAsiaTheme="minorEastAsia" w:hAnsiTheme="minorHAnsi" w:cstheme="minorBidi"/>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30"/>
      </w:tabs>
      <w:spacing w:before="120"/>
    </w:pPr>
    <w:rPr>
      <w:rFonts w:cs="Times New Roman"/>
      <w:szCs w:val="28"/>
    </w:rPr>
  </w:style>
  <w:style w:type="paragraph" w:styleId="TOC4">
    <w:name w:val="toc 4"/>
    <w:basedOn w:val="a"/>
    <w:next w:val="a"/>
    <w:uiPriority w:val="39"/>
    <w:unhideWhenUsed/>
    <w:qFormat/>
    <w:pPr>
      <w:ind w:leftChars="600" w:left="1260"/>
    </w:pPr>
    <w:rPr>
      <w:rFonts w:asciiTheme="minorHAnsi" w:eastAsiaTheme="minorEastAsia" w:hAnsiTheme="minorHAnsi" w:cstheme="minorBidi"/>
    </w:rPr>
  </w:style>
  <w:style w:type="paragraph" w:styleId="TOC6">
    <w:name w:val="toc 6"/>
    <w:basedOn w:val="a"/>
    <w:next w:val="a"/>
    <w:uiPriority w:val="39"/>
    <w:unhideWhenUsed/>
    <w:qFormat/>
    <w:pPr>
      <w:ind w:leftChars="1000" w:left="2100"/>
    </w:pPr>
    <w:rPr>
      <w:rFonts w:asciiTheme="minorHAnsi" w:eastAsiaTheme="minorEastAsia" w:hAnsiTheme="minorHAnsi" w:cstheme="minorBidi"/>
    </w:rPr>
  </w:style>
  <w:style w:type="paragraph" w:styleId="TOC2">
    <w:name w:val="toc 2"/>
    <w:basedOn w:val="a"/>
    <w:next w:val="a"/>
    <w:uiPriority w:val="39"/>
    <w:qFormat/>
    <w:pPr>
      <w:spacing w:before="120"/>
      <w:ind w:leftChars="200" w:left="200"/>
    </w:pPr>
  </w:style>
  <w:style w:type="paragraph" w:styleId="TOC9">
    <w:name w:val="toc 9"/>
    <w:basedOn w:val="a"/>
    <w:next w:val="a"/>
    <w:uiPriority w:val="39"/>
    <w:unhideWhenUsed/>
    <w:pPr>
      <w:ind w:leftChars="1600" w:left="3360"/>
    </w:pPr>
    <w:rPr>
      <w:rFonts w:asciiTheme="minorHAnsi" w:eastAsiaTheme="minorEastAsia" w:hAnsiTheme="minorHAnsi" w:cstheme="minorBidi"/>
    </w:rPr>
  </w:style>
  <w:style w:type="paragraph" w:styleId="af">
    <w:name w:val="Normal (Web)"/>
    <w:basedOn w:val="a"/>
    <w:uiPriority w:val="99"/>
    <w:qFormat/>
    <w:rPr>
      <w:rFonts w:cs="Times New Roman"/>
    </w:rPr>
  </w:style>
  <w:style w:type="paragraph" w:styleId="af0">
    <w:name w:val="Title"/>
    <w:basedOn w:val="a"/>
    <w:next w:val="a"/>
    <w:link w:val="af1"/>
    <w:uiPriority w:val="10"/>
    <w:qFormat/>
    <w:pPr>
      <w:spacing w:before="240" w:after="60"/>
      <w:jc w:val="center"/>
      <w:outlineLvl w:val="0"/>
    </w:pPr>
    <w:rPr>
      <w:rFonts w:asciiTheme="majorHAnsi" w:hAnsiTheme="majorHAnsi" w:cstheme="majorBidi"/>
      <w:b/>
      <w:bCs/>
      <w:sz w:val="32"/>
      <w:szCs w:val="32"/>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22"/>
    <w:qFormat/>
    <w:rPr>
      <w:b/>
      <w:bCs/>
    </w:rPr>
  </w:style>
  <w:style w:type="character" w:styleId="af4">
    <w:name w:val="Emphasis"/>
    <w:uiPriority w:val="20"/>
    <w:qFormat/>
    <w:rPr>
      <w:i/>
      <w:iCs/>
    </w:rPr>
  </w:style>
  <w:style w:type="character" w:styleId="af5">
    <w:name w:val="Hyperlink"/>
    <w:basedOn w:val="a0"/>
    <w:uiPriority w:val="99"/>
    <w:qFormat/>
    <w:rPr>
      <w:color w:val="0000FF"/>
      <w:u w:val="single"/>
    </w:r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sid w:val="00797BDB"/>
    <w:rPr>
      <w:rFonts w:eastAsia="黑体" w:cstheme="majorBidi"/>
      <w:bCs/>
      <w:kern w:val="2"/>
      <w:sz w:val="28"/>
      <w:szCs w:val="32"/>
    </w:rPr>
  </w:style>
  <w:style w:type="character" w:customStyle="1" w:styleId="30">
    <w:name w:val="标题 3 字符"/>
    <w:basedOn w:val="a0"/>
    <w:link w:val="3"/>
    <w:uiPriority w:val="9"/>
    <w:qFormat/>
    <w:rsid w:val="00797BDB"/>
    <w:rPr>
      <w:rFonts w:eastAsia="黑体"/>
      <w:bCs/>
      <w:kern w:val="2"/>
      <w:sz w:val="24"/>
      <w:szCs w:val="32"/>
    </w:rPr>
  </w:style>
  <w:style w:type="character" w:customStyle="1" w:styleId="a4">
    <w:name w:val="正文文本缩进 字符"/>
    <w:basedOn w:val="a0"/>
    <w:link w:val="a3"/>
    <w:qFormat/>
    <w:rPr>
      <w:rFonts w:ascii="Times New Roman" w:eastAsia="宋体" w:hAnsi="Times New Roman" w:cs="Times New Roman"/>
      <w:sz w:val="28"/>
      <w:szCs w:val="28"/>
    </w:rPr>
  </w:style>
  <w:style w:type="character" w:customStyle="1" w:styleId="a6">
    <w:name w:val="纯文本 字符"/>
    <w:basedOn w:val="a0"/>
    <w:link w:val="a5"/>
    <w:rPr>
      <w:rFonts w:ascii="宋体" w:hAnsi="Courier" w:cs="Times New Roman"/>
      <w:szCs w:val="20"/>
    </w:rPr>
  </w:style>
  <w:style w:type="character" w:customStyle="1" w:styleId="aa">
    <w:name w:val="批注框文本 字符"/>
    <w:basedOn w:val="a0"/>
    <w:link w:val="a9"/>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e">
    <w:name w:val="页眉 字符"/>
    <w:basedOn w:val="a0"/>
    <w:link w:val="ad"/>
    <w:uiPriority w:val="99"/>
    <w:qFormat/>
    <w:rPr>
      <w:sz w:val="18"/>
      <w:szCs w:val="18"/>
    </w:rPr>
  </w:style>
  <w:style w:type="paragraph" w:customStyle="1" w:styleId="af6">
    <w:name w:val="标题名（不入目录）"/>
    <w:basedOn w:val="a"/>
    <w:qFormat/>
    <w:pPr>
      <w:adjustRightInd w:val="0"/>
      <w:snapToGrid w:val="0"/>
      <w:spacing w:before="480" w:after="360"/>
      <w:jc w:val="center"/>
    </w:pPr>
    <w:rPr>
      <w:rFonts w:eastAsia="黑体" w:cs="Times New Roman"/>
      <w:kern w:val="0"/>
      <w:sz w:val="32"/>
    </w:rPr>
  </w:style>
  <w:style w:type="paragraph" w:customStyle="1" w:styleId="af7">
    <w:name w:val="英文关键词"/>
    <w:basedOn w:val="a"/>
    <w:link w:val="Char"/>
    <w:qFormat/>
    <w:pPr>
      <w:widowControl/>
      <w:snapToGrid w:val="0"/>
      <w:spacing w:line="300" w:lineRule="auto"/>
      <w:ind w:firstLine="480"/>
      <w:jc w:val="left"/>
    </w:pPr>
    <w:rPr>
      <w:rFonts w:cs="Times New Roman"/>
      <w:kern w:val="0"/>
      <w:szCs w:val="20"/>
      <w:lang w:eastAsia="en-US" w:bidi="en-US"/>
    </w:rPr>
  </w:style>
  <w:style w:type="character" w:customStyle="1" w:styleId="Char">
    <w:name w:val="英文关键词 Char"/>
    <w:basedOn w:val="a0"/>
    <w:link w:val="af7"/>
    <w:qFormat/>
    <w:rPr>
      <w:rFonts w:ascii="Calibri" w:eastAsia="宋体" w:hAnsi="Calibri" w:cs="Times New Roman"/>
      <w:kern w:val="0"/>
      <w:sz w:val="24"/>
      <w:szCs w:val="20"/>
      <w:lang w:eastAsia="en-US" w:bidi="en-US"/>
    </w:rPr>
  </w:style>
  <w:style w:type="paragraph" w:customStyle="1" w:styleId="Keywords">
    <w:name w:val="Keywords"/>
    <w:basedOn w:val="a"/>
    <w:link w:val="KeywordsChar"/>
    <w:qFormat/>
    <w:pPr>
      <w:widowControl/>
      <w:snapToGrid w:val="0"/>
      <w:spacing w:line="300" w:lineRule="auto"/>
      <w:ind w:firstLine="480"/>
      <w:jc w:val="left"/>
    </w:pPr>
    <w:rPr>
      <w:rFonts w:cs="Times New Roman"/>
      <w:b/>
      <w:kern w:val="0"/>
      <w:szCs w:val="20"/>
      <w:lang w:eastAsia="en-US" w:bidi="en-US"/>
    </w:rPr>
  </w:style>
  <w:style w:type="character" w:customStyle="1" w:styleId="KeywordsChar">
    <w:name w:val="Keywords Char"/>
    <w:basedOn w:val="a0"/>
    <w:link w:val="Keywords"/>
    <w:qFormat/>
    <w:rPr>
      <w:rFonts w:ascii="Times New Roman" w:eastAsia="宋体" w:hAnsi="Times New Roman" w:cs="Times New Roman"/>
      <w:b/>
      <w:kern w:val="0"/>
      <w:sz w:val="24"/>
      <w:szCs w:val="20"/>
      <w:lang w:eastAsia="en-US" w:bidi="en-US"/>
    </w:rPr>
  </w:style>
  <w:style w:type="paragraph" w:customStyle="1" w:styleId="af8">
    <w:name w:val="图名中文"/>
    <w:basedOn w:val="a"/>
    <w:link w:val="Char0"/>
    <w:qFormat/>
    <w:pPr>
      <w:widowControl/>
      <w:snapToGrid w:val="0"/>
      <w:spacing w:line="300" w:lineRule="auto"/>
      <w:ind w:firstLine="480"/>
      <w:jc w:val="center"/>
    </w:pPr>
    <w:rPr>
      <w:rFonts w:ascii="宋体" w:hAnsi="宋体" w:cs="Times New Roman"/>
      <w:kern w:val="0"/>
      <w:szCs w:val="21"/>
      <w:lang w:eastAsia="en-US" w:bidi="en-US"/>
    </w:rPr>
  </w:style>
  <w:style w:type="character" w:customStyle="1" w:styleId="Char0">
    <w:name w:val="图名中文 Char"/>
    <w:basedOn w:val="a0"/>
    <w:link w:val="af8"/>
    <w:qFormat/>
    <w:rPr>
      <w:rFonts w:ascii="宋体" w:eastAsia="宋体" w:hAnsi="宋体" w:cs="Times New Roman"/>
      <w:kern w:val="0"/>
      <w:szCs w:val="21"/>
      <w:lang w:eastAsia="en-US" w:bidi="en-US"/>
    </w:rPr>
  </w:style>
  <w:style w:type="paragraph" w:customStyle="1" w:styleId="af9">
    <w:name w:val="图名英文"/>
    <w:basedOn w:val="a"/>
    <w:link w:val="Char1"/>
    <w:qFormat/>
    <w:pPr>
      <w:widowControl/>
      <w:snapToGrid w:val="0"/>
      <w:spacing w:line="300" w:lineRule="auto"/>
      <w:ind w:firstLine="480"/>
      <w:jc w:val="center"/>
    </w:pPr>
    <w:rPr>
      <w:rFonts w:cs="Times New Roman"/>
      <w:kern w:val="0"/>
      <w:szCs w:val="21"/>
      <w:lang w:eastAsia="en-US" w:bidi="en-US"/>
    </w:rPr>
  </w:style>
  <w:style w:type="character" w:customStyle="1" w:styleId="Char1">
    <w:name w:val="图名英文 Char"/>
    <w:basedOn w:val="a0"/>
    <w:link w:val="af9"/>
    <w:qFormat/>
    <w:rPr>
      <w:rFonts w:ascii="Times New Roman" w:eastAsia="宋体" w:hAnsi="Times New Roman" w:cs="Times New Roman"/>
      <w:kern w:val="0"/>
      <w:szCs w:val="21"/>
      <w:lang w:eastAsia="en-US" w:bidi="en-US"/>
    </w:rPr>
  </w:style>
  <w:style w:type="paragraph" w:customStyle="1" w:styleId="TOC10">
    <w:name w:val="TOC 标题1"/>
    <w:basedOn w:val="1"/>
    <w:next w:val="a"/>
    <w:uiPriority w:val="39"/>
    <w:qFormat/>
    <w:pPr>
      <w:widowControl/>
      <w:spacing w:after="0" w:line="276" w:lineRule="auto"/>
      <w:jc w:val="left"/>
      <w:outlineLvl w:val="9"/>
    </w:pPr>
    <w:rPr>
      <w:rFonts w:ascii="Cambria" w:eastAsia="宋体" w:hAnsi="Cambria"/>
      <w:color w:val="365F91"/>
      <w:kern w:val="0"/>
      <w:sz w:val="28"/>
      <w:szCs w:val="28"/>
    </w:rPr>
  </w:style>
  <w:style w:type="paragraph" w:styleId="afa">
    <w:name w:val="List Paragraph"/>
    <w:basedOn w:val="a"/>
    <w:uiPriority w:val="34"/>
    <w:qFormat/>
    <w:pPr>
      <w:ind w:firstLine="420"/>
    </w:pPr>
  </w:style>
  <w:style w:type="paragraph" w:customStyle="1" w:styleId="EndNoteBibliography">
    <w:name w:val="EndNote Bibliography"/>
    <w:basedOn w:val="a"/>
    <w:link w:val="EndNoteBibliography0"/>
    <w:qFormat/>
    <w:rPr>
      <w:rFonts w:eastAsia="等线" w:cs="Times New Roman"/>
      <w:sz w:val="20"/>
    </w:rPr>
  </w:style>
  <w:style w:type="character" w:customStyle="1" w:styleId="EndNoteBibliography0">
    <w:name w:val="EndNote Bibliography 字符"/>
    <w:link w:val="EndNoteBibliography"/>
    <w:qFormat/>
    <w:rPr>
      <w:rFonts w:ascii="Times New Roman" w:eastAsia="等线" w:hAnsi="Times New Roman" w:cs="Times New Roman"/>
      <w:kern w:val="2"/>
      <w:szCs w:val="22"/>
    </w:rPr>
  </w:style>
  <w:style w:type="paragraph" w:customStyle="1" w:styleId="EndNoteBibliographyTitle">
    <w:name w:val="EndNote Bibliography Title"/>
    <w:basedOn w:val="a"/>
    <w:link w:val="EndNoteBibliographyTitle0"/>
    <w:qFormat/>
    <w:pPr>
      <w:jc w:val="center"/>
    </w:pPr>
    <w:rPr>
      <w:rFonts w:cs="Times New Roman"/>
      <w:sz w:val="20"/>
    </w:rPr>
  </w:style>
  <w:style w:type="character" w:customStyle="1" w:styleId="EndNoteBibliographyTitle0">
    <w:name w:val="EndNote Bibliography Title 字符"/>
    <w:link w:val="EndNoteBibliographyTitle"/>
    <w:qFormat/>
    <w:rPr>
      <w:rFonts w:ascii="Times New Roman" w:hAnsi="Times New Roman" w:cs="Times New Roman"/>
      <w:kern w:val="2"/>
      <w:szCs w:val="22"/>
    </w:rPr>
  </w:style>
  <w:style w:type="character" w:customStyle="1" w:styleId="description">
    <w:name w:val="description"/>
    <w:basedOn w:val="a0"/>
    <w:qFormat/>
  </w:style>
  <w:style w:type="table" w:customStyle="1" w:styleId="21">
    <w:name w:val="无格式表格 21"/>
    <w:basedOn w:val="a1"/>
    <w:uiPriority w:val="42"/>
    <w:rPr>
      <w:rFonts w:ascii="等线" w:eastAsia="等线" w:hAnsi="等线" w:cs="Times New Roman"/>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Char2">
    <w:name w:val="批注框文本 Char"/>
    <w:uiPriority w:val="99"/>
    <w:semiHidden/>
    <w:qFormat/>
    <w:rPr>
      <w:rFonts w:ascii="等线" w:eastAsia="等线" w:hAnsi="等线" w:cs="Times New Roman"/>
      <w:sz w:val="18"/>
      <w:szCs w:val="18"/>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等线 Light" w:eastAsia="等线 Light" w:hAnsi="等线 Light"/>
      <w:bCs w:val="0"/>
      <w:color w:val="2F5496"/>
      <w:kern w:val="0"/>
      <w:szCs w:val="32"/>
    </w:rPr>
  </w:style>
  <w:style w:type="character" w:styleId="afb">
    <w:name w:val="Placeholder Text"/>
    <w:uiPriority w:val="99"/>
    <w:semiHidden/>
    <w:qFormat/>
    <w:rPr>
      <w:color w:val="808080"/>
    </w:rPr>
  </w:style>
  <w:style w:type="character" w:customStyle="1" w:styleId="a8">
    <w:name w:val="日期 字符"/>
    <w:basedOn w:val="a0"/>
    <w:link w:val="a7"/>
    <w:uiPriority w:val="99"/>
    <w:semiHidden/>
    <w:qFormat/>
    <w:rPr>
      <w:kern w:val="2"/>
      <w:sz w:val="21"/>
      <w:szCs w:val="22"/>
    </w:rPr>
  </w:style>
  <w:style w:type="character" w:customStyle="1" w:styleId="mjxassistivemathml">
    <w:name w:val="mjx_assistive_mathml"/>
    <w:basedOn w:val="a0"/>
  </w:style>
  <w:style w:type="character" w:customStyle="1" w:styleId="tex2jaxignore">
    <w:name w:val="tex2jax_ignore"/>
    <w:basedOn w:val="a0"/>
    <w:qFormat/>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pPr>
      <w:tabs>
        <w:tab w:val="left" w:pos="384"/>
      </w:tabs>
      <w:ind w:left="384" w:hanging="384"/>
    </w:pPr>
  </w:style>
  <w:style w:type="paragraph" w:customStyle="1" w:styleId="mathAndNum">
    <w:name w:val="mathAndNum"/>
    <w:basedOn w:val="a"/>
    <w:qFormat/>
    <w:pPr>
      <w:tabs>
        <w:tab w:val="center" w:pos="4150"/>
        <w:tab w:val="right" w:pos="9120"/>
      </w:tabs>
      <w:jc w:val="left"/>
    </w:pPr>
    <w:rPr>
      <w:rFonts w:cs="Times New Roman"/>
    </w:rPr>
  </w:style>
  <w:style w:type="paragraph" w:customStyle="1" w:styleId="afc">
    <w:name w:val="图序与图题"/>
    <w:basedOn w:val="a"/>
    <w:link w:val="afd"/>
    <w:qFormat/>
    <w:pPr>
      <w:widowControl/>
      <w:spacing w:before="120" w:after="120" w:line="240" w:lineRule="auto"/>
      <w:jc w:val="center"/>
    </w:pPr>
    <w:rPr>
      <w:rFonts w:eastAsiaTheme="minorEastAsia" w:cs="Times New Roman"/>
      <w:sz w:val="21"/>
      <w:szCs w:val="21"/>
    </w:rPr>
  </w:style>
  <w:style w:type="character" w:customStyle="1" w:styleId="afd">
    <w:name w:val="图序与图题 字符"/>
    <w:basedOn w:val="a0"/>
    <w:link w:val="afc"/>
    <w:qFormat/>
    <w:rPr>
      <w:rFonts w:eastAsiaTheme="minorEastAsia" w:cs="Times New Roman"/>
      <w:sz w:val="21"/>
      <w:szCs w:val="21"/>
    </w:rPr>
  </w:style>
  <w:style w:type="character" w:customStyle="1" w:styleId="af1">
    <w:name w:val="标题 字符"/>
    <w:basedOn w:val="a0"/>
    <w:link w:val="af0"/>
    <w:uiPriority w:val="10"/>
    <w:qFormat/>
    <w:rPr>
      <w:rFonts w:asciiTheme="majorHAnsi" w:hAnsiTheme="majorHAnsi" w:cstheme="majorBidi"/>
      <w:b/>
      <w:bCs/>
      <w:sz w:val="32"/>
      <w:szCs w:val="32"/>
    </w:rPr>
  </w:style>
  <w:style w:type="character" w:customStyle="1" w:styleId="mord">
    <w:name w:val="mord"/>
    <w:basedOn w:val="a0"/>
    <w:qFormat/>
  </w:style>
  <w:style w:type="character" w:customStyle="1" w:styleId="mopen">
    <w:name w:val="mopen"/>
    <w:basedOn w:val="a0"/>
    <w:qFormat/>
  </w:style>
  <w:style w:type="character" w:customStyle="1" w:styleId="mclose">
    <w:name w:val="mclose"/>
    <w:basedOn w:val="a0"/>
  </w:style>
  <w:style w:type="character" w:customStyle="1" w:styleId="mbin">
    <w:name w:val="mbin"/>
    <w:basedOn w:val="a0"/>
    <w:qFormat/>
  </w:style>
  <w:style w:type="character" w:customStyle="1" w:styleId="vlist-s">
    <w:name w:val="vlist-s"/>
    <w:basedOn w:val="a0"/>
    <w:qFormat/>
  </w:style>
  <w:style w:type="character" w:customStyle="1" w:styleId="mrel">
    <w:name w:val="mrel"/>
    <w:basedOn w:val="a0"/>
    <w:qFormat/>
  </w:style>
  <w:style w:type="character" w:customStyle="1" w:styleId="mpunct">
    <w:name w:val="mpunct"/>
    <w:basedOn w:val="a0"/>
    <w:qFormat/>
  </w:style>
  <w:style w:type="character" w:customStyle="1" w:styleId="mop">
    <w:name w:val="mop"/>
    <w:basedOn w:val="a0"/>
    <w:qFormat/>
  </w:style>
  <w:style w:type="paragraph" w:styleId="afe">
    <w:name w:val="Revision"/>
    <w:hidden/>
    <w:uiPriority w:val="99"/>
    <w:semiHidden/>
    <w:rsid w:val="00A90D89"/>
    <w:rPr>
      <w:kern w:val="2"/>
      <w:sz w:val="24"/>
      <w:szCs w:val="24"/>
    </w:rPr>
  </w:style>
  <w:style w:type="character" w:customStyle="1" w:styleId="40">
    <w:name w:val="标题 4 字符"/>
    <w:basedOn w:val="a0"/>
    <w:link w:val="4"/>
    <w:uiPriority w:val="9"/>
    <w:rsid w:val="004C2A5C"/>
    <w:rPr>
      <w:rFonts w:asciiTheme="majorHAnsi"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284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56">
          <w:marLeft w:val="0"/>
          <w:marRight w:val="0"/>
          <w:marTop w:val="0"/>
          <w:marBottom w:val="0"/>
          <w:divBdr>
            <w:top w:val="single" w:sz="2" w:space="0" w:color="auto"/>
            <w:left w:val="single" w:sz="2" w:space="0" w:color="auto"/>
            <w:bottom w:val="single" w:sz="6" w:space="0" w:color="auto"/>
            <w:right w:val="single" w:sz="2" w:space="0" w:color="auto"/>
          </w:divBdr>
          <w:divsChild>
            <w:div w:id="76522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572771">
                  <w:marLeft w:val="0"/>
                  <w:marRight w:val="0"/>
                  <w:marTop w:val="0"/>
                  <w:marBottom w:val="0"/>
                  <w:divBdr>
                    <w:top w:val="single" w:sz="2" w:space="0" w:color="D9D9E3"/>
                    <w:left w:val="single" w:sz="2" w:space="0" w:color="D9D9E3"/>
                    <w:bottom w:val="single" w:sz="2" w:space="0" w:color="D9D9E3"/>
                    <w:right w:val="single" w:sz="2" w:space="0" w:color="D9D9E3"/>
                  </w:divBdr>
                  <w:divsChild>
                    <w:div w:id="710955477">
                      <w:marLeft w:val="0"/>
                      <w:marRight w:val="0"/>
                      <w:marTop w:val="0"/>
                      <w:marBottom w:val="0"/>
                      <w:divBdr>
                        <w:top w:val="single" w:sz="2" w:space="0" w:color="D9D9E3"/>
                        <w:left w:val="single" w:sz="2" w:space="0" w:color="D9D9E3"/>
                        <w:bottom w:val="single" w:sz="2" w:space="0" w:color="D9D9E3"/>
                        <w:right w:val="single" w:sz="2" w:space="0" w:color="D9D9E3"/>
                      </w:divBdr>
                      <w:divsChild>
                        <w:div w:id="1629585288">
                          <w:marLeft w:val="0"/>
                          <w:marRight w:val="0"/>
                          <w:marTop w:val="0"/>
                          <w:marBottom w:val="0"/>
                          <w:divBdr>
                            <w:top w:val="single" w:sz="2" w:space="0" w:color="D9D9E3"/>
                            <w:left w:val="single" w:sz="2" w:space="0" w:color="D9D9E3"/>
                            <w:bottom w:val="single" w:sz="2" w:space="0" w:color="D9D9E3"/>
                            <w:right w:val="single" w:sz="2" w:space="0" w:color="D9D9E3"/>
                          </w:divBdr>
                          <w:divsChild>
                            <w:div w:id="1401750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968146">
      <w:bodyDiv w:val="1"/>
      <w:marLeft w:val="0"/>
      <w:marRight w:val="0"/>
      <w:marTop w:val="0"/>
      <w:marBottom w:val="0"/>
      <w:divBdr>
        <w:top w:val="none" w:sz="0" w:space="0" w:color="auto"/>
        <w:left w:val="none" w:sz="0" w:space="0" w:color="auto"/>
        <w:bottom w:val="none" w:sz="0" w:space="0" w:color="auto"/>
        <w:right w:val="none" w:sz="0" w:space="0" w:color="auto"/>
      </w:divBdr>
    </w:div>
    <w:div w:id="328944754">
      <w:bodyDiv w:val="1"/>
      <w:marLeft w:val="0"/>
      <w:marRight w:val="0"/>
      <w:marTop w:val="0"/>
      <w:marBottom w:val="0"/>
      <w:divBdr>
        <w:top w:val="none" w:sz="0" w:space="0" w:color="auto"/>
        <w:left w:val="none" w:sz="0" w:space="0" w:color="auto"/>
        <w:bottom w:val="none" w:sz="0" w:space="0" w:color="auto"/>
        <w:right w:val="none" w:sz="0" w:space="0" w:color="auto"/>
      </w:divBdr>
    </w:div>
    <w:div w:id="332149059">
      <w:bodyDiv w:val="1"/>
      <w:marLeft w:val="0"/>
      <w:marRight w:val="0"/>
      <w:marTop w:val="0"/>
      <w:marBottom w:val="0"/>
      <w:divBdr>
        <w:top w:val="none" w:sz="0" w:space="0" w:color="auto"/>
        <w:left w:val="none" w:sz="0" w:space="0" w:color="auto"/>
        <w:bottom w:val="none" w:sz="0" w:space="0" w:color="auto"/>
        <w:right w:val="none" w:sz="0" w:space="0" w:color="auto"/>
      </w:divBdr>
      <w:divsChild>
        <w:div w:id="495459494">
          <w:marLeft w:val="0"/>
          <w:marRight w:val="0"/>
          <w:marTop w:val="0"/>
          <w:marBottom w:val="0"/>
          <w:divBdr>
            <w:top w:val="single" w:sz="2" w:space="0" w:color="auto"/>
            <w:left w:val="single" w:sz="2" w:space="0" w:color="auto"/>
            <w:bottom w:val="single" w:sz="6" w:space="0" w:color="auto"/>
            <w:right w:val="single" w:sz="2" w:space="0" w:color="auto"/>
          </w:divBdr>
          <w:divsChild>
            <w:div w:id="632518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80672">
                  <w:marLeft w:val="0"/>
                  <w:marRight w:val="0"/>
                  <w:marTop w:val="0"/>
                  <w:marBottom w:val="0"/>
                  <w:divBdr>
                    <w:top w:val="single" w:sz="2" w:space="0" w:color="D9D9E3"/>
                    <w:left w:val="single" w:sz="2" w:space="0" w:color="D9D9E3"/>
                    <w:bottom w:val="single" w:sz="2" w:space="0" w:color="D9D9E3"/>
                    <w:right w:val="single" w:sz="2" w:space="0" w:color="D9D9E3"/>
                  </w:divBdr>
                  <w:divsChild>
                    <w:div w:id="1310861563">
                      <w:marLeft w:val="0"/>
                      <w:marRight w:val="0"/>
                      <w:marTop w:val="0"/>
                      <w:marBottom w:val="0"/>
                      <w:divBdr>
                        <w:top w:val="single" w:sz="2" w:space="0" w:color="D9D9E3"/>
                        <w:left w:val="single" w:sz="2" w:space="0" w:color="D9D9E3"/>
                        <w:bottom w:val="single" w:sz="2" w:space="0" w:color="D9D9E3"/>
                        <w:right w:val="single" w:sz="2" w:space="0" w:color="D9D9E3"/>
                      </w:divBdr>
                      <w:divsChild>
                        <w:div w:id="826168351">
                          <w:marLeft w:val="0"/>
                          <w:marRight w:val="0"/>
                          <w:marTop w:val="0"/>
                          <w:marBottom w:val="0"/>
                          <w:divBdr>
                            <w:top w:val="single" w:sz="2" w:space="0" w:color="D9D9E3"/>
                            <w:left w:val="single" w:sz="2" w:space="0" w:color="D9D9E3"/>
                            <w:bottom w:val="single" w:sz="2" w:space="0" w:color="D9D9E3"/>
                            <w:right w:val="single" w:sz="2" w:space="0" w:color="D9D9E3"/>
                          </w:divBdr>
                          <w:divsChild>
                            <w:div w:id="608583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49186458">
      <w:bodyDiv w:val="1"/>
      <w:marLeft w:val="0"/>
      <w:marRight w:val="0"/>
      <w:marTop w:val="0"/>
      <w:marBottom w:val="0"/>
      <w:divBdr>
        <w:top w:val="none" w:sz="0" w:space="0" w:color="auto"/>
        <w:left w:val="none" w:sz="0" w:space="0" w:color="auto"/>
        <w:bottom w:val="none" w:sz="0" w:space="0" w:color="auto"/>
        <w:right w:val="none" w:sz="0" w:space="0" w:color="auto"/>
      </w:divBdr>
    </w:div>
    <w:div w:id="372536867">
      <w:bodyDiv w:val="1"/>
      <w:marLeft w:val="0"/>
      <w:marRight w:val="0"/>
      <w:marTop w:val="0"/>
      <w:marBottom w:val="0"/>
      <w:divBdr>
        <w:top w:val="none" w:sz="0" w:space="0" w:color="auto"/>
        <w:left w:val="none" w:sz="0" w:space="0" w:color="auto"/>
        <w:bottom w:val="none" w:sz="0" w:space="0" w:color="auto"/>
        <w:right w:val="none" w:sz="0" w:space="0" w:color="auto"/>
      </w:divBdr>
    </w:div>
    <w:div w:id="508133195">
      <w:bodyDiv w:val="1"/>
      <w:marLeft w:val="0"/>
      <w:marRight w:val="0"/>
      <w:marTop w:val="0"/>
      <w:marBottom w:val="0"/>
      <w:divBdr>
        <w:top w:val="none" w:sz="0" w:space="0" w:color="auto"/>
        <w:left w:val="none" w:sz="0" w:space="0" w:color="auto"/>
        <w:bottom w:val="none" w:sz="0" w:space="0" w:color="auto"/>
        <w:right w:val="none" w:sz="0" w:space="0" w:color="auto"/>
      </w:divBdr>
    </w:div>
    <w:div w:id="1015766971">
      <w:bodyDiv w:val="1"/>
      <w:marLeft w:val="0"/>
      <w:marRight w:val="0"/>
      <w:marTop w:val="0"/>
      <w:marBottom w:val="0"/>
      <w:divBdr>
        <w:top w:val="none" w:sz="0" w:space="0" w:color="auto"/>
        <w:left w:val="none" w:sz="0" w:space="0" w:color="auto"/>
        <w:bottom w:val="none" w:sz="0" w:space="0" w:color="auto"/>
        <w:right w:val="none" w:sz="0" w:space="0" w:color="auto"/>
      </w:divBdr>
    </w:div>
    <w:div w:id="1607423551">
      <w:bodyDiv w:val="1"/>
      <w:marLeft w:val="0"/>
      <w:marRight w:val="0"/>
      <w:marTop w:val="0"/>
      <w:marBottom w:val="0"/>
      <w:divBdr>
        <w:top w:val="none" w:sz="0" w:space="0" w:color="auto"/>
        <w:left w:val="none" w:sz="0" w:space="0" w:color="auto"/>
        <w:bottom w:val="none" w:sz="0" w:space="0" w:color="auto"/>
        <w:right w:val="none" w:sz="0" w:space="0" w:color="auto"/>
      </w:divBdr>
    </w:div>
    <w:div w:id="1737976423">
      <w:bodyDiv w:val="1"/>
      <w:marLeft w:val="0"/>
      <w:marRight w:val="0"/>
      <w:marTop w:val="0"/>
      <w:marBottom w:val="0"/>
      <w:divBdr>
        <w:top w:val="none" w:sz="0" w:space="0" w:color="auto"/>
        <w:left w:val="none" w:sz="0" w:space="0" w:color="auto"/>
        <w:bottom w:val="none" w:sz="0" w:space="0" w:color="auto"/>
        <w:right w:val="none" w:sz="0" w:space="0" w:color="auto"/>
      </w:divBdr>
      <w:divsChild>
        <w:div w:id="496849738">
          <w:marLeft w:val="0"/>
          <w:marRight w:val="0"/>
          <w:marTop w:val="0"/>
          <w:marBottom w:val="0"/>
          <w:divBdr>
            <w:top w:val="none" w:sz="0" w:space="0" w:color="auto"/>
            <w:left w:val="none" w:sz="0" w:space="0" w:color="auto"/>
            <w:bottom w:val="none" w:sz="0" w:space="0" w:color="auto"/>
            <w:right w:val="none" w:sz="0" w:space="0" w:color="auto"/>
          </w:divBdr>
        </w:div>
      </w:divsChild>
    </w:div>
    <w:div w:id="1818034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42" Type="http://schemas.openxmlformats.org/officeDocument/2006/relationships/hyperlink" Target="https://www.zhihu.com/search?q=%E5%AF%86%E5%BA%A6%E5%87%BD%E6%95%B0&amp;search_source=Entity&amp;hybrid_search_source=Entity&amp;hybrid_search_extra=%7B%22sourceType%22%3A%22answer%22%2C%22sourceId%22%3A457245499%7D" TargetMode="Externa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svg"/><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25.jpeg"/><Relationship Id="rId58" Type="http://schemas.openxmlformats.org/officeDocument/2006/relationships/image" Target="media/image30.tiff"/><Relationship Id="rId74" Type="http://schemas.openxmlformats.org/officeDocument/2006/relationships/image" Target="media/image46.png"/><Relationship Id="rId79"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5.svg"/><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hyperlink" Target="https://www.zhihu.com/search?q=%E4%BD%8E%E8%83%BD%E5%8C%BA&amp;search_source=Entity&amp;hybrid_search_source=Entity&amp;hybrid_search_extra=%7B%22sourceType%22%3A%22answer%22%2C%22sourceId%22%3A457245499%7D"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JPG"/><Relationship Id="rId69" Type="http://schemas.openxmlformats.org/officeDocument/2006/relationships/image" Target="media/image41.GIF"/><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svg"/><Relationship Id="rId33" Type="http://schemas.openxmlformats.org/officeDocument/2006/relationships/image" Target="media/image11.png"/><Relationship Id="rId38" Type="http://schemas.openxmlformats.org/officeDocument/2006/relationships/hyperlink" Target="https://baike.baidu.com/item/%E6%8A%BD%E6%A0%B7%E8%B0%83%E6%9F%A5%E6%B3%95/1337766?fromModule=lemma_inlink" TargetMode="External"/><Relationship Id="rId46" Type="http://schemas.openxmlformats.org/officeDocument/2006/relationships/hyperlink" Target="https://baike.baidu.com/item/%E5%A8%81%E5%BB%89%C2%B7%E6%A5%9E%E6%AC%A1/15663734" TargetMode="External"/><Relationship Id="rId59" Type="http://schemas.openxmlformats.org/officeDocument/2006/relationships/image" Target="media/image31.tiff"/><Relationship Id="rId67" Type="http://schemas.openxmlformats.org/officeDocument/2006/relationships/image" Target="media/image39.png"/><Relationship Id="rId20" Type="http://schemas.openxmlformats.org/officeDocument/2006/relationships/header" Target="header7.xml"/><Relationship Id="rId41" Type="http://schemas.openxmlformats.org/officeDocument/2006/relationships/image" Target="media/image18.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9.tiff"/><Relationship Id="rId10" Type="http://schemas.openxmlformats.org/officeDocument/2006/relationships/header" Target="header1.xml"/><Relationship Id="rId31" Type="http://schemas.openxmlformats.org/officeDocument/2006/relationships/image" Target="media/image9.svg"/><Relationship Id="rId44" Type="http://schemas.openxmlformats.org/officeDocument/2006/relationships/hyperlink" Target="https://www.zhihu.com/search?q=%E6%80%81%E5%AF%86%E5%BA%A6&amp;search_source=Entity&amp;hybrid_search_source=Entity&amp;hybrid_search_extra=%7B%22sourceType%22%3A%22answer%22%2C%22sourceId%22%3A457245499%7D"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header" Target="header11.xml"/><Relationship Id="rId81"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6.jpeg"/><Relationship Id="rId34" Type="http://schemas.openxmlformats.org/officeDocument/2006/relationships/image" Target="media/image12.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svg"/><Relationship Id="rId2" Type="http://schemas.openxmlformats.org/officeDocument/2006/relationships/customXml" Target="../customXml/item2.xml"/><Relationship Id="rId29" Type="http://schemas.openxmlformats.org/officeDocument/2006/relationships/image" Target="media/image7.svg"/><Relationship Id="rId24" Type="http://schemas.openxmlformats.org/officeDocument/2006/relationships/image" Target="media/image2.png"/><Relationship Id="rId40" Type="http://schemas.openxmlformats.org/officeDocument/2006/relationships/image" Target="media/image17.png"/><Relationship Id="rId45" Type="http://schemas.openxmlformats.org/officeDocument/2006/relationships/hyperlink" Target="https://baike.baidu.com/item/%E8%87%AA%E6%97%8B?fromModule=lemma_inlink" TargetMode="External"/><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50"/>
  </customShpExts>
</s:customData>
</file>

<file path=customXml/itemProps1.xml><?xml version="1.0" encoding="utf-8"?>
<ds:datastoreItem xmlns:ds="http://schemas.openxmlformats.org/officeDocument/2006/customXml" ds:itemID="{395EE1D8-9EBB-4DD1-A887-54EB708A08D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5872</TotalTime>
  <Pages>70</Pages>
  <Words>17215</Words>
  <Characters>98129</Characters>
  <Application>Microsoft Office Word</Application>
  <DocSecurity>0</DocSecurity>
  <Lines>817</Lines>
  <Paragraphs>230</Paragraphs>
  <ScaleCrop>false</ScaleCrop>
  <Company>Lenovo</Company>
  <LinksUpToDate>false</LinksUpToDate>
  <CharactersWithSpaces>115114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gly</dc:creator>
  <cp:lastModifiedBy>丁 利利·</cp:lastModifiedBy>
  <cp:revision>35</cp:revision>
  <cp:lastPrinted>2021-04-12T08:04:00Z</cp:lastPrinted>
  <dcterms:created xsi:type="dcterms:W3CDTF">2022-10-18T08:22:00Z</dcterms:created>
  <dcterms:modified xsi:type="dcterms:W3CDTF">2023-03-19T08:06:00Z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2052-11.1.0.10314</vt:lpwstr>
  </property>
  <property fmtid="{D5CDD505-2E9C-101B-9397-08002B2CF9AE}" pid="4" name="ZOTERO_PREF_1">
    <vt:lpwstr>&lt;data data-version="3" zotero-version="6.0.20"&gt;&lt;session id="a3HorVFy"/&gt;&lt;style id="http://www.zotero.org/styles/china-national-standard-gb-t-7714-2015-numeric" hasBibliography="1" bibliographyStyleHasBeenSet="1"/&gt;&lt;prefs&gt;&lt;pref name="fieldType" value="Field"</vt:lpwstr>
  </property>
  <property fmtid="{D5CDD505-2E9C-101B-9397-08002B2CF9AE}" pid="5" name="ZOTERO_PREF_2">
    <vt:lpwstr>/&gt;&lt;/prefs&gt;&lt;/data&gt;</vt:lpwstr>
  </property>
  <property fmtid="{D5CDD505-2E9C-101B-9397-08002B2CF9AE}" pid="6" name="ICV">
    <vt:lpwstr>EC93A72249264F28A08A3B48D3D0F555</vt:lpwstr>
  </property>
</Properties>
</file>